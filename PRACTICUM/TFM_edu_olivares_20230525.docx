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CAA44" w14:textId="201E89C5" w:rsidR="007D632B" w:rsidRDefault="00D81D82" w:rsidP="00D87CAF">
      <w:pPr>
        <w:pStyle w:val="Default"/>
        <w:jc w:val="center"/>
        <w:rPr>
          <w:b/>
          <w:bCs/>
          <w:color w:val="2C73B5"/>
          <w:sz w:val="28"/>
          <w:szCs w:val="28"/>
          <w:lang w:val="es-ES"/>
        </w:rPr>
      </w:pPr>
      <w:r w:rsidRPr="00D81D82">
        <w:rPr>
          <w:b/>
          <w:bCs/>
          <w:noProof/>
          <w:color w:val="2C73B5"/>
          <w:sz w:val="28"/>
          <w:szCs w:val="28"/>
          <w:lang w:val="es-ES"/>
        </w:rPr>
        <w:drawing>
          <wp:inline distT="0" distB="0" distL="0" distR="0" wp14:anchorId="6927EE54" wp14:editId="2431A89E">
            <wp:extent cx="1455420"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55420" cy="1623060"/>
                    </a:xfrm>
                    <a:prstGeom prst="rect">
                      <a:avLst/>
                    </a:prstGeom>
                    <a:noFill/>
                    <a:ln>
                      <a:noFill/>
                    </a:ln>
                  </pic:spPr>
                </pic:pic>
              </a:graphicData>
            </a:graphic>
          </wp:inline>
        </w:drawing>
      </w:r>
    </w:p>
    <w:p w14:paraId="3B01DAC0" w14:textId="77777777" w:rsidR="00D81D82" w:rsidRDefault="00D81D82" w:rsidP="00D87CAF">
      <w:pPr>
        <w:pStyle w:val="Default"/>
        <w:jc w:val="center"/>
        <w:rPr>
          <w:b/>
          <w:bCs/>
          <w:color w:val="2C73B5"/>
          <w:sz w:val="28"/>
          <w:szCs w:val="28"/>
          <w:lang w:val="es-ES"/>
        </w:rPr>
      </w:pPr>
    </w:p>
    <w:p w14:paraId="7F2B608F" w14:textId="10F6CA01" w:rsidR="00D81D82" w:rsidRDefault="00D81D82" w:rsidP="00D87CAF">
      <w:pPr>
        <w:pStyle w:val="Default"/>
        <w:jc w:val="center"/>
        <w:rPr>
          <w:b/>
          <w:bCs/>
          <w:sz w:val="28"/>
          <w:szCs w:val="28"/>
          <w:lang w:val="es-ES"/>
        </w:rPr>
      </w:pPr>
      <w:r w:rsidRPr="00D81D82">
        <w:rPr>
          <w:b/>
          <w:bCs/>
          <w:sz w:val="28"/>
          <w:szCs w:val="28"/>
          <w:lang w:val="es-ES"/>
        </w:rPr>
        <w:t>MÁSTER EN FORMACIÓN DEL PROFESORADO DE EDUCACIÓN SECUNDARIA OBLIGATORIA, BACHILLERATO, FORMACIÓN PROFESIONAL Y ENSEÑANZAS DE IDIOMAS</w:t>
      </w:r>
    </w:p>
    <w:p w14:paraId="54F0B0D9" w14:textId="77777777" w:rsidR="00FC5622" w:rsidRDefault="00FC5622" w:rsidP="00D87CAF">
      <w:pPr>
        <w:pStyle w:val="Default"/>
        <w:jc w:val="center"/>
        <w:rPr>
          <w:b/>
          <w:bCs/>
          <w:sz w:val="28"/>
          <w:szCs w:val="28"/>
          <w:lang w:val="es-ES"/>
        </w:rPr>
      </w:pPr>
    </w:p>
    <w:p w14:paraId="151C3471" w14:textId="77777777" w:rsidR="00D81D82" w:rsidRDefault="00D81D82" w:rsidP="0048165F">
      <w:pPr>
        <w:pStyle w:val="Default"/>
        <w:rPr>
          <w:b/>
          <w:bCs/>
          <w:sz w:val="28"/>
          <w:szCs w:val="28"/>
          <w:lang w:val="es-ES"/>
        </w:rPr>
      </w:pPr>
    </w:p>
    <w:p w14:paraId="50B5E333" w14:textId="0F1A9731" w:rsidR="00D81D82" w:rsidRPr="00D81D82" w:rsidRDefault="00D81D82" w:rsidP="00D87CAF">
      <w:pPr>
        <w:autoSpaceDE w:val="0"/>
        <w:autoSpaceDN w:val="0"/>
        <w:adjustRightInd w:val="0"/>
        <w:spacing w:after="0" w:line="240" w:lineRule="auto"/>
        <w:jc w:val="center"/>
        <w:rPr>
          <w:rFonts w:ascii="Times New Roman" w:hAnsi="Times New Roman" w:cs="Times New Roman"/>
          <w:color w:val="000000"/>
          <w:kern w:val="0"/>
          <w:sz w:val="40"/>
          <w:szCs w:val="40"/>
          <w:lang w:val="es-ES"/>
        </w:rPr>
      </w:pPr>
      <w:r w:rsidRPr="00D81D82">
        <w:rPr>
          <w:rFonts w:ascii="Times New Roman" w:hAnsi="Times New Roman" w:cs="Times New Roman"/>
          <w:b/>
          <w:bCs/>
          <w:color w:val="000000"/>
          <w:kern w:val="0"/>
          <w:sz w:val="40"/>
          <w:szCs w:val="40"/>
          <w:lang w:val="es-ES"/>
        </w:rPr>
        <w:t>TRABAJO FIN DE MÁSTER</w:t>
      </w:r>
    </w:p>
    <w:p w14:paraId="6CD9E93A" w14:textId="428365F2" w:rsidR="00D81D82" w:rsidRDefault="00D81D82"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r w:rsidRPr="00D81D82">
        <w:rPr>
          <w:rFonts w:ascii="Times New Roman" w:hAnsi="Times New Roman" w:cs="Times New Roman"/>
          <w:color w:val="000000"/>
          <w:kern w:val="0"/>
          <w:sz w:val="32"/>
          <w:szCs w:val="32"/>
          <w:lang w:val="es-ES"/>
        </w:rPr>
        <w:t>CURSO 20</w:t>
      </w:r>
      <w:r w:rsidR="00D87CAF">
        <w:rPr>
          <w:rFonts w:ascii="Times New Roman" w:hAnsi="Times New Roman" w:cs="Times New Roman"/>
          <w:color w:val="000000"/>
          <w:kern w:val="0"/>
          <w:sz w:val="32"/>
          <w:szCs w:val="32"/>
          <w:lang w:val="es-ES"/>
        </w:rPr>
        <w:t>22</w:t>
      </w:r>
      <w:r w:rsidRPr="00D81D82">
        <w:rPr>
          <w:rFonts w:ascii="Times New Roman" w:hAnsi="Times New Roman" w:cs="Times New Roman"/>
          <w:color w:val="000000"/>
          <w:kern w:val="0"/>
          <w:sz w:val="32"/>
          <w:szCs w:val="32"/>
          <w:lang w:val="es-ES"/>
        </w:rPr>
        <w:t>-</w:t>
      </w:r>
      <w:r w:rsidR="00D87CAF">
        <w:rPr>
          <w:rFonts w:ascii="Times New Roman" w:hAnsi="Times New Roman" w:cs="Times New Roman"/>
          <w:color w:val="000000"/>
          <w:kern w:val="0"/>
          <w:sz w:val="32"/>
          <w:szCs w:val="32"/>
          <w:lang w:val="es-ES"/>
        </w:rPr>
        <w:t>2023</w:t>
      </w:r>
    </w:p>
    <w:p w14:paraId="5C4F90AE" w14:textId="77777777" w:rsidR="00D87CAF" w:rsidRDefault="00D87CAF"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p>
    <w:p w14:paraId="6A99A17B" w14:textId="77777777" w:rsidR="00FC5622" w:rsidRPr="00D81D82" w:rsidRDefault="00FC5622"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p>
    <w:p w14:paraId="7ED53DC4" w14:textId="15175888" w:rsidR="00D81D82" w:rsidRDefault="00D81D82" w:rsidP="00D87CAF">
      <w:pPr>
        <w:autoSpaceDE w:val="0"/>
        <w:autoSpaceDN w:val="0"/>
        <w:adjustRightInd w:val="0"/>
        <w:spacing w:after="0" w:line="240" w:lineRule="auto"/>
        <w:jc w:val="center"/>
        <w:rPr>
          <w:rFonts w:ascii="Times New Roman" w:hAnsi="Times New Roman" w:cs="Times New Roman"/>
          <w:b/>
          <w:bCs/>
          <w:color w:val="000000"/>
          <w:kern w:val="0"/>
          <w:sz w:val="44"/>
          <w:szCs w:val="44"/>
          <w:lang w:val="es-ES"/>
        </w:rPr>
      </w:pPr>
      <w:r w:rsidRPr="00D81D82">
        <w:rPr>
          <w:rFonts w:ascii="Times New Roman" w:hAnsi="Times New Roman" w:cs="Times New Roman"/>
          <w:b/>
          <w:bCs/>
          <w:color w:val="000000"/>
          <w:kern w:val="0"/>
          <w:sz w:val="44"/>
          <w:szCs w:val="44"/>
          <w:lang w:val="es-ES"/>
        </w:rPr>
        <w:t>TÍTULO DEL TRABAJO</w:t>
      </w:r>
    </w:p>
    <w:p w14:paraId="6984923C" w14:textId="77777777" w:rsidR="00D87CAF" w:rsidRPr="00D81D82" w:rsidRDefault="00D87CAF" w:rsidP="00D87CAF">
      <w:pPr>
        <w:autoSpaceDE w:val="0"/>
        <w:autoSpaceDN w:val="0"/>
        <w:adjustRightInd w:val="0"/>
        <w:spacing w:after="0" w:line="240" w:lineRule="auto"/>
        <w:jc w:val="center"/>
        <w:rPr>
          <w:rFonts w:ascii="Times New Roman" w:hAnsi="Times New Roman" w:cs="Times New Roman"/>
          <w:color w:val="000000"/>
          <w:kern w:val="0"/>
          <w:sz w:val="44"/>
          <w:szCs w:val="44"/>
          <w:lang w:val="es-ES"/>
        </w:rPr>
      </w:pPr>
    </w:p>
    <w:p w14:paraId="0B5767C8" w14:textId="55AF9764" w:rsidR="00D81D82" w:rsidRDefault="00D81D82" w:rsidP="00D87CAF">
      <w:pPr>
        <w:pStyle w:val="Default"/>
        <w:jc w:val="center"/>
        <w:rPr>
          <w:rFonts w:ascii="Times New Roman" w:hAnsi="Times New Roman" w:cs="Times New Roman"/>
          <w:b/>
          <w:bCs/>
          <w:sz w:val="44"/>
          <w:szCs w:val="44"/>
          <w:lang w:val="es-ES"/>
        </w:rPr>
      </w:pPr>
      <w:r w:rsidRPr="00D81D82">
        <w:rPr>
          <w:rFonts w:ascii="Times New Roman" w:hAnsi="Times New Roman" w:cs="Times New Roman"/>
          <w:b/>
          <w:bCs/>
          <w:sz w:val="44"/>
          <w:szCs w:val="44"/>
          <w:lang w:val="es-ES"/>
        </w:rPr>
        <w:t>TÍTULO EN INGLÉS DEL TRABAJO</w:t>
      </w:r>
    </w:p>
    <w:p w14:paraId="44528252" w14:textId="77777777" w:rsidR="00D81D82" w:rsidRDefault="00D81D82" w:rsidP="00D87CAF">
      <w:pPr>
        <w:pStyle w:val="Default"/>
        <w:jc w:val="center"/>
        <w:rPr>
          <w:rFonts w:ascii="Times New Roman" w:hAnsi="Times New Roman" w:cs="Times New Roman"/>
          <w:b/>
          <w:bCs/>
          <w:sz w:val="44"/>
          <w:szCs w:val="44"/>
          <w:lang w:val="es-ES"/>
        </w:rPr>
      </w:pPr>
    </w:p>
    <w:p w14:paraId="50D1B248"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06E1EEA2"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3B0BB4B2"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22F582B8"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25BEB13F"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38C68D39"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782D9E86"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4ADE5F0F"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017BC647"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2D262D45"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6F3A09A0" w14:textId="5DF9E89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2196BF6F" w14:textId="77777777" w:rsidR="00FC5622" w:rsidRDefault="00FC5622"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7EF7F24A" w14:textId="77777777" w:rsidR="00FC5622" w:rsidRDefault="00FC5622"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546ADE45"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35F45826"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lang w:val="es-ES"/>
        </w:rPr>
      </w:pPr>
    </w:p>
    <w:p w14:paraId="335D2FC0" w14:textId="22DDE704"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ESPECIALIDAD</w:t>
      </w:r>
      <w:r w:rsidRPr="00D81D82">
        <w:rPr>
          <w:rFonts w:ascii="Times New Roman" w:hAnsi="Times New Roman" w:cs="Times New Roman"/>
          <w:color w:val="000000"/>
          <w:kern w:val="0"/>
          <w:sz w:val="28"/>
          <w:szCs w:val="28"/>
          <w:lang w:val="es-ES"/>
        </w:rPr>
        <w:t xml:space="preserve">: </w:t>
      </w:r>
      <w:r w:rsidR="00D87CAF">
        <w:rPr>
          <w:rFonts w:ascii="Times New Roman" w:hAnsi="Times New Roman" w:cs="Times New Roman"/>
          <w:color w:val="000000"/>
          <w:kern w:val="0"/>
          <w:sz w:val="28"/>
          <w:szCs w:val="28"/>
          <w:lang w:val="es-ES"/>
        </w:rPr>
        <w:t>Física y Química</w:t>
      </w:r>
    </w:p>
    <w:p w14:paraId="18FD9957" w14:textId="41B5B400"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APELLIDOS Y NOMBRE</w:t>
      </w:r>
      <w:r w:rsidRPr="00D81D82">
        <w:rPr>
          <w:rFonts w:ascii="Times New Roman" w:hAnsi="Times New Roman" w:cs="Times New Roman"/>
          <w:color w:val="000000"/>
          <w:kern w:val="0"/>
          <w:sz w:val="28"/>
          <w:szCs w:val="28"/>
          <w:lang w:val="es-ES"/>
        </w:rPr>
        <w:t xml:space="preserve">: </w:t>
      </w:r>
      <w:r w:rsidR="002A7D0B">
        <w:rPr>
          <w:rFonts w:ascii="Times New Roman" w:hAnsi="Times New Roman" w:cs="Times New Roman"/>
          <w:color w:val="000000"/>
          <w:kern w:val="0"/>
          <w:sz w:val="28"/>
          <w:szCs w:val="28"/>
          <w:lang w:val="es-ES"/>
        </w:rPr>
        <w:t>Olivares López Eduardo</w:t>
      </w:r>
    </w:p>
    <w:p w14:paraId="53F0681C" w14:textId="5AC2C6DD"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DNI</w:t>
      </w:r>
      <w:r w:rsidRPr="00D81D82">
        <w:rPr>
          <w:rFonts w:ascii="Times New Roman" w:hAnsi="Times New Roman" w:cs="Times New Roman"/>
          <w:color w:val="000000"/>
          <w:kern w:val="0"/>
          <w:sz w:val="28"/>
          <w:szCs w:val="28"/>
          <w:lang w:val="es-ES"/>
        </w:rPr>
        <w:t xml:space="preserve">: </w:t>
      </w:r>
      <w:r w:rsidR="002A7D0B">
        <w:rPr>
          <w:rFonts w:ascii="Times New Roman" w:hAnsi="Times New Roman" w:cs="Times New Roman"/>
          <w:color w:val="000000"/>
          <w:kern w:val="0"/>
          <w:sz w:val="28"/>
          <w:szCs w:val="28"/>
          <w:lang w:val="es-ES"/>
        </w:rPr>
        <w:t>48081621Y</w:t>
      </w:r>
    </w:p>
    <w:p w14:paraId="48D6DB47" w14:textId="77777777"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CONVOCATORIA</w:t>
      </w:r>
      <w:r w:rsidRPr="00D81D82">
        <w:rPr>
          <w:rFonts w:ascii="Times New Roman" w:hAnsi="Times New Roman" w:cs="Times New Roman"/>
          <w:color w:val="000000"/>
          <w:kern w:val="0"/>
          <w:sz w:val="28"/>
          <w:szCs w:val="28"/>
          <w:lang w:val="es-ES"/>
        </w:rPr>
        <w:t xml:space="preserve">: JUNIO/SEPT/FEBRERO </w:t>
      </w:r>
    </w:p>
    <w:p w14:paraId="4E637F64" w14:textId="71ECE6AB" w:rsidR="000B4D98" w:rsidRPr="00852A61" w:rsidRDefault="00D81D82" w:rsidP="00852A61">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 xml:space="preserve">TUTOR/A: </w:t>
      </w:r>
      <w:r w:rsidR="006A338A" w:rsidRPr="006A338A">
        <w:rPr>
          <w:rFonts w:ascii="Times New Roman" w:hAnsi="Times New Roman" w:cs="Times New Roman"/>
          <w:color w:val="000000"/>
          <w:kern w:val="0"/>
          <w:sz w:val="28"/>
          <w:szCs w:val="28"/>
          <w:lang w:val="es-ES"/>
        </w:rPr>
        <w:t>Ángel Ezquerra Martínez. Departamento de Didáctica de las Ciencias Experimentales. Facultad de Educación. Centro de Formación del Profesorado.</w:t>
      </w:r>
    </w:p>
    <w:p w14:paraId="6C0032F1" w14:textId="4E5DF00E"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lastRenderedPageBreak/>
        <w:t>RESUMEN</w:t>
      </w:r>
    </w:p>
    <w:p w14:paraId="34CD439C" w14:textId="7004FF1E" w:rsidR="00C42DE2" w:rsidRDefault="007828ED" w:rsidP="008625EF">
      <w:pPr>
        <w:pStyle w:val="Default"/>
        <w:spacing w:after="59"/>
        <w:jc w:val="both"/>
        <w:rPr>
          <w:color w:val="auto"/>
          <w:sz w:val="22"/>
          <w:szCs w:val="22"/>
          <w:lang w:val="es-ES"/>
        </w:rPr>
      </w:pPr>
      <w:r w:rsidRPr="0077430D">
        <w:rPr>
          <w:color w:val="auto"/>
          <w:sz w:val="22"/>
          <w:szCs w:val="22"/>
          <w:lang w:val="es-ES"/>
        </w:rPr>
        <w:t>En este trabajo</w:t>
      </w:r>
      <w:del w:id="0" w:author="ANGEL EZQUERRA MARTINEZ" w:date="2023-05-25T17:47:00Z">
        <w:r w:rsidRPr="0077430D" w:rsidDel="00DC1FB5">
          <w:rPr>
            <w:color w:val="auto"/>
            <w:sz w:val="22"/>
            <w:szCs w:val="22"/>
            <w:lang w:val="es-ES"/>
          </w:rPr>
          <w:delText>,</w:delText>
        </w:r>
      </w:del>
      <w:r w:rsidRPr="0077430D">
        <w:rPr>
          <w:color w:val="auto"/>
          <w:sz w:val="22"/>
          <w:szCs w:val="22"/>
          <w:lang w:val="es-ES"/>
        </w:rPr>
        <w:t xml:space="preserve"> se </w:t>
      </w:r>
      <w:r w:rsidR="00B83ACD">
        <w:rPr>
          <w:color w:val="auto"/>
          <w:sz w:val="22"/>
          <w:szCs w:val="22"/>
          <w:lang w:val="es-ES"/>
        </w:rPr>
        <w:t xml:space="preserve">caracteriza </w:t>
      </w:r>
      <w:del w:id="1" w:author="ANGEL EZQUERRA MARTINEZ" w:date="2023-05-25T17:47:00Z">
        <w:r w:rsidR="00B83ACD" w:rsidDel="00DC1FB5">
          <w:rPr>
            <w:color w:val="auto"/>
            <w:sz w:val="22"/>
            <w:szCs w:val="22"/>
            <w:lang w:val="es-ES"/>
          </w:rPr>
          <w:delText xml:space="preserve">el </w:delText>
        </w:r>
        <w:commentRangeStart w:id="2"/>
        <w:r w:rsidR="00B83ACD" w:rsidDel="00DC1FB5">
          <w:rPr>
            <w:color w:val="auto"/>
            <w:sz w:val="22"/>
            <w:szCs w:val="22"/>
            <w:lang w:val="es-ES"/>
          </w:rPr>
          <w:delText xml:space="preserve">cambio </w:delText>
        </w:r>
      </w:del>
      <w:commentRangeEnd w:id="2"/>
      <w:r w:rsidR="00DC1FB5">
        <w:rPr>
          <w:rStyle w:val="Refdecomentario"/>
          <w:rFonts w:asciiTheme="minorHAnsi" w:hAnsiTheme="minorHAnsi" w:cstheme="minorBidi"/>
          <w:color w:val="auto"/>
          <w:kern w:val="2"/>
        </w:rPr>
        <w:commentReference w:id="2"/>
      </w:r>
      <w:del w:id="3" w:author="ANGEL EZQUERRA MARTINEZ" w:date="2023-05-25T17:47:00Z">
        <w:r w:rsidR="00B83ACD" w:rsidDel="00DC1FB5">
          <w:rPr>
            <w:color w:val="auto"/>
            <w:sz w:val="22"/>
            <w:szCs w:val="22"/>
            <w:lang w:val="es-ES"/>
          </w:rPr>
          <w:delText>conceptual</w:delText>
        </w:r>
      </w:del>
      <w:ins w:id="4" w:author="ANGEL EZQUERRA MARTINEZ" w:date="2023-05-25T17:47:00Z">
        <w:r w:rsidR="00DC1FB5">
          <w:rPr>
            <w:color w:val="auto"/>
            <w:sz w:val="22"/>
            <w:szCs w:val="22"/>
            <w:lang w:val="es-ES"/>
          </w:rPr>
          <w:t>la progresión</w:t>
        </w:r>
      </w:ins>
      <w:ins w:id="5" w:author="ANGEL EZQUERRA MARTINEZ" w:date="2023-05-25T17:48:00Z">
        <w:r w:rsidR="00DC1FB5">
          <w:rPr>
            <w:color w:val="auto"/>
            <w:sz w:val="22"/>
            <w:szCs w:val="22"/>
            <w:lang w:val="es-ES"/>
          </w:rPr>
          <w:t xml:space="preserve"> de conocimiento</w:t>
        </w:r>
      </w:ins>
      <w:del w:id="6" w:author="ANGEL EZQUERRA MARTINEZ" w:date="2023-05-25T17:47:00Z">
        <w:r w:rsidRPr="0077430D" w:rsidDel="00DC1FB5">
          <w:rPr>
            <w:color w:val="auto"/>
            <w:sz w:val="22"/>
            <w:szCs w:val="22"/>
            <w:lang w:val="es-ES"/>
          </w:rPr>
          <w:delText xml:space="preserve"> </w:delText>
        </w:r>
      </w:del>
      <w:r w:rsidRPr="0077430D">
        <w:rPr>
          <w:color w:val="auto"/>
          <w:sz w:val="22"/>
          <w:szCs w:val="22"/>
          <w:lang w:val="es-ES"/>
        </w:rPr>
        <w:t>en un grupo de alumnos de 2ºESO en nociones sobre cinemática. En concreto</w:t>
      </w:r>
      <w:ins w:id="7" w:author="ANGEL EZQUERRA MARTINEZ" w:date="2023-05-25T17:48:00Z">
        <w:r w:rsidR="00DC1FB5">
          <w:rPr>
            <w:color w:val="auto"/>
            <w:sz w:val="22"/>
            <w:szCs w:val="22"/>
            <w:lang w:val="es-ES"/>
          </w:rPr>
          <w:t>,</w:t>
        </w:r>
      </w:ins>
      <w:r w:rsidRPr="0077430D">
        <w:rPr>
          <w:color w:val="auto"/>
          <w:sz w:val="22"/>
          <w:szCs w:val="22"/>
          <w:lang w:val="es-ES"/>
        </w:rPr>
        <w:t xml:space="preserve"> se </w:t>
      </w:r>
      <w:r w:rsidR="004879EC">
        <w:rPr>
          <w:color w:val="auto"/>
          <w:sz w:val="22"/>
          <w:szCs w:val="22"/>
          <w:lang w:val="es-ES"/>
        </w:rPr>
        <w:t xml:space="preserve">categorizan las respuestas de los estudiantes </w:t>
      </w:r>
      <w:del w:id="8" w:author="ANGEL EZQUERRA MARTINEZ" w:date="2023-05-25T17:48:00Z">
        <w:r w:rsidR="004879EC" w:rsidDel="00DC1FB5">
          <w:rPr>
            <w:color w:val="auto"/>
            <w:sz w:val="22"/>
            <w:szCs w:val="22"/>
            <w:lang w:val="es-ES"/>
          </w:rPr>
          <w:delText>en una actividad de aula que consiste en</w:delText>
        </w:r>
      </w:del>
      <w:ins w:id="9" w:author="ANGEL EZQUERRA MARTINEZ" w:date="2023-05-25T17:48:00Z">
        <w:r w:rsidR="00DC1FB5">
          <w:rPr>
            <w:color w:val="auto"/>
            <w:sz w:val="22"/>
            <w:szCs w:val="22"/>
            <w:lang w:val="es-ES"/>
          </w:rPr>
          <w:t>de</w:t>
        </w:r>
      </w:ins>
      <w:r w:rsidR="004879EC">
        <w:rPr>
          <w:color w:val="auto"/>
          <w:sz w:val="22"/>
          <w:szCs w:val="22"/>
          <w:lang w:val="es-ES"/>
        </w:rPr>
        <w:t xml:space="preserve"> una serie de preguntas acerca de este tema.</w:t>
      </w:r>
      <w:r w:rsidRPr="0077430D">
        <w:rPr>
          <w:color w:val="auto"/>
          <w:sz w:val="22"/>
          <w:szCs w:val="22"/>
          <w:lang w:val="es-ES"/>
        </w:rPr>
        <w:t xml:space="preserve"> </w:t>
      </w:r>
      <w:r w:rsidR="004879EC">
        <w:rPr>
          <w:color w:val="auto"/>
          <w:sz w:val="22"/>
          <w:szCs w:val="22"/>
          <w:lang w:val="es-ES"/>
        </w:rPr>
        <w:t>Se realiza la categorización antes y después de una intervención didáctica fuertemente apoyada en el tema</w:t>
      </w:r>
      <w:r w:rsidRPr="0077430D">
        <w:rPr>
          <w:color w:val="auto"/>
          <w:sz w:val="22"/>
          <w:szCs w:val="22"/>
          <w:lang w:val="es-ES"/>
        </w:rPr>
        <w:t xml:space="preserve"> “El Movimiento” del </w:t>
      </w:r>
      <w:r w:rsidR="003679DC">
        <w:rPr>
          <w:color w:val="auto"/>
          <w:sz w:val="22"/>
          <w:szCs w:val="22"/>
          <w:lang w:val="es-ES"/>
        </w:rPr>
        <w:t>repositorio multimedia</w:t>
      </w:r>
      <w:r w:rsidRPr="0077430D">
        <w:rPr>
          <w:color w:val="auto"/>
          <w:sz w:val="22"/>
          <w:szCs w:val="22"/>
          <w:lang w:val="es-ES"/>
        </w:rPr>
        <w:t xml:space="preserve"> Science Bits</w:t>
      </w:r>
      <w:r w:rsidR="009C3047">
        <w:rPr>
          <w:color w:val="auto"/>
          <w:sz w:val="22"/>
          <w:szCs w:val="22"/>
          <w:lang w:val="es-ES"/>
        </w:rPr>
        <w:t>, basado en el método de enseñanza-aprendizaje 5E</w:t>
      </w:r>
      <w:r w:rsidR="004879EC">
        <w:rPr>
          <w:color w:val="auto"/>
          <w:sz w:val="22"/>
          <w:szCs w:val="22"/>
          <w:lang w:val="es-ES"/>
        </w:rPr>
        <w:t>.</w:t>
      </w:r>
      <w:r w:rsidR="002F499C">
        <w:rPr>
          <w:color w:val="auto"/>
          <w:sz w:val="22"/>
          <w:szCs w:val="22"/>
          <w:lang w:val="es-ES"/>
        </w:rPr>
        <w:t xml:space="preserve"> </w:t>
      </w:r>
    </w:p>
    <w:p w14:paraId="55CAF1A6" w14:textId="5759EFA9" w:rsidR="00C42DE2" w:rsidDel="00DC1FB5" w:rsidRDefault="00C42DE2" w:rsidP="000B4D98">
      <w:pPr>
        <w:pStyle w:val="Default"/>
        <w:spacing w:after="59"/>
        <w:rPr>
          <w:del w:id="10" w:author="ANGEL EZQUERRA MARTINEZ" w:date="2023-05-25T17:49:00Z"/>
          <w:color w:val="auto"/>
          <w:sz w:val="22"/>
          <w:szCs w:val="22"/>
          <w:lang w:val="es-ES"/>
        </w:rPr>
      </w:pPr>
    </w:p>
    <w:p w14:paraId="1C91AB9B" w14:textId="427D8B1D" w:rsidR="00FA33DF" w:rsidRDefault="0049476C" w:rsidP="001229BA">
      <w:pPr>
        <w:pStyle w:val="Default"/>
        <w:spacing w:after="59"/>
        <w:jc w:val="both"/>
        <w:rPr>
          <w:color w:val="auto"/>
          <w:sz w:val="22"/>
          <w:szCs w:val="22"/>
          <w:lang w:val="es-ES"/>
        </w:rPr>
      </w:pPr>
      <w:r>
        <w:rPr>
          <w:color w:val="auto"/>
          <w:sz w:val="22"/>
          <w:szCs w:val="22"/>
          <w:lang w:val="es-ES"/>
        </w:rPr>
        <w:t xml:space="preserve">Los resultados </w:t>
      </w:r>
      <w:commentRangeStart w:id="11"/>
      <w:r>
        <w:rPr>
          <w:color w:val="auto"/>
          <w:sz w:val="22"/>
          <w:szCs w:val="22"/>
          <w:lang w:val="es-ES"/>
        </w:rPr>
        <w:t xml:space="preserve">significativos </w:t>
      </w:r>
      <w:commentRangeEnd w:id="11"/>
      <w:r w:rsidR="00DC1FB5">
        <w:rPr>
          <w:rStyle w:val="Refdecomentario"/>
          <w:rFonts w:asciiTheme="minorHAnsi" w:hAnsiTheme="minorHAnsi" w:cstheme="minorBidi"/>
          <w:color w:val="auto"/>
          <w:kern w:val="2"/>
        </w:rPr>
        <w:commentReference w:id="11"/>
      </w:r>
      <w:r>
        <w:rPr>
          <w:color w:val="auto"/>
          <w:sz w:val="22"/>
          <w:szCs w:val="22"/>
          <w:lang w:val="es-ES"/>
        </w:rPr>
        <w:t xml:space="preserve">más </w:t>
      </w:r>
      <w:del w:id="12" w:author="ANGEL EZQUERRA MARTINEZ" w:date="2023-05-25T17:50:00Z">
        <w:r w:rsidDel="00DC1FB5">
          <w:rPr>
            <w:color w:val="auto"/>
            <w:sz w:val="22"/>
            <w:szCs w:val="22"/>
            <w:lang w:val="es-ES"/>
          </w:rPr>
          <w:delText xml:space="preserve">comunes </w:delText>
        </w:r>
      </w:del>
      <w:ins w:id="13" w:author="ANGEL EZQUERRA MARTINEZ" w:date="2023-05-25T17:50:00Z">
        <w:r w:rsidR="00DC1FB5">
          <w:rPr>
            <w:color w:val="auto"/>
            <w:sz w:val="22"/>
            <w:szCs w:val="22"/>
            <w:lang w:val="es-ES"/>
          </w:rPr>
          <w:t xml:space="preserve">notables </w:t>
        </w:r>
      </w:ins>
      <w:r w:rsidR="007966BE">
        <w:rPr>
          <w:color w:val="auto"/>
          <w:sz w:val="22"/>
          <w:szCs w:val="22"/>
          <w:lang w:val="es-ES"/>
        </w:rPr>
        <w:t xml:space="preserve">fueron </w:t>
      </w:r>
      <w:r w:rsidR="00691567">
        <w:rPr>
          <w:color w:val="auto"/>
          <w:sz w:val="22"/>
          <w:szCs w:val="22"/>
          <w:lang w:val="es-ES"/>
        </w:rPr>
        <w:t>la gran cantidad</w:t>
      </w:r>
      <w:r w:rsidR="007966BE">
        <w:rPr>
          <w:color w:val="auto"/>
          <w:sz w:val="22"/>
          <w:szCs w:val="22"/>
          <w:lang w:val="es-ES"/>
        </w:rPr>
        <w:t xml:space="preserve"> de concepciones alternativas en las respuestas previas a la intervención</w:t>
      </w:r>
      <w:del w:id="14" w:author="ANGEL EZQUERRA MARTINEZ" w:date="2023-05-25T17:50:00Z">
        <w:r w:rsidR="007966BE" w:rsidDel="00DC1FB5">
          <w:rPr>
            <w:color w:val="auto"/>
            <w:sz w:val="22"/>
            <w:szCs w:val="22"/>
            <w:lang w:val="es-ES"/>
          </w:rPr>
          <w:delText xml:space="preserve"> debidas a experiencias previas de los alumnos</w:delText>
        </w:r>
      </w:del>
      <w:r w:rsidR="007966BE">
        <w:rPr>
          <w:color w:val="auto"/>
          <w:sz w:val="22"/>
          <w:szCs w:val="22"/>
          <w:lang w:val="es-ES"/>
        </w:rPr>
        <w:t xml:space="preserve">; </w:t>
      </w:r>
      <w:r w:rsidR="00B77730">
        <w:rPr>
          <w:color w:val="auto"/>
          <w:sz w:val="22"/>
          <w:szCs w:val="22"/>
          <w:lang w:val="es-ES"/>
        </w:rPr>
        <w:t xml:space="preserve">y el </w:t>
      </w:r>
      <w:del w:id="15" w:author="ANGEL EZQUERRA MARTINEZ" w:date="2023-05-25T17:50:00Z">
        <w:r w:rsidR="00B77730" w:rsidDel="00DC1FB5">
          <w:rPr>
            <w:color w:val="auto"/>
            <w:sz w:val="22"/>
            <w:szCs w:val="22"/>
            <w:lang w:val="es-ES"/>
          </w:rPr>
          <w:delText xml:space="preserve">manifiesto de </w:delText>
        </w:r>
      </w:del>
      <w:r w:rsidR="00B77730">
        <w:rPr>
          <w:color w:val="auto"/>
          <w:sz w:val="22"/>
          <w:szCs w:val="22"/>
          <w:lang w:val="es-ES"/>
        </w:rPr>
        <w:t>nuevo conocimiento construido sobre el conocimiento previo</w:t>
      </w:r>
      <w:del w:id="16" w:author="ANGEL EZQUERRA MARTINEZ" w:date="2023-05-25T17:51:00Z">
        <w:r w:rsidR="00DF6197" w:rsidDel="00DC1FB5">
          <w:rPr>
            <w:color w:val="auto"/>
            <w:sz w:val="22"/>
            <w:szCs w:val="22"/>
            <w:lang w:val="es-ES"/>
          </w:rPr>
          <w:delText>,</w:delText>
        </w:r>
      </w:del>
      <w:r w:rsidR="00DF6197">
        <w:rPr>
          <w:color w:val="auto"/>
          <w:sz w:val="22"/>
          <w:szCs w:val="22"/>
          <w:lang w:val="es-ES"/>
        </w:rPr>
        <w:t xml:space="preserve"> observado en las respuestas tras la intervención. Se hizo especialmente notable la cantidad de referencias que hubo ha elementos visuales empleados en la intervención didáctica para </w:t>
      </w:r>
      <w:del w:id="17" w:author="ANGEL EZQUERRA MARTINEZ" w:date="2023-05-25T17:51:00Z">
        <w:r w:rsidR="00DF6197" w:rsidDel="00DC1FB5">
          <w:rPr>
            <w:color w:val="auto"/>
            <w:sz w:val="22"/>
            <w:szCs w:val="22"/>
            <w:lang w:val="es-ES"/>
          </w:rPr>
          <w:delText xml:space="preserve">el cambio conceptual y </w:delText>
        </w:r>
      </w:del>
      <w:r w:rsidR="00DF6197">
        <w:rPr>
          <w:color w:val="auto"/>
          <w:sz w:val="22"/>
          <w:szCs w:val="22"/>
          <w:lang w:val="es-ES"/>
        </w:rPr>
        <w:t>la adquisición general de conocimiento por parte de los alumnos</w:t>
      </w:r>
      <w:r w:rsidR="00FA33DF">
        <w:rPr>
          <w:color w:val="auto"/>
          <w:sz w:val="22"/>
          <w:szCs w:val="22"/>
          <w:lang w:val="es-ES"/>
        </w:rPr>
        <w:t>, lo que sugiere que este tipo de estímulo, al menos para este grupo, resultó favorable.</w:t>
      </w:r>
    </w:p>
    <w:p w14:paraId="29E3F202" w14:textId="77777777" w:rsidR="004879EC" w:rsidRDefault="004879EC" w:rsidP="000B4D98">
      <w:pPr>
        <w:pStyle w:val="Default"/>
        <w:spacing w:after="59"/>
        <w:rPr>
          <w:color w:val="auto"/>
          <w:sz w:val="22"/>
          <w:szCs w:val="22"/>
          <w:lang w:val="es-ES"/>
        </w:rPr>
      </w:pPr>
    </w:p>
    <w:p w14:paraId="3FB64410" w14:textId="4E51DC7E"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ABSTRACT</w:t>
      </w:r>
    </w:p>
    <w:p w14:paraId="03002FA7" w14:textId="77777777" w:rsidR="0024461C" w:rsidRDefault="0024461C" w:rsidP="0024461C">
      <w:pPr>
        <w:pStyle w:val="Default"/>
        <w:spacing w:after="59"/>
        <w:rPr>
          <w:b/>
          <w:bCs/>
          <w:color w:val="2C73B5"/>
          <w:sz w:val="28"/>
          <w:szCs w:val="28"/>
          <w:lang w:val="es-ES"/>
        </w:rPr>
      </w:pPr>
    </w:p>
    <w:p w14:paraId="221240E9" w14:textId="7D7C332B" w:rsidR="0024461C" w:rsidRPr="0024461C" w:rsidRDefault="009A2C6D" w:rsidP="0024461C">
      <w:pPr>
        <w:pStyle w:val="Default"/>
        <w:spacing w:after="59"/>
        <w:rPr>
          <w:color w:val="FF0000"/>
          <w:sz w:val="22"/>
          <w:szCs w:val="22"/>
          <w:lang w:val="es-ES"/>
        </w:rPr>
      </w:pPr>
      <w:r>
        <w:rPr>
          <w:color w:val="FF0000"/>
          <w:sz w:val="22"/>
          <w:szCs w:val="22"/>
          <w:lang w:val="es-ES"/>
        </w:rPr>
        <w:t>Resumen,</w:t>
      </w:r>
      <w:r w:rsidR="0024461C">
        <w:rPr>
          <w:color w:val="FF0000"/>
          <w:sz w:val="22"/>
          <w:szCs w:val="22"/>
          <w:lang w:val="es-ES"/>
        </w:rPr>
        <w:t xml:space="preserve"> pero en inglés.</w:t>
      </w:r>
    </w:p>
    <w:p w14:paraId="063AFEE1" w14:textId="77777777" w:rsidR="0024461C" w:rsidRDefault="0024461C" w:rsidP="0024461C">
      <w:pPr>
        <w:pStyle w:val="Default"/>
        <w:spacing w:after="59"/>
        <w:rPr>
          <w:b/>
          <w:bCs/>
          <w:color w:val="2C73B5"/>
          <w:sz w:val="28"/>
          <w:szCs w:val="28"/>
          <w:lang w:val="es-ES"/>
        </w:rPr>
      </w:pPr>
    </w:p>
    <w:p w14:paraId="4BDA5BE5" w14:textId="77777777" w:rsidR="00346521" w:rsidRDefault="000B4D98" w:rsidP="00325CF4">
      <w:pPr>
        <w:pStyle w:val="Default"/>
        <w:numPr>
          <w:ilvl w:val="0"/>
          <w:numId w:val="2"/>
        </w:numPr>
        <w:spacing w:after="59"/>
        <w:rPr>
          <w:b/>
          <w:bCs/>
          <w:color w:val="2C73B5"/>
          <w:sz w:val="28"/>
          <w:szCs w:val="28"/>
          <w:lang w:val="es-ES"/>
        </w:rPr>
      </w:pPr>
      <w:r>
        <w:rPr>
          <w:b/>
          <w:bCs/>
          <w:color w:val="2C73B5"/>
          <w:sz w:val="28"/>
          <w:szCs w:val="28"/>
          <w:lang w:val="es-ES"/>
        </w:rPr>
        <w:t>PALABRAS CLAVE</w:t>
      </w:r>
    </w:p>
    <w:p w14:paraId="728B3F00" w14:textId="77777777" w:rsidR="009230F8" w:rsidRDefault="009230F8" w:rsidP="009230F8">
      <w:pPr>
        <w:pStyle w:val="Default"/>
        <w:spacing w:after="59"/>
        <w:ind w:left="720"/>
        <w:rPr>
          <w:b/>
          <w:bCs/>
          <w:color w:val="2C73B5"/>
          <w:sz w:val="28"/>
          <w:szCs w:val="28"/>
          <w:lang w:val="es-ES"/>
        </w:rPr>
      </w:pPr>
    </w:p>
    <w:p w14:paraId="0A590990" w14:textId="642B80CA" w:rsidR="00346521" w:rsidRPr="008A26D7" w:rsidRDefault="00140BD7" w:rsidP="00ED22A4">
      <w:pPr>
        <w:pStyle w:val="Default"/>
        <w:numPr>
          <w:ilvl w:val="0"/>
          <w:numId w:val="13"/>
        </w:numPr>
        <w:spacing w:after="59"/>
        <w:rPr>
          <w:b/>
          <w:bCs/>
          <w:color w:val="2C73B5"/>
          <w:sz w:val="28"/>
          <w:szCs w:val="28"/>
          <w:lang w:val="es-ES"/>
        </w:rPr>
      </w:pPr>
      <w:r w:rsidRPr="00140BD7">
        <w:rPr>
          <w:color w:val="auto"/>
          <w:sz w:val="22"/>
          <w:szCs w:val="22"/>
          <w:lang w:val="es-ES"/>
        </w:rPr>
        <w:t>concepciones alternativas</w:t>
      </w:r>
    </w:p>
    <w:p w14:paraId="4BEE9F2D" w14:textId="01FD2B25" w:rsidR="008A26D7" w:rsidRPr="00777871" w:rsidRDefault="008A26D7" w:rsidP="00ED22A4">
      <w:pPr>
        <w:pStyle w:val="Default"/>
        <w:numPr>
          <w:ilvl w:val="0"/>
          <w:numId w:val="13"/>
        </w:numPr>
        <w:spacing w:after="59"/>
        <w:rPr>
          <w:b/>
          <w:bCs/>
          <w:color w:val="2C73B5"/>
          <w:sz w:val="28"/>
          <w:szCs w:val="28"/>
          <w:lang w:val="es-ES"/>
        </w:rPr>
      </w:pPr>
      <w:r>
        <w:rPr>
          <w:color w:val="auto"/>
          <w:sz w:val="22"/>
          <w:szCs w:val="22"/>
          <w:lang w:val="es-ES"/>
        </w:rPr>
        <w:t>concepciones científicas</w:t>
      </w:r>
    </w:p>
    <w:p w14:paraId="0D16F239" w14:textId="60C49CF1" w:rsidR="00777871" w:rsidRPr="004F78CA" w:rsidRDefault="00777871" w:rsidP="00ED22A4">
      <w:pPr>
        <w:pStyle w:val="Default"/>
        <w:numPr>
          <w:ilvl w:val="0"/>
          <w:numId w:val="13"/>
        </w:numPr>
        <w:spacing w:after="59"/>
        <w:rPr>
          <w:color w:val="2C73B5"/>
          <w:sz w:val="28"/>
          <w:szCs w:val="28"/>
          <w:lang w:val="es-ES"/>
        </w:rPr>
      </w:pPr>
      <w:r w:rsidRPr="004F78CA">
        <w:rPr>
          <w:color w:val="auto"/>
          <w:sz w:val="22"/>
          <w:szCs w:val="22"/>
          <w:lang w:val="es-ES"/>
        </w:rPr>
        <w:t>cambio conceptual</w:t>
      </w:r>
    </w:p>
    <w:p w14:paraId="0B01B7BD" w14:textId="656AAA58" w:rsidR="000260C1" w:rsidRPr="004F78CA" w:rsidRDefault="00325CF4" w:rsidP="000260C1">
      <w:pPr>
        <w:pStyle w:val="Default"/>
        <w:numPr>
          <w:ilvl w:val="0"/>
          <w:numId w:val="13"/>
        </w:numPr>
        <w:spacing w:after="59"/>
        <w:rPr>
          <w:color w:val="auto"/>
          <w:sz w:val="22"/>
          <w:szCs w:val="22"/>
          <w:lang w:val="es-ES"/>
        </w:rPr>
      </w:pPr>
      <w:r w:rsidRPr="004F78CA">
        <w:rPr>
          <w:color w:val="auto"/>
          <w:sz w:val="22"/>
          <w:szCs w:val="22"/>
          <w:lang w:val="es-ES"/>
        </w:rPr>
        <w:t>modelo 5E</w:t>
      </w:r>
    </w:p>
    <w:p w14:paraId="0907610E" w14:textId="186A6239" w:rsidR="000260C1" w:rsidRPr="004F78CA" w:rsidRDefault="000260C1" w:rsidP="000260C1">
      <w:pPr>
        <w:pStyle w:val="Default"/>
        <w:numPr>
          <w:ilvl w:val="0"/>
          <w:numId w:val="13"/>
        </w:numPr>
        <w:spacing w:after="59"/>
        <w:rPr>
          <w:color w:val="auto"/>
          <w:sz w:val="22"/>
          <w:szCs w:val="22"/>
          <w:lang w:val="es-ES"/>
        </w:rPr>
      </w:pPr>
      <w:r w:rsidRPr="004F78CA">
        <w:rPr>
          <w:color w:val="auto"/>
          <w:sz w:val="22"/>
          <w:szCs w:val="22"/>
          <w:lang w:val="es-ES"/>
        </w:rPr>
        <w:t>RDR</w:t>
      </w:r>
    </w:p>
    <w:p w14:paraId="6CBAF66D" w14:textId="1F2AA243" w:rsidR="000260C1" w:rsidRPr="004F78CA" w:rsidRDefault="000260C1" w:rsidP="000260C1">
      <w:pPr>
        <w:pStyle w:val="Default"/>
        <w:numPr>
          <w:ilvl w:val="0"/>
          <w:numId w:val="13"/>
        </w:numPr>
        <w:spacing w:after="59"/>
        <w:rPr>
          <w:color w:val="auto"/>
          <w:sz w:val="22"/>
          <w:szCs w:val="22"/>
          <w:lang w:val="es-ES"/>
        </w:rPr>
      </w:pPr>
      <w:r w:rsidRPr="004F78CA">
        <w:rPr>
          <w:color w:val="auto"/>
          <w:sz w:val="22"/>
          <w:szCs w:val="22"/>
          <w:lang w:val="es-ES"/>
        </w:rPr>
        <w:t>CAQDAS</w:t>
      </w:r>
    </w:p>
    <w:p w14:paraId="571F9C9D" w14:textId="77777777" w:rsidR="00806273" w:rsidRPr="00346521" w:rsidRDefault="00806273" w:rsidP="00806273">
      <w:pPr>
        <w:pStyle w:val="Default"/>
        <w:spacing w:after="59"/>
        <w:rPr>
          <w:b/>
          <w:bCs/>
          <w:color w:val="2C73B5"/>
          <w:sz w:val="28"/>
          <w:szCs w:val="28"/>
          <w:lang w:val="es-ES"/>
        </w:rPr>
      </w:pPr>
    </w:p>
    <w:p w14:paraId="417436D0" w14:textId="13C8870D"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PLANTEAMIENTO DEL PROBLEMA</w:t>
      </w:r>
      <w:r w:rsidR="003F54B2">
        <w:rPr>
          <w:b/>
          <w:bCs/>
          <w:color w:val="2C73B5"/>
          <w:sz w:val="28"/>
          <w:szCs w:val="28"/>
          <w:lang w:val="es-ES"/>
        </w:rPr>
        <w:t xml:space="preserve">, </w:t>
      </w:r>
      <w:r>
        <w:rPr>
          <w:b/>
          <w:bCs/>
          <w:color w:val="2C73B5"/>
          <w:sz w:val="28"/>
          <w:szCs w:val="28"/>
          <w:lang w:val="es-ES"/>
        </w:rPr>
        <w:t>JUSTIFICA</w:t>
      </w:r>
      <w:r w:rsidR="005822AE">
        <w:rPr>
          <w:b/>
          <w:bCs/>
          <w:color w:val="2C73B5"/>
          <w:sz w:val="28"/>
          <w:szCs w:val="28"/>
          <w:lang w:val="es-ES"/>
        </w:rPr>
        <w:t>C</w:t>
      </w:r>
      <w:r>
        <w:rPr>
          <w:b/>
          <w:bCs/>
          <w:color w:val="2C73B5"/>
          <w:sz w:val="28"/>
          <w:szCs w:val="28"/>
          <w:lang w:val="es-ES"/>
        </w:rPr>
        <w:t>IÓN</w:t>
      </w:r>
      <w:r w:rsidR="003F54B2">
        <w:rPr>
          <w:b/>
          <w:bCs/>
          <w:color w:val="2C73B5"/>
          <w:sz w:val="28"/>
          <w:szCs w:val="28"/>
          <w:lang w:val="es-ES"/>
        </w:rPr>
        <w:t>, Y OBJETIVOS</w:t>
      </w:r>
    </w:p>
    <w:p w14:paraId="7FF12875" w14:textId="77777777" w:rsidR="00A20891" w:rsidRDefault="00A20891" w:rsidP="00A20891">
      <w:pPr>
        <w:pStyle w:val="Default"/>
        <w:spacing w:after="59"/>
        <w:ind w:left="720"/>
        <w:rPr>
          <w:b/>
          <w:bCs/>
          <w:color w:val="2C73B5"/>
          <w:sz w:val="28"/>
          <w:szCs w:val="28"/>
          <w:lang w:val="es-ES"/>
        </w:rPr>
      </w:pPr>
    </w:p>
    <w:p w14:paraId="3BFED9B1" w14:textId="5671D3FD" w:rsidR="00265F56" w:rsidRPr="00056077" w:rsidRDefault="00C81E52" w:rsidP="00056077">
      <w:pPr>
        <w:pStyle w:val="Default"/>
        <w:spacing w:after="59"/>
        <w:jc w:val="both"/>
        <w:rPr>
          <w:color w:val="auto"/>
          <w:sz w:val="22"/>
          <w:szCs w:val="22"/>
          <w:lang w:val="es-ES"/>
        </w:rPr>
      </w:pPr>
      <w:r w:rsidRPr="00056077">
        <w:rPr>
          <w:color w:val="auto"/>
          <w:sz w:val="22"/>
          <w:szCs w:val="22"/>
          <w:lang w:val="es-ES"/>
        </w:rPr>
        <w:t>Siendo los conceptos</w:t>
      </w:r>
      <w:r w:rsidR="00E23BC2" w:rsidRPr="00056077">
        <w:rPr>
          <w:color w:val="auto"/>
          <w:sz w:val="22"/>
          <w:szCs w:val="22"/>
          <w:lang w:val="es-ES"/>
        </w:rPr>
        <w:t xml:space="preserve"> </w:t>
      </w:r>
      <w:r w:rsidRPr="00056077">
        <w:rPr>
          <w:color w:val="auto"/>
          <w:sz w:val="22"/>
          <w:szCs w:val="22"/>
          <w:lang w:val="es-ES"/>
        </w:rPr>
        <w:t xml:space="preserve">elementos básicos de construcción de conocimiento en todas las disciplinas académicas, juega un papel crítico la sólida comprensión de estos conceptos en la ayuda de estudiantes a desarrollar las bases y estructuras de su conocimiento, y en la aplicación de concepciones correctas y resolución de problemas, todo para desarrollar competencia en sus profesiones </w:t>
      </w:r>
      <w:sdt>
        <w:sdtPr>
          <w:rPr>
            <w:sz w:val="22"/>
            <w:szCs w:val="22"/>
            <w:lang w:val="es-ES"/>
          </w:rPr>
          <w:tag w:val="MENDELEY_CITATION_v3_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"/>
          <w:id w:val="-408004569"/>
          <w:placeholder>
            <w:docPart w:val="97DD69F106574E1C8268A5E3FEEE29D2"/>
          </w:placeholder>
        </w:sdtPr>
        <w:sdtContent>
          <w:r w:rsidR="00F66E7D" w:rsidRPr="00F66E7D">
            <w:rPr>
              <w:sz w:val="22"/>
              <w:szCs w:val="22"/>
              <w:lang w:val="es-ES"/>
            </w:rPr>
            <w:t>(Streveler, 2008)</w:t>
          </w:r>
        </w:sdtContent>
      </w:sdt>
      <w:r w:rsidRPr="00056077">
        <w:rPr>
          <w:color w:val="auto"/>
          <w:sz w:val="22"/>
          <w:szCs w:val="22"/>
          <w:lang w:val="es-ES"/>
        </w:rPr>
        <w:t>.</w:t>
      </w:r>
      <w:r w:rsidR="00635D1F" w:rsidRPr="00056077">
        <w:rPr>
          <w:color w:val="auto"/>
          <w:sz w:val="22"/>
          <w:szCs w:val="22"/>
          <w:lang w:val="es-ES"/>
        </w:rPr>
        <w:t xml:space="preserve"> De hecho, s</w:t>
      </w:r>
      <w:r w:rsidR="00352AD7" w:rsidRPr="00056077">
        <w:rPr>
          <w:color w:val="auto"/>
          <w:sz w:val="22"/>
          <w:szCs w:val="22"/>
          <w:lang w:val="es-ES"/>
        </w:rPr>
        <w:t xml:space="preserve">e ha demostrado que las concepciones </w:t>
      </w:r>
      <w:r w:rsidR="00466D0F" w:rsidRPr="00056077">
        <w:rPr>
          <w:color w:val="auto"/>
          <w:sz w:val="22"/>
          <w:szCs w:val="22"/>
          <w:lang w:val="es-ES"/>
        </w:rPr>
        <w:t xml:space="preserve">científicamente incorrectas que los alumnos pueden presentar (también denominadas concepciones </w:t>
      </w:r>
      <w:r w:rsidR="00352AD7" w:rsidRPr="00056077">
        <w:rPr>
          <w:color w:val="auto"/>
          <w:sz w:val="22"/>
          <w:szCs w:val="22"/>
          <w:lang w:val="es-ES"/>
        </w:rPr>
        <w:t>alternativas</w:t>
      </w:r>
      <w:r w:rsidR="00466D0F" w:rsidRPr="00056077">
        <w:rPr>
          <w:color w:val="auto"/>
          <w:sz w:val="22"/>
          <w:szCs w:val="22"/>
          <w:lang w:val="es-ES"/>
        </w:rPr>
        <w:t>)</w:t>
      </w:r>
      <w:r w:rsidR="00352AD7" w:rsidRPr="00056077">
        <w:rPr>
          <w:color w:val="auto"/>
          <w:sz w:val="22"/>
          <w:szCs w:val="22"/>
          <w:lang w:val="es-ES"/>
        </w:rPr>
        <w:t xml:space="preserve"> son una de las causas principales de un desempeño académico y resolución de problemas pobres en muchas disciplinas, pero particularmente en las disciplinas STEM </w:t>
      </w:r>
      <w:sdt>
        <w:sdtPr>
          <w:rPr>
            <w:sz w:val="22"/>
            <w:szCs w:val="22"/>
            <w:lang w:val="es-ES"/>
          </w:rPr>
          <w:tag w:val="MENDELEY_CITATION_v3_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"/>
          <w:id w:val="-924262433"/>
          <w:placeholder>
            <w:docPart w:val="E33827E02F3447FBBD7A3B6684DAA6E8"/>
          </w:placeholder>
        </w:sdtPr>
        <w:sdtContent>
          <w:r w:rsidR="00F66E7D" w:rsidRPr="00F66E7D">
            <w:rPr>
              <w:sz w:val="22"/>
              <w:szCs w:val="22"/>
              <w:lang w:val="es-ES"/>
            </w:rPr>
            <w:t>(Brown, 1999)</w:t>
          </w:r>
        </w:sdtContent>
      </w:sdt>
      <w:r w:rsidR="00352AD7" w:rsidRPr="00056077">
        <w:rPr>
          <w:color w:val="auto"/>
          <w:sz w:val="22"/>
          <w:szCs w:val="22"/>
          <w:lang w:val="es-ES"/>
        </w:rPr>
        <w:t>.</w:t>
      </w:r>
      <w:r w:rsidR="002E2666" w:rsidRPr="00056077">
        <w:rPr>
          <w:color w:val="auto"/>
          <w:sz w:val="22"/>
          <w:szCs w:val="22"/>
          <w:lang w:val="es-ES"/>
        </w:rPr>
        <w:t xml:space="preserve"> </w:t>
      </w:r>
      <w:r w:rsidR="00666003" w:rsidRPr="00056077">
        <w:rPr>
          <w:color w:val="auto"/>
          <w:sz w:val="22"/>
          <w:szCs w:val="22"/>
          <w:lang w:val="es-ES"/>
        </w:rPr>
        <w:t>La presencia de estas concepciones alternativas puede</w:t>
      </w:r>
      <w:r w:rsidR="00265F56" w:rsidRPr="00056077">
        <w:rPr>
          <w:color w:val="auto"/>
          <w:sz w:val="22"/>
          <w:szCs w:val="22"/>
          <w:lang w:val="es-ES"/>
        </w:rPr>
        <w:t xml:space="preserve"> disrumpir la formación de concepciones </w:t>
      </w:r>
      <w:r w:rsidR="001E2B69" w:rsidRPr="00056077">
        <w:rPr>
          <w:color w:val="auto"/>
          <w:sz w:val="22"/>
          <w:szCs w:val="22"/>
          <w:lang w:val="es-ES"/>
        </w:rPr>
        <w:t>científicamente correctas, también llamadas concepciones científicas</w:t>
      </w:r>
      <w:r w:rsidR="00265F56" w:rsidRPr="00056077">
        <w:rPr>
          <w:color w:val="auto"/>
          <w:sz w:val="22"/>
          <w:szCs w:val="22"/>
          <w:lang w:val="es-ES"/>
        </w:rPr>
        <w:t>.</w:t>
      </w:r>
    </w:p>
    <w:p w14:paraId="3332575F" w14:textId="77777777" w:rsidR="00A20891" w:rsidRPr="00056077" w:rsidRDefault="00A20891" w:rsidP="00056077">
      <w:pPr>
        <w:pStyle w:val="Default"/>
        <w:spacing w:after="59"/>
        <w:jc w:val="both"/>
        <w:rPr>
          <w:color w:val="auto"/>
          <w:sz w:val="22"/>
          <w:szCs w:val="22"/>
          <w:lang w:val="es-ES"/>
        </w:rPr>
      </w:pPr>
    </w:p>
    <w:p w14:paraId="59C7B0D6" w14:textId="53D8417A" w:rsidR="00905A2D" w:rsidRPr="00056077" w:rsidRDefault="008F62B8" w:rsidP="00056077">
      <w:pPr>
        <w:pStyle w:val="Default"/>
        <w:spacing w:after="59"/>
        <w:jc w:val="both"/>
        <w:rPr>
          <w:color w:val="auto"/>
          <w:sz w:val="22"/>
          <w:szCs w:val="22"/>
          <w:lang w:val="es-ES"/>
        </w:rPr>
      </w:pPr>
      <w:r w:rsidRPr="00056077">
        <w:rPr>
          <w:color w:val="auto"/>
          <w:sz w:val="22"/>
          <w:szCs w:val="22"/>
          <w:lang w:val="es-ES"/>
        </w:rPr>
        <w:t>Es especialmente relevante</w:t>
      </w:r>
      <w:r w:rsidR="00E76E1F" w:rsidRPr="00056077">
        <w:rPr>
          <w:color w:val="auto"/>
          <w:sz w:val="22"/>
          <w:szCs w:val="22"/>
          <w:lang w:val="es-ES"/>
        </w:rPr>
        <w:t xml:space="preserve"> combatir las concepciones alternativas del tema de cinemática, ya que de él </w:t>
      </w:r>
      <w:r w:rsidR="003A4D92" w:rsidRPr="00056077">
        <w:rPr>
          <w:color w:val="auto"/>
          <w:sz w:val="22"/>
          <w:szCs w:val="22"/>
          <w:lang w:val="es-ES"/>
        </w:rPr>
        <w:t>emergen conceptos presentes en toda la física, como el de velocidad, aceleración, o posición</w:t>
      </w:r>
      <w:r w:rsidR="001E6F20" w:rsidRPr="00056077">
        <w:rPr>
          <w:color w:val="auto"/>
          <w:sz w:val="22"/>
          <w:szCs w:val="22"/>
          <w:lang w:val="es-ES"/>
        </w:rPr>
        <w:t xml:space="preserve"> (</w:t>
      </w:r>
      <w:r w:rsidR="001E6F20" w:rsidRPr="00056077">
        <w:rPr>
          <w:color w:val="FF0000"/>
          <w:sz w:val="22"/>
          <w:szCs w:val="22"/>
          <w:lang w:val="es-ES"/>
        </w:rPr>
        <w:t>BUSCO AUTOR, AÑO</w:t>
      </w:r>
      <w:r w:rsidR="003A4D92" w:rsidRPr="00056077">
        <w:rPr>
          <w:color w:val="auto"/>
          <w:sz w:val="22"/>
          <w:szCs w:val="22"/>
          <w:lang w:val="es-ES"/>
        </w:rPr>
        <w:t>)</w:t>
      </w:r>
      <w:r w:rsidR="00D97589" w:rsidRPr="00056077">
        <w:rPr>
          <w:color w:val="auto"/>
          <w:sz w:val="22"/>
          <w:szCs w:val="22"/>
          <w:lang w:val="es-ES"/>
        </w:rPr>
        <w:t xml:space="preserve">. Al fin y al </w:t>
      </w:r>
      <w:r w:rsidR="0092581B" w:rsidRPr="00056077">
        <w:rPr>
          <w:color w:val="auto"/>
          <w:sz w:val="22"/>
          <w:szCs w:val="22"/>
          <w:lang w:val="es-ES"/>
        </w:rPr>
        <w:t>cabo,</w:t>
      </w:r>
      <w:r w:rsidR="00D97589" w:rsidRPr="00056077">
        <w:rPr>
          <w:color w:val="auto"/>
          <w:sz w:val="22"/>
          <w:szCs w:val="22"/>
          <w:lang w:val="es-ES"/>
        </w:rPr>
        <w:t xml:space="preserve"> los conceptos aprendidos en este tema sentarán la base para el desarrollo de conocimiento futuro en física, más complejo.</w:t>
      </w:r>
      <w:r w:rsidR="00905A2D" w:rsidRPr="00056077">
        <w:rPr>
          <w:color w:val="auto"/>
          <w:sz w:val="22"/>
          <w:szCs w:val="22"/>
          <w:lang w:val="es-ES"/>
        </w:rPr>
        <w:t xml:space="preserve"> </w:t>
      </w:r>
      <w:r w:rsidR="00BF524A" w:rsidRPr="00056077">
        <w:rPr>
          <w:color w:val="auto"/>
          <w:sz w:val="22"/>
          <w:szCs w:val="22"/>
          <w:lang w:val="es-ES"/>
        </w:rPr>
        <w:t>Sumado a est</w:t>
      </w:r>
      <w:r w:rsidR="000C2C68" w:rsidRPr="00056077">
        <w:rPr>
          <w:color w:val="auto"/>
          <w:sz w:val="22"/>
          <w:szCs w:val="22"/>
          <w:lang w:val="es-ES"/>
        </w:rPr>
        <w:t xml:space="preserve">o, </w:t>
      </w:r>
      <w:r w:rsidR="00905A2D" w:rsidRPr="00056077">
        <w:rPr>
          <w:color w:val="auto"/>
          <w:sz w:val="22"/>
          <w:szCs w:val="22"/>
          <w:lang w:val="es-ES"/>
        </w:rPr>
        <w:t xml:space="preserve">y por numerosos testimonios de docentes y estudiantes por igual, </w:t>
      </w:r>
      <w:r w:rsidR="000C2C68" w:rsidRPr="00056077">
        <w:rPr>
          <w:color w:val="auto"/>
          <w:sz w:val="22"/>
          <w:szCs w:val="22"/>
          <w:lang w:val="es-ES"/>
        </w:rPr>
        <w:t xml:space="preserve">en </w:t>
      </w:r>
      <w:r w:rsidR="00905A2D" w:rsidRPr="00056077">
        <w:rPr>
          <w:color w:val="auto"/>
          <w:sz w:val="22"/>
          <w:szCs w:val="22"/>
          <w:lang w:val="es-ES"/>
        </w:rPr>
        <w:t>demasiadas</w:t>
      </w:r>
      <w:r w:rsidR="000C2C68" w:rsidRPr="00056077">
        <w:rPr>
          <w:color w:val="auto"/>
          <w:sz w:val="22"/>
          <w:szCs w:val="22"/>
          <w:lang w:val="es-ES"/>
        </w:rPr>
        <w:t xml:space="preserve"> ocasiones, los alumnos se preocupan de resolver </w:t>
      </w:r>
      <w:r w:rsidR="00CB48AB" w:rsidRPr="00056077">
        <w:rPr>
          <w:color w:val="auto"/>
          <w:sz w:val="22"/>
          <w:szCs w:val="22"/>
          <w:lang w:val="es-ES"/>
        </w:rPr>
        <w:t>exámenes sin entender realmente a nivel profundo l</w:t>
      </w:r>
      <w:r w:rsidR="001F6D8B" w:rsidRPr="00056077">
        <w:rPr>
          <w:color w:val="auto"/>
          <w:sz w:val="22"/>
          <w:szCs w:val="22"/>
          <w:lang w:val="es-ES"/>
        </w:rPr>
        <w:t xml:space="preserve">os conceptos físicos </w:t>
      </w:r>
      <w:r w:rsidR="00CB48AB" w:rsidRPr="00056077">
        <w:rPr>
          <w:color w:val="auto"/>
          <w:sz w:val="22"/>
          <w:szCs w:val="22"/>
          <w:lang w:val="es-ES"/>
        </w:rPr>
        <w:t>que subyace</w:t>
      </w:r>
      <w:r w:rsidR="001F6D8B" w:rsidRPr="00056077">
        <w:rPr>
          <w:color w:val="auto"/>
          <w:sz w:val="22"/>
          <w:szCs w:val="22"/>
          <w:lang w:val="es-ES"/>
        </w:rPr>
        <w:t>n</w:t>
      </w:r>
      <w:r w:rsidR="00CB48AB" w:rsidRPr="00056077">
        <w:rPr>
          <w:color w:val="auto"/>
          <w:sz w:val="22"/>
          <w:szCs w:val="22"/>
          <w:lang w:val="es-ES"/>
        </w:rPr>
        <w:t xml:space="preserve"> de los problemas </w:t>
      </w:r>
      <w:r w:rsidR="00A3383B" w:rsidRPr="00056077">
        <w:rPr>
          <w:color w:val="auto"/>
          <w:sz w:val="22"/>
          <w:szCs w:val="22"/>
          <w:lang w:val="es-ES"/>
        </w:rPr>
        <w:t>resueltos</w:t>
      </w:r>
      <w:r w:rsidR="00CB48AB" w:rsidRPr="00056077">
        <w:rPr>
          <w:color w:val="auto"/>
          <w:sz w:val="22"/>
          <w:szCs w:val="22"/>
          <w:lang w:val="es-ES"/>
        </w:rPr>
        <w:t>.</w:t>
      </w:r>
      <w:r w:rsidR="001F6D8B" w:rsidRPr="00056077">
        <w:rPr>
          <w:color w:val="auto"/>
          <w:sz w:val="22"/>
          <w:szCs w:val="22"/>
          <w:lang w:val="es-ES"/>
        </w:rPr>
        <w:t xml:space="preserve"> </w:t>
      </w:r>
      <w:r w:rsidR="00905A2D" w:rsidRPr="00056077">
        <w:rPr>
          <w:color w:val="auto"/>
          <w:sz w:val="22"/>
          <w:szCs w:val="22"/>
          <w:lang w:val="es-ES"/>
        </w:rPr>
        <w:t xml:space="preserve">Así convierten la Física </w:t>
      </w:r>
      <w:r w:rsidR="00905A2D" w:rsidRPr="00056077">
        <w:rPr>
          <w:color w:val="auto"/>
          <w:sz w:val="22"/>
          <w:szCs w:val="22"/>
          <w:lang w:val="es-ES"/>
        </w:rPr>
        <w:lastRenderedPageBreak/>
        <w:t xml:space="preserve">en la habilidad para resolver problemas más que en el saber a través del cual entender el universo que nos rodea. </w:t>
      </w:r>
    </w:p>
    <w:p w14:paraId="402FED45" w14:textId="77777777" w:rsidR="00A20891" w:rsidRPr="00056077" w:rsidRDefault="00A20891" w:rsidP="00056077">
      <w:pPr>
        <w:pStyle w:val="Default"/>
        <w:spacing w:after="59"/>
        <w:jc w:val="both"/>
        <w:rPr>
          <w:color w:val="auto"/>
          <w:sz w:val="22"/>
          <w:szCs w:val="22"/>
          <w:lang w:val="es-ES"/>
        </w:rPr>
      </w:pPr>
    </w:p>
    <w:p w14:paraId="385CEE15" w14:textId="72EB769F" w:rsidR="00681201" w:rsidRPr="00056077" w:rsidRDefault="002E2666" w:rsidP="00056077">
      <w:pPr>
        <w:pStyle w:val="Default"/>
        <w:spacing w:after="59"/>
        <w:jc w:val="both"/>
        <w:rPr>
          <w:color w:val="auto"/>
          <w:sz w:val="22"/>
          <w:szCs w:val="22"/>
          <w:lang w:val="es-ES"/>
        </w:rPr>
      </w:pPr>
      <w:r w:rsidRPr="00056077">
        <w:rPr>
          <w:color w:val="auto"/>
          <w:sz w:val="22"/>
          <w:szCs w:val="22"/>
          <w:lang w:val="es-ES"/>
        </w:rPr>
        <w:t xml:space="preserve">Por </w:t>
      </w:r>
      <w:r w:rsidR="007E13D9" w:rsidRPr="00056077">
        <w:rPr>
          <w:color w:val="auto"/>
          <w:sz w:val="22"/>
          <w:szCs w:val="22"/>
          <w:lang w:val="es-ES"/>
        </w:rPr>
        <w:t xml:space="preserve">todo </w:t>
      </w:r>
      <w:r w:rsidR="000520C8" w:rsidRPr="00056077">
        <w:rPr>
          <w:color w:val="auto"/>
          <w:sz w:val="22"/>
          <w:szCs w:val="22"/>
          <w:lang w:val="es-ES"/>
        </w:rPr>
        <w:t>lo expuesto</w:t>
      </w:r>
      <w:r w:rsidR="00FD21FD" w:rsidRPr="00056077">
        <w:rPr>
          <w:color w:val="auto"/>
          <w:sz w:val="22"/>
          <w:szCs w:val="22"/>
          <w:lang w:val="es-ES"/>
        </w:rPr>
        <w:t xml:space="preserve"> en los párrafos anteriores</w:t>
      </w:r>
      <w:r w:rsidRPr="00056077">
        <w:rPr>
          <w:color w:val="auto"/>
          <w:sz w:val="22"/>
          <w:szCs w:val="22"/>
          <w:lang w:val="es-ES"/>
        </w:rPr>
        <w:t xml:space="preserve">, considero de vital importancia que se facilite el cambio conceptual de los estudiantes al máximo. </w:t>
      </w:r>
      <w:r w:rsidR="00681201" w:rsidRPr="00056077">
        <w:rPr>
          <w:color w:val="auto"/>
          <w:sz w:val="22"/>
          <w:szCs w:val="22"/>
          <w:lang w:val="es-ES"/>
        </w:rPr>
        <w:t>D</w:t>
      </w:r>
      <w:r w:rsidRPr="00056077">
        <w:rPr>
          <w:color w:val="auto"/>
          <w:sz w:val="22"/>
          <w:szCs w:val="22"/>
          <w:lang w:val="es-ES"/>
        </w:rPr>
        <w:t>ebido a que las</w:t>
      </w:r>
      <w:r w:rsidR="000D7203" w:rsidRPr="00056077">
        <w:rPr>
          <w:color w:val="auto"/>
          <w:sz w:val="22"/>
          <w:szCs w:val="22"/>
          <w:lang w:val="es-ES"/>
        </w:rPr>
        <w:t xml:space="preserve"> </w:t>
      </w:r>
      <w:r w:rsidR="00B115CF" w:rsidRPr="00056077">
        <w:rPr>
          <w:color w:val="auto"/>
          <w:sz w:val="22"/>
          <w:szCs w:val="22"/>
          <w:lang w:val="es-ES"/>
        </w:rPr>
        <w:t xml:space="preserve">concepciones alternativas pueden ser robustas y difíciles de corregir </w:t>
      </w:r>
      <w:sdt>
        <w:sdtPr>
          <w:rPr>
            <w:sz w:val="22"/>
            <w:szCs w:val="22"/>
            <w:lang w:val="es-ES"/>
          </w:rPr>
          <w:tag w:val="MENDELEY_CITATION_v3_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"/>
          <w:id w:val="1649705582"/>
          <w:placeholder>
            <w:docPart w:val="4585A7A6DA2B4DA7ABFB5CA4356ECCC8"/>
          </w:placeholder>
        </w:sdtPr>
        <w:sdtContent>
          <w:r w:rsidR="00F66E7D" w:rsidRPr="00F66E7D">
            <w:rPr>
              <w:rFonts w:eastAsia="Times New Roman"/>
              <w:sz w:val="22"/>
              <w:szCs w:val="22"/>
              <w:lang w:val="es-ES"/>
            </w:rPr>
            <w:t>(Michelene T. H. Chi et al., 1991)</w:t>
          </w:r>
        </w:sdtContent>
      </w:sdt>
      <w:r w:rsidR="00052A5F" w:rsidRPr="00056077">
        <w:rPr>
          <w:color w:val="auto"/>
          <w:sz w:val="22"/>
          <w:szCs w:val="22"/>
          <w:lang w:val="es-ES"/>
        </w:rPr>
        <w:t xml:space="preserve">, </w:t>
      </w:r>
      <w:r w:rsidR="001E745B" w:rsidRPr="00056077">
        <w:rPr>
          <w:color w:val="auto"/>
          <w:sz w:val="22"/>
          <w:szCs w:val="22"/>
          <w:lang w:val="es-ES"/>
        </w:rPr>
        <w:t xml:space="preserve">la dimensión de </w:t>
      </w:r>
      <w:r w:rsidR="00DC613B" w:rsidRPr="00056077">
        <w:rPr>
          <w:color w:val="auto"/>
          <w:sz w:val="22"/>
          <w:szCs w:val="22"/>
          <w:lang w:val="es-ES"/>
        </w:rPr>
        <w:t xml:space="preserve">un trabajo que investigue como facilitar el cambio conceptual </w:t>
      </w:r>
      <w:r w:rsidR="00A760CE" w:rsidRPr="00056077">
        <w:rPr>
          <w:color w:val="auto"/>
          <w:sz w:val="22"/>
          <w:szCs w:val="22"/>
          <w:lang w:val="es-ES"/>
        </w:rPr>
        <w:t xml:space="preserve">puede </w:t>
      </w:r>
      <w:r w:rsidR="001E745B" w:rsidRPr="00056077">
        <w:rPr>
          <w:color w:val="auto"/>
          <w:sz w:val="22"/>
          <w:szCs w:val="22"/>
          <w:lang w:val="es-ES"/>
        </w:rPr>
        <w:t>exceder la de un TFM</w:t>
      </w:r>
      <w:r w:rsidR="00AB277C" w:rsidRPr="00056077">
        <w:rPr>
          <w:color w:val="auto"/>
          <w:sz w:val="22"/>
          <w:szCs w:val="22"/>
          <w:lang w:val="es-ES"/>
        </w:rPr>
        <w:t>, tanto en extensión como en tiempo</w:t>
      </w:r>
      <w:r w:rsidR="001E745B" w:rsidRPr="00056077">
        <w:rPr>
          <w:color w:val="auto"/>
          <w:sz w:val="22"/>
          <w:szCs w:val="22"/>
          <w:lang w:val="es-ES"/>
        </w:rPr>
        <w:t>. E</w:t>
      </w:r>
      <w:r w:rsidR="00052A5F" w:rsidRPr="00056077">
        <w:rPr>
          <w:color w:val="auto"/>
          <w:sz w:val="22"/>
          <w:szCs w:val="22"/>
          <w:lang w:val="es-ES"/>
        </w:rPr>
        <w:t>n su luga</w:t>
      </w:r>
      <w:r w:rsidR="000A3D2C" w:rsidRPr="00056077">
        <w:rPr>
          <w:color w:val="auto"/>
          <w:sz w:val="22"/>
          <w:szCs w:val="22"/>
          <w:lang w:val="es-ES"/>
        </w:rPr>
        <w:t>r</w:t>
      </w:r>
      <w:r w:rsidR="00681201" w:rsidRPr="00056077">
        <w:rPr>
          <w:color w:val="auto"/>
          <w:sz w:val="22"/>
          <w:szCs w:val="22"/>
          <w:lang w:val="es-ES"/>
        </w:rPr>
        <w:t xml:space="preserve">, </w:t>
      </w:r>
      <w:r w:rsidR="000A3D2C" w:rsidRPr="00056077">
        <w:rPr>
          <w:color w:val="auto"/>
          <w:sz w:val="22"/>
          <w:szCs w:val="22"/>
          <w:lang w:val="es-ES"/>
        </w:rPr>
        <w:t xml:space="preserve">el objetivo general de este TFM será </w:t>
      </w:r>
      <w:r w:rsidR="00681201" w:rsidRPr="00056077">
        <w:rPr>
          <w:color w:val="auto"/>
          <w:sz w:val="22"/>
          <w:szCs w:val="22"/>
          <w:lang w:val="es-ES"/>
        </w:rPr>
        <w:t>estudiar cómo una intervención didáctica basada en el repositorio multimedia Science Bits</w:t>
      </w:r>
      <w:r w:rsidR="00D84BA1" w:rsidRPr="00056077">
        <w:rPr>
          <w:color w:val="auto"/>
          <w:sz w:val="22"/>
          <w:szCs w:val="22"/>
          <w:lang w:val="es-ES"/>
        </w:rPr>
        <w:t xml:space="preserve"> afecta al cambio conceptual de los estudiantes.</w:t>
      </w:r>
      <w:r w:rsidR="0031262B" w:rsidRPr="00056077">
        <w:rPr>
          <w:color w:val="auto"/>
          <w:sz w:val="22"/>
          <w:szCs w:val="22"/>
          <w:lang w:val="es-ES"/>
        </w:rPr>
        <w:t xml:space="preserve"> </w:t>
      </w:r>
    </w:p>
    <w:p w14:paraId="140B3C45" w14:textId="77777777" w:rsidR="006C6184" w:rsidRPr="00056077" w:rsidRDefault="006C6184" w:rsidP="00056077">
      <w:pPr>
        <w:pStyle w:val="Default"/>
        <w:spacing w:after="59"/>
        <w:jc w:val="both"/>
        <w:rPr>
          <w:color w:val="auto"/>
          <w:sz w:val="22"/>
          <w:szCs w:val="22"/>
          <w:lang w:val="es-ES"/>
        </w:rPr>
      </w:pPr>
    </w:p>
    <w:p w14:paraId="787FB67C" w14:textId="775B94C1" w:rsidR="00B52FC8" w:rsidRPr="00056077" w:rsidRDefault="00E0555A" w:rsidP="00056077">
      <w:pPr>
        <w:pStyle w:val="Default"/>
        <w:spacing w:after="59"/>
        <w:jc w:val="both"/>
        <w:rPr>
          <w:color w:val="auto"/>
          <w:sz w:val="22"/>
          <w:szCs w:val="22"/>
          <w:lang w:val="es-ES"/>
        </w:rPr>
      </w:pPr>
      <w:r w:rsidRPr="00056077">
        <w:rPr>
          <w:color w:val="auto"/>
          <w:sz w:val="22"/>
          <w:szCs w:val="22"/>
          <w:lang w:val="es-ES"/>
        </w:rPr>
        <w:t xml:space="preserve">Los objetivos </w:t>
      </w:r>
      <w:r w:rsidR="006613D2" w:rsidRPr="00056077">
        <w:rPr>
          <w:color w:val="auto"/>
          <w:sz w:val="22"/>
          <w:szCs w:val="22"/>
          <w:lang w:val="es-ES"/>
        </w:rPr>
        <w:t>concretos</w:t>
      </w:r>
      <w:r w:rsidR="00B52FC8" w:rsidRPr="00056077">
        <w:rPr>
          <w:color w:val="auto"/>
          <w:sz w:val="22"/>
          <w:szCs w:val="22"/>
          <w:lang w:val="es-ES"/>
        </w:rPr>
        <w:t xml:space="preserve"> son:</w:t>
      </w:r>
    </w:p>
    <w:p w14:paraId="71252991" w14:textId="03C17F97" w:rsidR="00B52FC8" w:rsidRPr="00056077" w:rsidRDefault="00B274E7" w:rsidP="00056077">
      <w:pPr>
        <w:pStyle w:val="Default"/>
        <w:numPr>
          <w:ilvl w:val="0"/>
          <w:numId w:val="1"/>
        </w:numPr>
        <w:spacing w:after="59"/>
        <w:jc w:val="both"/>
        <w:rPr>
          <w:color w:val="auto"/>
          <w:sz w:val="22"/>
          <w:szCs w:val="22"/>
          <w:lang w:val="es-ES"/>
        </w:rPr>
      </w:pPr>
      <w:r w:rsidRPr="00056077">
        <w:rPr>
          <w:color w:val="auto"/>
          <w:sz w:val="22"/>
          <w:szCs w:val="22"/>
          <w:lang w:val="es-ES"/>
        </w:rPr>
        <w:t>C</w:t>
      </w:r>
      <w:r w:rsidR="00B52FC8" w:rsidRPr="00056077">
        <w:rPr>
          <w:color w:val="auto"/>
          <w:sz w:val="22"/>
          <w:szCs w:val="22"/>
          <w:lang w:val="es-ES"/>
        </w:rPr>
        <w:t>aracterizar</w:t>
      </w:r>
      <w:r w:rsidR="003F381E" w:rsidRPr="00056077">
        <w:rPr>
          <w:color w:val="auto"/>
          <w:sz w:val="22"/>
          <w:szCs w:val="22"/>
          <w:lang w:val="es-ES"/>
        </w:rPr>
        <w:t xml:space="preserve"> </w:t>
      </w:r>
      <w:r w:rsidR="00B52FC8" w:rsidRPr="00056077">
        <w:rPr>
          <w:color w:val="auto"/>
          <w:sz w:val="22"/>
          <w:szCs w:val="22"/>
          <w:lang w:val="es-ES"/>
        </w:rPr>
        <w:t xml:space="preserve">la </w:t>
      </w:r>
      <w:r w:rsidR="00BF2E1E" w:rsidRPr="00056077">
        <w:rPr>
          <w:color w:val="auto"/>
          <w:sz w:val="22"/>
          <w:szCs w:val="22"/>
          <w:lang w:val="es-ES"/>
        </w:rPr>
        <w:t>corrección y justificación de respuestas de los alumnos antes y después de la intervención</w:t>
      </w:r>
      <w:r w:rsidRPr="00056077">
        <w:rPr>
          <w:color w:val="auto"/>
          <w:sz w:val="22"/>
          <w:szCs w:val="22"/>
          <w:lang w:val="es-ES"/>
        </w:rPr>
        <w:t>.</w:t>
      </w:r>
    </w:p>
    <w:p w14:paraId="36F7FA33" w14:textId="3D98E23E" w:rsidR="00B274E7" w:rsidRPr="00056077" w:rsidRDefault="00B274E7" w:rsidP="00056077">
      <w:pPr>
        <w:pStyle w:val="Default"/>
        <w:numPr>
          <w:ilvl w:val="0"/>
          <w:numId w:val="1"/>
        </w:numPr>
        <w:spacing w:after="59"/>
        <w:jc w:val="both"/>
        <w:rPr>
          <w:color w:val="auto"/>
          <w:sz w:val="22"/>
          <w:szCs w:val="22"/>
          <w:lang w:val="es-ES"/>
        </w:rPr>
      </w:pPr>
      <w:r w:rsidRPr="00056077">
        <w:rPr>
          <w:color w:val="auto"/>
          <w:sz w:val="22"/>
          <w:szCs w:val="22"/>
          <w:lang w:val="es-ES"/>
        </w:rPr>
        <w:t>Caracterizar la transformación de las respuestas, es decir, el cambio conceptual tras la intervención.</w:t>
      </w:r>
    </w:p>
    <w:p w14:paraId="3C07CE6A" w14:textId="1E59EFDB" w:rsidR="00C81E52" w:rsidRPr="00056077" w:rsidRDefault="00C545FC" w:rsidP="00056077">
      <w:pPr>
        <w:pStyle w:val="Default"/>
        <w:numPr>
          <w:ilvl w:val="0"/>
          <w:numId w:val="1"/>
        </w:numPr>
        <w:spacing w:after="59"/>
        <w:jc w:val="both"/>
        <w:rPr>
          <w:color w:val="auto"/>
          <w:sz w:val="22"/>
          <w:szCs w:val="22"/>
          <w:lang w:val="es-ES"/>
        </w:rPr>
      </w:pPr>
      <w:r w:rsidRPr="00056077">
        <w:rPr>
          <w:color w:val="auto"/>
          <w:sz w:val="22"/>
          <w:szCs w:val="22"/>
          <w:lang w:val="es-ES"/>
        </w:rPr>
        <w:t xml:space="preserve">Proponer conjeturas sobre la relación entre las concepciones alternativas </w:t>
      </w:r>
      <w:r w:rsidR="00366A42" w:rsidRPr="00056077">
        <w:rPr>
          <w:color w:val="auto"/>
          <w:sz w:val="22"/>
          <w:szCs w:val="22"/>
          <w:lang w:val="es-ES"/>
        </w:rPr>
        <w:t xml:space="preserve">o científicas </w:t>
      </w:r>
      <w:r w:rsidRPr="00056077">
        <w:rPr>
          <w:color w:val="auto"/>
          <w:sz w:val="22"/>
          <w:szCs w:val="22"/>
          <w:lang w:val="es-ES"/>
        </w:rPr>
        <w:t xml:space="preserve">emergentes y </w:t>
      </w:r>
      <w:r w:rsidR="00366A42" w:rsidRPr="00056077">
        <w:rPr>
          <w:color w:val="auto"/>
          <w:sz w:val="22"/>
          <w:szCs w:val="22"/>
          <w:lang w:val="es-ES"/>
        </w:rPr>
        <w:t>l</w:t>
      </w:r>
      <w:r w:rsidR="00976907" w:rsidRPr="00056077">
        <w:rPr>
          <w:color w:val="auto"/>
          <w:sz w:val="22"/>
          <w:szCs w:val="22"/>
          <w:lang w:val="es-ES"/>
        </w:rPr>
        <w:t>os contenidos de la</w:t>
      </w:r>
      <w:r w:rsidR="00366A42" w:rsidRPr="00056077">
        <w:rPr>
          <w:color w:val="auto"/>
          <w:sz w:val="22"/>
          <w:szCs w:val="22"/>
          <w:lang w:val="es-ES"/>
        </w:rPr>
        <w:t xml:space="preserve"> intervención didáctica.</w:t>
      </w:r>
    </w:p>
    <w:p w14:paraId="5442691B" w14:textId="77777777" w:rsidR="00E22396" w:rsidRPr="00B10D40" w:rsidRDefault="00E22396" w:rsidP="00E22396">
      <w:pPr>
        <w:pStyle w:val="Default"/>
        <w:spacing w:after="59"/>
        <w:rPr>
          <w:color w:val="auto"/>
          <w:sz w:val="22"/>
          <w:szCs w:val="22"/>
          <w:lang w:val="es-ES"/>
        </w:rPr>
      </w:pPr>
    </w:p>
    <w:p w14:paraId="3AE3D30B" w14:textId="10A1E554" w:rsidR="002C3C36" w:rsidRDefault="000B4D98" w:rsidP="000974D7">
      <w:pPr>
        <w:pStyle w:val="Default"/>
        <w:numPr>
          <w:ilvl w:val="0"/>
          <w:numId w:val="2"/>
        </w:numPr>
        <w:spacing w:after="59"/>
        <w:rPr>
          <w:b/>
          <w:bCs/>
          <w:color w:val="2C73B5"/>
          <w:sz w:val="28"/>
          <w:szCs w:val="28"/>
          <w:lang w:val="es-ES"/>
        </w:rPr>
      </w:pPr>
      <w:r>
        <w:rPr>
          <w:b/>
          <w:bCs/>
          <w:color w:val="2C73B5"/>
          <w:sz w:val="28"/>
          <w:szCs w:val="28"/>
          <w:lang w:val="es-ES"/>
        </w:rPr>
        <w:t>FUNDAMENTACIÓN TEÓRICA Y ESTADO DEL ARTE</w:t>
      </w:r>
    </w:p>
    <w:p w14:paraId="4C27EC1B" w14:textId="77777777" w:rsidR="00A20891" w:rsidRDefault="00A20891" w:rsidP="00A20891">
      <w:pPr>
        <w:pStyle w:val="Default"/>
        <w:spacing w:after="59"/>
        <w:ind w:left="720"/>
        <w:rPr>
          <w:b/>
          <w:bCs/>
          <w:color w:val="2C73B5"/>
          <w:sz w:val="28"/>
          <w:szCs w:val="28"/>
          <w:lang w:val="es-ES"/>
        </w:rPr>
      </w:pPr>
    </w:p>
    <w:p w14:paraId="26A51A15" w14:textId="709D154B" w:rsidR="00F2364F" w:rsidRDefault="00D320B9" w:rsidP="00F2364F">
      <w:pPr>
        <w:pStyle w:val="Default"/>
        <w:numPr>
          <w:ilvl w:val="1"/>
          <w:numId w:val="2"/>
        </w:numPr>
        <w:spacing w:after="59"/>
        <w:rPr>
          <w:b/>
          <w:bCs/>
          <w:color w:val="2C73B5"/>
          <w:sz w:val="28"/>
          <w:szCs w:val="28"/>
          <w:lang w:val="es-ES"/>
        </w:rPr>
      </w:pPr>
      <w:r>
        <w:rPr>
          <w:b/>
          <w:bCs/>
          <w:color w:val="2C73B5"/>
          <w:sz w:val="28"/>
          <w:szCs w:val="28"/>
          <w:lang w:val="es-ES"/>
        </w:rPr>
        <w:t>C</w:t>
      </w:r>
      <w:r w:rsidR="00F2364F" w:rsidRPr="00C93EEB">
        <w:rPr>
          <w:b/>
          <w:bCs/>
          <w:color w:val="2C73B5"/>
          <w:sz w:val="28"/>
          <w:szCs w:val="28"/>
          <w:lang w:val="es-ES"/>
        </w:rPr>
        <w:t>oncepciones alternativas</w:t>
      </w:r>
      <w:r>
        <w:rPr>
          <w:b/>
          <w:bCs/>
          <w:color w:val="2C73B5"/>
          <w:sz w:val="28"/>
          <w:szCs w:val="28"/>
          <w:lang w:val="es-ES"/>
        </w:rPr>
        <w:t>, científicas, y</w:t>
      </w:r>
      <w:r w:rsidR="00981E4E" w:rsidRPr="00C93EEB">
        <w:rPr>
          <w:b/>
          <w:bCs/>
          <w:color w:val="2C73B5"/>
          <w:sz w:val="28"/>
          <w:szCs w:val="28"/>
          <w:lang w:val="es-ES"/>
        </w:rPr>
        <w:t xml:space="preserve"> cambio conceptual</w:t>
      </w:r>
      <w:r w:rsidR="00D66603">
        <w:rPr>
          <w:b/>
          <w:bCs/>
          <w:color w:val="2C73B5"/>
          <w:sz w:val="28"/>
          <w:szCs w:val="28"/>
          <w:lang w:val="es-ES"/>
        </w:rPr>
        <w:t>.</w:t>
      </w:r>
    </w:p>
    <w:p w14:paraId="4D6A917D" w14:textId="77777777" w:rsidR="00A20891" w:rsidRPr="00C93EEB" w:rsidRDefault="00A20891" w:rsidP="00A20891">
      <w:pPr>
        <w:pStyle w:val="Default"/>
        <w:spacing w:after="59"/>
        <w:ind w:left="1440"/>
        <w:rPr>
          <w:b/>
          <w:bCs/>
          <w:color w:val="2C73B5"/>
          <w:sz w:val="28"/>
          <w:szCs w:val="28"/>
          <w:lang w:val="es-ES"/>
        </w:rPr>
      </w:pPr>
    </w:p>
    <w:p w14:paraId="6C8A3DC2" w14:textId="21D6FA0A" w:rsidR="002E4054" w:rsidRPr="00056077" w:rsidRDefault="00005F33" w:rsidP="00056077">
      <w:pPr>
        <w:pStyle w:val="Default"/>
        <w:spacing w:after="59"/>
        <w:jc w:val="both"/>
        <w:rPr>
          <w:color w:val="000000" w:themeColor="text1"/>
          <w:sz w:val="22"/>
          <w:szCs w:val="22"/>
          <w:lang w:val="es-ES"/>
        </w:rPr>
      </w:pPr>
      <w:r w:rsidRPr="00056077">
        <w:rPr>
          <w:color w:val="auto"/>
          <w:sz w:val="22"/>
          <w:szCs w:val="22"/>
          <w:lang w:val="es-ES"/>
        </w:rPr>
        <w:t xml:space="preserve">En el pasado han </w:t>
      </w:r>
      <w:r w:rsidR="004606D9" w:rsidRPr="00056077">
        <w:rPr>
          <w:color w:val="auto"/>
          <w:sz w:val="22"/>
          <w:szCs w:val="22"/>
          <w:lang w:val="es-ES"/>
        </w:rPr>
        <w:t>se han referido a ellas</w:t>
      </w:r>
      <w:r w:rsidRPr="00056077">
        <w:rPr>
          <w:color w:val="auto"/>
          <w:sz w:val="22"/>
          <w:szCs w:val="22"/>
          <w:lang w:val="es-ES"/>
        </w:rPr>
        <w:t xml:space="preserve"> como preconcepciones (preconceptions), concepciones alternativas (alternative conceptions), ideas equivocadas (misconceptions), intuiciones científicas de niños (children’s scientific intuitions), ciencia de niños (children’s Science), conceptos de sentido común (common sense concepts), o conocimiento espontáneo (spontaneous knowledge) por autores como Novak, Driver &amp; Easley, Helm, Sutton, Gilbert &amp; Watts &amp; Osborne, Halloun &amp; Hestenes, o Pines &amp; West</w:t>
      </w:r>
      <w:r w:rsidR="00E32C62" w:rsidRPr="00056077">
        <w:rPr>
          <w:color w:val="auto"/>
          <w:sz w:val="22"/>
          <w:szCs w:val="22"/>
          <w:lang w:val="es-ES"/>
        </w:rPr>
        <w:t xml:space="preserve"> respectivamente</w:t>
      </w:r>
      <w:r w:rsidRPr="00056077">
        <w:rPr>
          <w:color w:val="auto"/>
          <w:sz w:val="22"/>
          <w:szCs w:val="22"/>
          <w:lang w:val="es-ES"/>
        </w:rPr>
        <w:t xml:space="preserve">. </w:t>
      </w:r>
      <w:r w:rsidR="00DF411A" w:rsidRPr="00056077">
        <w:rPr>
          <w:color w:val="auto"/>
          <w:sz w:val="22"/>
          <w:szCs w:val="22"/>
          <w:lang w:val="es-ES"/>
        </w:rPr>
        <w:t>Aunque pueda haber sutiles diferencias en la definición de estos términos, por simplicidad y comodidad del lenguaje, e</w:t>
      </w:r>
      <w:r w:rsidRPr="00056077">
        <w:rPr>
          <w:color w:val="auto"/>
          <w:sz w:val="22"/>
          <w:szCs w:val="22"/>
          <w:lang w:val="es-ES"/>
        </w:rPr>
        <w:t>n este trabajo nos referiremos</w:t>
      </w:r>
      <w:r w:rsidR="00DF411A" w:rsidRPr="00056077">
        <w:rPr>
          <w:color w:val="auto"/>
          <w:sz w:val="22"/>
          <w:szCs w:val="22"/>
          <w:lang w:val="es-ES"/>
        </w:rPr>
        <w:t xml:space="preserve"> </w:t>
      </w:r>
      <w:r w:rsidRPr="00056077">
        <w:rPr>
          <w:color w:val="auto"/>
          <w:sz w:val="22"/>
          <w:szCs w:val="22"/>
          <w:lang w:val="es-ES"/>
        </w:rPr>
        <w:t>como “concepciones alternativas”</w:t>
      </w:r>
      <w:r w:rsidR="00DF411A" w:rsidRPr="00056077">
        <w:rPr>
          <w:color w:val="auto"/>
          <w:sz w:val="22"/>
          <w:szCs w:val="22"/>
          <w:lang w:val="es-ES"/>
        </w:rPr>
        <w:t xml:space="preserve"> a todas aquellas concepciones que existan en la mente de los alumnos que sean científicamente incorrectas</w:t>
      </w:r>
      <w:r w:rsidRPr="00056077">
        <w:rPr>
          <w:color w:val="auto"/>
          <w:sz w:val="22"/>
          <w:szCs w:val="22"/>
          <w:lang w:val="es-ES"/>
        </w:rPr>
        <w:t>.</w:t>
      </w:r>
      <w:r w:rsidR="00462602" w:rsidRPr="00056077">
        <w:rPr>
          <w:color w:val="auto"/>
          <w:sz w:val="22"/>
          <w:szCs w:val="22"/>
          <w:lang w:val="es-ES"/>
        </w:rPr>
        <w:t xml:space="preserve"> Una variedad de concepciones alternativas ya está presente en los estudiantes antes de llegar al centro educativo </w:t>
      </w:r>
      <w:sdt>
        <w:sdtPr>
          <w:rPr>
            <w:sz w:val="22"/>
            <w:szCs w:val="22"/>
            <w:lang w:val="es-ES"/>
          </w:rPr>
          <w:tag w:val="MENDELEY_CITATION_v3_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"/>
          <w:id w:val="-1565721389"/>
          <w:placeholder>
            <w:docPart w:val="B8A733CC386F41F688F177856BFA4841"/>
          </w:placeholder>
        </w:sdtPr>
        <w:sdtContent>
          <w:r w:rsidR="00F66E7D" w:rsidRPr="00F66E7D">
            <w:rPr>
              <w:sz w:val="22"/>
              <w:szCs w:val="22"/>
              <w:lang w:val="es-ES"/>
            </w:rPr>
            <w:t>(Novak, 2002)</w:t>
          </w:r>
        </w:sdtContent>
      </w:sdt>
      <w:r w:rsidR="00462602" w:rsidRPr="00056077">
        <w:rPr>
          <w:color w:val="auto"/>
          <w:sz w:val="22"/>
          <w:szCs w:val="22"/>
          <w:lang w:val="es-ES"/>
        </w:rPr>
        <w:t>.</w:t>
      </w:r>
      <w:r w:rsidR="00F4507D" w:rsidRPr="00056077">
        <w:rPr>
          <w:color w:val="auto"/>
          <w:sz w:val="22"/>
          <w:szCs w:val="22"/>
          <w:lang w:val="es-ES"/>
        </w:rPr>
        <w:t xml:space="preserve"> Algunas están basadas en su experiencia del mundo físico. Estas experiencias, basadas en el sentido común, se consideran hipótesis razonables basadas en su experiencia cotidiana. A veces, estas experiencias pueden no siempre ser verdad y son a menudo inconsistentes con los conceptos que se aprenden en clases formales, así recibiendo el nombre de concepciones alternativas </w:t>
      </w:r>
      <w:sdt>
        <w:sdtPr>
          <w:rPr>
            <w:color w:val="auto"/>
            <w:sz w:val="22"/>
            <w:szCs w:val="22"/>
            <w:lang w:val="es-ES"/>
          </w:rPr>
          <w:tag w:val="MENDELEY_CITATION_v3_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"/>
          <w:id w:val="792788691"/>
          <w:placeholder>
            <w:docPart w:val="6F1F61531BEA458C9AED1C55727AC81C"/>
          </w:placeholder>
        </w:sdtPr>
        <w:sdtContent>
          <w:r w:rsidR="00F66E7D" w:rsidRPr="00F66E7D">
            <w:rPr>
              <w:rFonts w:eastAsia="Times New Roman"/>
              <w:lang w:val="es-ES"/>
            </w:rPr>
            <w:t>(Azita Seyed Fadaei &amp; César Mora, 2015)</w:t>
          </w:r>
        </w:sdtContent>
      </w:sdt>
      <w:r w:rsidR="00F4507D" w:rsidRPr="00056077">
        <w:rPr>
          <w:color w:val="auto"/>
          <w:sz w:val="22"/>
          <w:szCs w:val="22"/>
          <w:lang w:val="es-ES"/>
        </w:rPr>
        <w:t>.</w:t>
      </w:r>
      <w:r w:rsidR="009F76BA" w:rsidRPr="00056077">
        <w:rPr>
          <w:color w:val="auto"/>
          <w:sz w:val="22"/>
          <w:szCs w:val="22"/>
          <w:lang w:val="es-ES"/>
        </w:rPr>
        <w:t xml:space="preserve"> L</w:t>
      </w:r>
      <w:r w:rsidR="003A5581" w:rsidRPr="00056077">
        <w:rPr>
          <w:color w:val="auto"/>
          <w:sz w:val="22"/>
          <w:szCs w:val="22"/>
          <w:lang w:val="es-ES"/>
        </w:rPr>
        <w:t xml:space="preserve">as concepciones alternativas son altamente resistentes al cambio e influencian el proceso de enseñanza-aprendizaje en cualquier materia de estudio, especialmente en física </w:t>
      </w:r>
      <w:sdt>
        <w:sdtPr>
          <w:rPr>
            <w:sz w:val="22"/>
            <w:szCs w:val="22"/>
            <w:lang w:val="es-ES"/>
          </w:rPr>
          <w:tag w:val="MENDELEY_CITATION_v3_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"/>
          <w:id w:val="-325596508"/>
          <w:placeholder>
            <w:docPart w:val="4633B93163404736B68F6BFD95A7CF85"/>
          </w:placeholder>
        </w:sdtPr>
        <w:sdtContent>
          <w:r w:rsidR="00F66E7D" w:rsidRPr="00F66E7D">
            <w:rPr>
              <w:sz w:val="22"/>
              <w:szCs w:val="22"/>
              <w:lang w:val="es-ES"/>
            </w:rPr>
            <w:t>(Pfundt, 1988)</w:t>
          </w:r>
        </w:sdtContent>
      </w:sdt>
      <w:r w:rsidR="003A5581" w:rsidRPr="00056077">
        <w:rPr>
          <w:color w:val="auto"/>
          <w:sz w:val="22"/>
          <w:szCs w:val="22"/>
          <w:lang w:val="es-ES"/>
        </w:rPr>
        <w:t>.</w:t>
      </w:r>
      <w:r w:rsidR="009F76BA" w:rsidRPr="00056077">
        <w:rPr>
          <w:color w:val="auto"/>
          <w:sz w:val="22"/>
          <w:szCs w:val="22"/>
          <w:lang w:val="es-ES"/>
        </w:rPr>
        <w:t xml:space="preserve"> </w:t>
      </w:r>
      <w:r w:rsidR="009F76BA" w:rsidRPr="00056077">
        <w:rPr>
          <w:color w:val="000000" w:themeColor="text1"/>
          <w:sz w:val="22"/>
          <w:szCs w:val="22"/>
          <w:lang w:val="es-ES"/>
        </w:rPr>
        <w:t xml:space="preserve">Algunas concepciones alternativas incluso violan los principios científicos y matemáticos enseñados por el docente en el aula </w:t>
      </w:r>
      <w:sdt>
        <w:sdtPr>
          <w:rPr>
            <w:sz w:val="22"/>
            <w:szCs w:val="22"/>
            <w:lang w:val="es-ES"/>
          </w:rPr>
          <w:tag w:val="MENDELEY_CITATION_v3_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"/>
          <w:id w:val="289800840"/>
          <w:placeholder>
            <w:docPart w:val="62C0BF73680C45D2B764E3E3D873B182"/>
          </w:placeholder>
        </w:sdtPr>
        <w:sdtContent>
          <w:r w:rsidR="00F66E7D" w:rsidRPr="00F66E7D">
            <w:rPr>
              <w:sz w:val="22"/>
              <w:szCs w:val="22"/>
              <w:lang w:val="es-ES"/>
            </w:rPr>
            <w:t>(Smith III, 1994)</w:t>
          </w:r>
        </w:sdtContent>
      </w:sdt>
      <w:r w:rsidR="009F76BA" w:rsidRPr="00056077">
        <w:rPr>
          <w:color w:val="000000" w:themeColor="text1"/>
          <w:sz w:val="22"/>
          <w:szCs w:val="22"/>
          <w:lang w:val="es-ES"/>
        </w:rPr>
        <w:t>.</w:t>
      </w:r>
    </w:p>
    <w:p w14:paraId="7F9217DA" w14:textId="77777777" w:rsidR="002E4054" w:rsidRPr="00056077" w:rsidRDefault="002E4054" w:rsidP="00056077">
      <w:pPr>
        <w:pStyle w:val="Default"/>
        <w:spacing w:after="59"/>
        <w:jc w:val="both"/>
        <w:rPr>
          <w:color w:val="000000" w:themeColor="text1"/>
          <w:sz w:val="22"/>
          <w:szCs w:val="22"/>
          <w:lang w:val="es-ES"/>
        </w:rPr>
      </w:pPr>
    </w:p>
    <w:p w14:paraId="61AD9FDE" w14:textId="47B1E4F3" w:rsidR="00777871" w:rsidRPr="00056077" w:rsidRDefault="004D4AE8" w:rsidP="00056077">
      <w:pPr>
        <w:pStyle w:val="Default"/>
        <w:spacing w:after="59"/>
        <w:jc w:val="both"/>
        <w:rPr>
          <w:color w:val="000000" w:themeColor="text1"/>
          <w:sz w:val="22"/>
          <w:szCs w:val="22"/>
          <w:lang w:val="es-ES"/>
        </w:rPr>
      </w:pPr>
      <w:r w:rsidRPr="00056077">
        <w:rPr>
          <w:color w:val="auto"/>
          <w:sz w:val="22"/>
          <w:szCs w:val="22"/>
          <w:lang w:val="es-ES"/>
        </w:rPr>
        <w:t>Por otro lado, e</w:t>
      </w:r>
      <w:r w:rsidR="00777871" w:rsidRPr="00056077">
        <w:rPr>
          <w:color w:val="auto"/>
          <w:sz w:val="22"/>
          <w:szCs w:val="22"/>
          <w:lang w:val="es-ES"/>
        </w:rPr>
        <w:t>l cambio conceptual es el evento en el que los estudiantes realizan cambios en sus concepciones iniciales de tal forma que pasan de ser incorrectas a ser</w:t>
      </w:r>
      <w:r w:rsidR="0066620A" w:rsidRPr="00056077">
        <w:rPr>
          <w:color w:val="auto"/>
          <w:sz w:val="22"/>
          <w:szCs w:val="22"/>
          <w:lang w:val="es-ES"/>
        </w:rPr>
        <w:t xml:space="preserve"> correctas. Pasan a</w:t>
      </w:r>
      <w:r w:rsidR="002F69BD" w:rsidRPr="00056077">
        <w:rPr>
          <w:color w:val="auto"/>
          <w:sz w:val="22"/>
          <w:szCs w:val="22"/>
          <w:lang w:val="es-ES"/>
        </w:rPr>
        <w:t>sí a</w:t>
      </w:r>
      <w:r w:rsidR="0066620A" w:rsidRPr="00056077">
        <w:rPr>
          <w:color w:val="auto"/>
          <w:sz w:val="22"/>
          <w:szCs w:val="22"/>
          <w:lang w:val="es-ES"/>
        </w:rPr>
        <w:t xml:space="preserve"> denominarse concepciones científicas</w:t>
      </w:r>
      <w:r w:rsidR="0040725C" w:rsidRPr="00056077">
        <w:rPr>
          <w:color w:val="auto"/>
          <w:sz w:val="22"/>
          <w:szCs w:val="22"/>
          <w:lang w:val="es-ES"/>
        </w:rPr>
        <w:t xml:space="preserve"> </w:t>
      </w:r>
      <w:sdt>
        <w:sdtPr>
          <w:rPr>
            <w:sz w:val="22"/>
            <w:szCs w:val="22"/>
            <w:lang w:val="es-ES"/>
          </w:rPr>
          <w:tag w:val="MENDELEY_CITATION_v3_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"/>
          <w:id w:val="-643437140"/>
          <w:placeholder>
            <w:docPart w:val="DefaultPlaceholder_-1854013440"/>
          </w:placeholder>
        </w:sdtPr>
        <w:sdtContent>
          <w:r w:rsidR="00F66E7D" w:rsidRPr="00F66E7D">
            <w:rPr>
              <w:sz w:val="22"/>
              <w:szCs w:val="22"/>
              <w:lang w:val="es-ES"/>
            </w:rPr>
            <w:t>(Makhrus, 2014)</w:t>
          </w:r>
        </w:sdtContent>
      </w:sdt>
      <w:r w:rsidR="0066620A" w:rsidRPr="00056077">
        <w:rPr>
          <w:color w:val="auto"/>
          <w:sz w:val="22"/>
          <w:szCs w:val="22"/>
          <w:lang w:val="es-ES"/>
        </w:rPr>
        <w:t>.</w:t>
      </w:r>
      <w:r w:rsidR="00DA285D" w:rsidRPr="00056077">
        <w:rPr>
          <w:color w:val="auto"/>
          <w:sz w:val="22"/>
          <w:szCs w:val="22"/>
          <w:lang w:val="es-ES"/>
        </w:rPr>
        <w:t xml:space="preserve"> El cambio conceptual se produce cuando el conocimiento previo entra en conflicto con la nueva información</w:t>
      </w:r>
      <w:r w:rsidR="0018799A" w:rsidRPr="00056077">
        <w:rPr>
          <w:color w:val="auto"/>
          <w:sz w:val="22"/>
          <w:szCs w:val="22"/>
          <w:lang w:val="es-ES"/>
        </w:rPr>
        <w:t xml:space="preserve"> </w:t>
      </w:r>
      <w:sdt>
        <w:sdtPr>
          <w:rPr>
            <w:sz w:val="22"/>
            <w:szCs w:val="22"/>
            <w:lang w:val="es-ES"/>
          </w:rPr>
          <w:tag w:val="MENDELEY_CITATION_v3_eyJjaXRhdGlvbklEIjoiTUVOREVMRVlfQ0lUQVRJT05fZWVjNGZkMzktMDBmYS00OGE4LThmNGEtZTAxZWQ5YzcwNjQx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634334779"/>
          <w:placeholder>
            <w:docPart w:val="DefaultPlaceholder_-1854013440"/>
          </w:placeholder>
        </w:sdtPr>
        <w:sdtContent>
          <w:r w:rsidR="00F66E7D" w:rsidRPr="00F66E7D">
            <w:rPr>
              <w:sz w:val="22"/>
              <w:szCs w:val="22"/>
              <w:lang w:val="es-ES"/>
            </w:rPr>
            <w:t>(Murdani et al., 2018)</w:t>
          </w:r>
        </w:sdtContent>
      </w:sdt>
      <w:r w:rsidR="0040725C" w:rsidRPr="00056077">
        <w:rPr>
          <w:color w:val="auto"/>
          <w:sz w:val="22"/>
          <w:szCs w:val="22"/>
          <w:lang w:val="es-ES"/>
        </w:rPr>
        <w:t>.</w:t>
      </w:r>
      <w:r w:rsidR="00022C10" w:rsidRPr="00056077">
        <w:rPr>
          <w:color w:val="auto"/>
          <w:sz w:val="22"/>
          <w:szCs w:val="22"/>
          <w:lang w:val="es-ES"/>
        </w:rPr>
        <w:t xml:space="preserve"> Aún después del aprendizaje, algunas concepciones alternativas pueden permanecer inherentes al alumno, impidiendo el aprendizaje</w:t>
      </w:r>
      <w:r w:rsidR="003251F8" w:rsidRPr="00056077">
        <w:rPr>
          <w:color w:val="auto"/>
          <w:sz w:val="22"/>
          <w:szCs w:val="22"/>
          <w:lang w:val="es-ES"/>
        </w:rPr>
        <w:t xml:space="preserve"> </w:t>
      </w:r>
      <w:sdt>
        <w:sdtPr>
          <w:rPr>
            <w:sz w:val="22"/>
            <w:szCs w:val="22"/>
            <w:lang w:val="es-ES"/>
          </w:rPr>
          <w:tag w:val="MENDELEY_CITATION_v3_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"/>
          <w:id w:val="478814132"/>
          <w:placeholder>
            <w:docPart w:val="DefaultPlaceholder_-1854013440"/>
          </w:placeholder>
        </w:sdtPr>
        <w:sdtContent>
          <w:r w:rsidR="00F66E7D" w:rsidRPr="00F66E7D">
            <w:rPr>
              <w:sz w:val="22"/>
              <w:szCs w:val="22"/>
              <w:lang w:val="es-ES"/>
            </w:rPr>
            <w:t>(Demirci, 2005)</w:t>
          </w:r>
        </w:sdtContent>
      </w:sdt>
      <w:r w:rsidR="003251F8" w:rsidRPr="00056077">
        <w:rPr>
          <w:color w:val="auto"/>
          <w:sz w:val="22"/>
          <w:szCs w:val="22"/>
          <w:lang w:val="es-ES"/>
        </w:rPr>
        <w:t>.</w:t>
      </w:r>
    </w:p>
    <w:p w14:paraId="3C7179E8" w14:textId="77777777" w:rsidR="00C93EEB" w:rsidRPr="001B5577" w:rsidRDefault="00C93EEB" w:rsidP="00F91B84">
      <w:pPr>
        <w:pStyle w:val="Default"/>
        <w:spacing w:after="59"/>
        <w:rPr>
          <w:color w:val="auto"/>
          <w:sz w:val="22"/>
          <w:szCs w:val="22"/>
          <w:lang w:val="es-ES"/>
        </w:rPr>
      </w:pPr>
    </w:p>
    <w:p w14:paraId="29679230" w14:textId="5546C1FA" w:rsidR="00486758" w:rsidRDefault="002F400D" w:rsidP="00F2364F">
      <w:pPr>
        <w:pStyle w:val="Default"/>
        <w:numPr>
          <w:ilvl w:val="1"/>
          <w:numId w:val="2"/>
        </w:numPr>
        <w:spacing w:after="59"/>
        <w:rPr>
          <w:b/>
          <w:bCs/>
          <w:color w:val="2C73B5"/>
          <w:sz w:val="28"/>
          <w:szCs w:val="28"/>
          <w:lang w:val="es-ES"/>
        </w:rPr>
      </w:pPr>
      <w:r>
        <w:rPr>
          <w:b/>
          <w:bCs/>
          <w:color w:val="2C73B5"/>
          <w:sz w:val="28"/>
          <w:szCs w:val="28"/>
          <w:lang w:val="es-ES"/>
        </w:rPr>
        <w:t>C</w:t>
      </w:r>
      <w:r w:rsidR="00486758">
        <w:rPr>
          <w:b/>
          <w:bCs/>
          <w:color w:val="2C73B5"/>
          <w:sz w:val="28"/>
          <w:szCs w:val="28"/>
          <w:lang w:val="es-ES"/>
        </w:rPr>
        <w:t xml:space="preserve">ausas </w:t>
      </w:r>
      <w:r>
        <w:rPr>
          <w:b/>
          <w:bCs/>
          <w:color w:val="2C73B5"/>
          <w:sz w:val="28"/>
          <w:szCs w:val="28"/>
          <w:lang w:val="es-ES"/>
        </w:rPr>
        <w:t xml:space="preserve">de </w:t>
      </w:r>
      <w:r w:rsidR="00486758">
        <w:rPr>
          <w:b/>
          <w:bCs/>
          <w:color w:val="2C73B5"/>
          <w:sz w:val="28"/>
          <w:szCs w:val="28"/>
          <w:lang w:val="es-ES"/>
        </w:rPr>
        <w:t>concepciones alternativas</w:t>
      </w:r>
      <w:r w:rsidR="00D66603">
        <w:rPr>
          <w:b/>
          <w:bCs/>
          <w:color w:val="2C73B5"/>
          <w:sz w:val="28"/>
          <w:szCs w:val="28"/>
          <w:lang w:val="es-ES"/>
        </w:rPr>
        <w:t>.</w:t>
      </w:r>
    </w:p>
    <w:p w14:paraId="68A3FAF7" w14:textId="77777777" w:rsidR="00ED31DB" w:rsidRDefault="00ED31DB" w:rsidP="00ED31DB">
      <w:pPr>
        <w:pStyle w:val="Default"/>
        <w:spacing w:after="59"/>
        <w:ind w:left="1440"/>
        <w:rPr>
          <w:b/>
          <w:bCs/>
          <w:color w:val="2C73B5"/>
          <w:sz w:val="28"/>
          <w:szCs w:val="28"/>
          <w:lang w:val="es-ES"/>
        </w:rPr>
      </w:pPr>
    </w:p>
    <w:p w14:paraId="428EAD18" w14:textId="2C1C43B8" w:rsidR="00A75986" w:rsidRDefault="007A00CA" w:rsidP="00ED31DB">
      <w:pPr>
        <w:pStyle w:val="Default"/>
        <w:spacing w:after="59"/>
        <w:jc w:val="both"/>
        <w:rPr>
          <w:color w:val="auto"/>
          <w:sz w:val="22"/>
          <w:szCs w:val="22"/>
          <w:lang w:val="es-ES"/>
        </w:rPr>
      </w:pPr>
      <w:r w:rsidRPr="007A00CA">
        <w:rPr>
          <w:color w:val="auto"/>
          <w:sz w:val="22"/>
          <w:szCs w:val="22"/>
          <w:lang w:val="es-ES"/>
        </w:rPr>
        <w:t xml:space="preserve">En general, las causas </w:t>
      </w:r>
      <w:r w:rsidR="002D35CA">
        <w:rPr>
          <w:color w:val="auto"/>
          <w:sz w:val="22"/>
          <w:szCs w:val="22"/>
          <w:lang w:val="es-ES"/>
        </w:rPr>
        <w:t xml:space="preserve">principales </w:t>
      </w:r>
      <w:r w:rsidRPr="007A00CA">
        <w:rPr>
          <w:color w:val="auto"/>
          <w:sz w:val="22"/>
          <w:szCs w:val="22"/>
          <w:lang w:val="es-ES"/>
        </w:rPr>
        <w:t>d</w:t>
      </w:r>
      <w:r>
        <w:rPr>
          <w:color w:val="auto"/>
          <w:sz w:val="22"/>
          <w:szCs w:val="22"/>
          <w:lang w:val="es-ES"/>
        </w:rPr>
        <w:t xml:space="preserve">e concepciones alternativas son 5: </w:t>
      </w:r>
      <w:r w:rsidR="00B954B5">
        <w:rPr>
          <w:color w:val="auto"/>
          <w:sz w:val="22"/>
          <w:szCs w:val="22"/>
          <w:lang w:val="es-ES"/>
        </w:rPr>
        <w:t xml:space="preserve">los </w:t>
      </w:r>
      <w:r>
        <w:rPr>
          <w:color w:val="auto"/>
          <w:sz w:val="22"/>
          <w:szCs w:val="22"/>
          <w:lang w:val="es-ES"/>
        </w:rPr>
        <w:t xml:space="preserve">grupos de estudiantes, </w:t>
      </w:r>
      <w:r w:rsidR="00B954B5">
        <w:rPr>
          <w:color w:val="auto"/>
          <w:sz w:val="22"/>
          <w:szCs w:val="22"/>
          <w:lang w:val="es-ES"/>
        </w:rPr>
        <w:t xml:space="preserve">los docentes, los </w:t>
      </w:r>
      <w:r>
        <w:rPr>
          <w:color w:val="auto"/>
          <w:sz w:val="22"/>
          <w:szCs w:val="22"/>
          <w:lang w:val="es-ES"/>
        </w:rPr>
        <w:t>libros de texto</w:t>
      </w:r>
      <w:r w:rsidR="00B954B5">
        <w:rPr>
          <w:color w:val="auto"/>
          <w:sz w:val="22"/>
          <w:szCs w:val="22"/>
          <w:lang w:val="es-ES"/>
        </w:rPr>
        <w:t>, el contexto, y la manera de enseña</w:t>
      </w:r>
      <w:r w:rsidR="004F7401">
        <w:rPr>
          <w:color w:val="auto"/>
          <w:sz w:val="22"/>
          <w:szCs w:val="22"/>
          <w:lang w:val="es-ES"/>
        </w:rPr>
        <w:t>r</w:t>
      </w:r>
      <w:r w:rsidR="00BA7764">
        <w:rPr>
          <w:color w:val="auto"/>
          <w:sz w:val="22"/>
          <w:szCs w:val="22"/>
          <w:lang w:val="es-ES"/>
        </w:rPr>
        <w:t xml:space="preserve"> </w:t>
      </w:r>
      <w:sdt>
        <w:sdtPr>
          <w:rPr>
            <w:sz w:val="22"/>
            <w:szCs w:val="22"/>
            <w:lang w:val="es-ES"/>
          </w:rPr>
          <w:tag w:val="MENDELEY_CITATION_v3_eyJjaXRhdGlvbklEIjoiTUVOREVMRVlfQ0lUQVRJT05fMDNjNDJjOTMtZDBhZS00ZGM1LTg3NzAtYWE3MzI2ZmIzYzRj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1516272249"/>
          <w:placeholder>
            <w:docPart w:val="DefaultPlaceholder_-1854013440"/>
          </w:placeholder>
        </w:sdtPr>
        <w:sdtContent>
          <w:r w:rsidR="00F66E7D" w:rsidRPr="00F66E7D">
            <w:rPr>
              <w:sz w:val="22"/>
              <w:szCs w:val="22"/>
              <w:lang w:val="es-ES"/>
            </w:rPr>
            <w:t>(Suparno, 2013)</w:t>
          </w:r>
        </w:sdtContent>
      </w:sdt>
      <w:r w:rsidR="00BA7764">
        <w:rPr>
          <w:color w:val="auto"/>
          <w:sz w:val="22"/>
          <w:szCs w:val="22"/>
          <w:lang w:val="es-ES"/>
        </w:rPr>
        <w:t>.</w:t>
      </w:r>
      <w:r w:rsidR="00EE4D0D">
        <w:rPr>
          <w:color w:val="auto"/>
          <w:sz w:val="22"/>
          <w:szCs w:val="22"/>
          <w:lang w:val="es-ES"/>
        </w:rPr>
        <w:t xml:space="preserve"> La tabla </w:t>
      </w:r>
      <w:r w:rsidR="002E3087">
        <w:rPr>
          <w:color w:val="auto"/>
          <w:sz w:val="22"/>
          <w:szCs w:val="22"/>
          <w:lang w:val="es-ES"/>
        </w:rPr>
        <w:t>1</w:t>
      </w:r>
      <w:r w:rsidR="00EE4D0D">
        <w:rPr>
          <w:color w:val="auto"/>
          <w:sz w:val="22"/>
          <w:szCs w:val="22"/>
          <w:lang w:val="es-ES"/>
        </w:rPr>
        <w:t xml:space="preserve"> </w:t>
      </w:r>
      <w:r w:rsidR="00BF222C">
        <w:rPr>
          <w:color w:val="auto"/>
          <w:sz w:val="22"/>
          <w:szCs w:val="22"/>
          <w:lang w:val="es-ES"/>
        </w:rPr>
        <w:t>muestra las causas especiales de concepciones alternativas</w:t>
      </w:r>
      <w:r w:rsidR="005B7EA9">
        <w:rPr>
          <w:color w:val="auto"/>
          <w:sz w:val="22"/>
          <w:szCs w:val="22"/>
          <w:lang w:val="es-ES"/>
        </w:rPr>
        <w:t xml:space="preserve"> </w:t>
      </w:r>
      <w:r w:rsidR="00BF222C">
        <w:rPr>
          <w:color w:val="auto"/>
          <w:sz w:val="22"/>
          <w:szCs w:val="22"/>
          <w:lang w:val="es-ES"/>
        </w:rPr>
        <w:t>derivadas de las cinco principales anteriormente mencionadas</w:t>
      </w:r>
      <w:r w:rsidR="005B7EA9">
        <w:rPr>
          <w:color w:val="auto"/>
          <w:sz w:val="22"/>
          <w:szCs w:val="22"/>
          <w:lang w:val="es-ES"/>
        </w:rPr>
        <w:t xml:space="preserve">, según </w:t>
      </w:r>
      <w:sdt>
        <w:sdtPr>
          <w:rPr>
            <w:sz w:val="22"/>
            <w:szCs w:val="22"/>
            <w:lang w:val="es-ES"/>
          </w:rPr>
          <w:tag w:val="MENDELEY_CITATION_v3_eyJjaXRhdGlvbklEIjoiTUVOREVMRVlfQ0lUQVRJT05fYWNkNTM2OWMtNTM1MC00ZTA3LWJhYjEtYjM4ZGRhYzliNWE1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676814705"/>
          <w:placeholder>
            <w:docPart w:val="4D70D473096D4827B0150822F1AAF3AC"/>
          </w:placeholder>
        </w:sdtPr>
        <w:sdtContent>
          <w:r w:rsidR="00F66E7D" w:rsidRPr="00F66E7D">
            <w:rPr>
              <w:sz w:val="22"/>
              <w:szCs w:val="22"/>
              <w:lang w:val="es-ES"/>
            </w:rPr>
            <w:t>(Suparno, 2013)</w:t>
          </w:r>
        </w:sdtContent>
      </w:sdt>
      <w:r w:rsidR="00BF222C">
        <w:rPr>
          <w:color w:val="auto"/>
          <w:sz w:val="22"/>
          <w:szCs w:val="22"/>
          <w:lang w:val="es-ES"/>
        </w:rPr>
        <w:t>.</w:t>
      </w:r>
    </w:p>
    <w:p w14:paraId="1A01C581" w14:textId="77777777" w:rsidR="00F91B84" w:rsidRDefault="00F91B84" w:rsidP="00814206">
      <w:pPr>
        <w:pStyle w:val="Default"/>
        <w:spacing w:after="59"/>
        <w:rPr>
          <w:color w:val="auto"/>
          <w:sz w:val="22"/>
          <w:szCs w:val="22"/>
          <w:lang w:val="es-ES"/>
        </w:rPr>
      </w:pPr>
    </w:p>
    <w:p w14:paraId="292E4E8A" w14:textId="5992B0C8" w:rsidR="00417178" w:rsidRPr="00417178" w:rsidRDefault="00417178" w:rsidP="00417178">
      <w:pPr>
        <w:pStyle w:val="Descripcin"/>
        <w:keepNext/>
        <w:rPr>
          <w:lang w:val="es-ES"/>
        </w:rPr>
      </w:pPr>
      <w:r w:rsidRPr="00417178">
        <w:rPr>
          <w:lang w:val="es-ES"/>
        </w:rPr>
        <w:t xml:space="preserve">Tabla </w:t>
      </w:r>
      <w:r>
        <w:fldChar w:fldCharType="begin"/>
      </w:r>
      <w:r w:rsidRPr="00417178">
        <w:rPr>
          <w:lang w:val="es-ES"/>
        </w:rPr>
        <w:instrText xml:space="preserve"> SEQ Tabla \* ARABIC </w:instrText>
      </w:r>
      <w:r>
        <w:fldChar w:fldCharType="separate"/>
      </w:r>
      <w:r w:rsidR="00332CF1">
        <w:rPr>
          <w:noProof/>
          <w:lang w:val="es-ES"/>
        </w:rPr>
        <w:t>1</w:t>
      </w:r>
      <w:r>
        <w:fldChar w:fldCharType="end"/>
      </w:r>
      <w:r w:rsidRPr="00417178">
        <w:rPr>
          <w:lang w:val="es-ES"/>
        </w:rPr>
        <w:t>. Causas principales y especiales de concepciones alternativas (Suparno, 2005).</w:t>
      </w:r>
    </w:p>
    <w:p w14:paraId="0783D2B2" w14:textId="3A43BAD7" w:rsidR="00814206" w:rsidRDefault="00814206" w:rsidP="00814206">
      <w:pPr>
        <w:pStyle w:val="Default"/>
        <w:spacing w:after="59"/>
        <w:rPr>
          <w:color w:val="auto"/>
          <w:sz w:val="22"/>
          <w:szCs w:val="22"/>
          <w:lang w:val="es-ES"/>
        </w:rPr>
      </w:pPr>
      <w:r w:rsidRPr="00814206">
        <w:rPr>
          <w:noProof/>
          <w:color w:val="auto"/>
          <w:sz w:val="22"/>
          <w:szCs w:val="22"/>
          <w:lang w:val="es-ES"/>
        </w:rPr>
        <w:drawing>
          <wp:inline distT="0" distB="0" distL="0" distR="0" wp14:anchorId="53639209" wp14:editId="616641CA">
            <wp:extent cx="3522133" cy="7719897"/>
            <wp:effectExtent l="0" t="0" r="2540" b="0"/>
            <wp:docPr id="1944791075" name="Picture 1" descr="A picture containing text, docume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91075" name="Picture 1" descr="A picture containing text, document, receipt, screenshot&#10;&#10;Description automatically generated"/>
                    <pic:cNvPicPr/>
                  </pic:nvPicPr>
                  <pic:blipFill>
                    <a:blip r:embed="rId11"/>
                    <a:stretch>
                      <a:fillRect/>
                    </a:stretch>
                  </pic:blipFill>
                  <pic:spPr>
                    <a:xfrm>
                      <a:off x="0" y="0"/>
                      <a:ext cx="3535684" cy="7749598"/>
                    </a:xfrm>
                    <a:prstGeom prst="rect">
                      <a:avLst/>
                    </a:prstGeom>
                  </pic:spPr>
                </pic:pic>
              </a:graphicData>
            </a:graphic>
          </wp:inline>
        </w:drawing>
      </w:r>
    </w:p>
    <w:p w14:paraId="39466070" w14:textId="77777777" w:rsidR="00814206" w:rsidRPr="007A00CA" w:rsidRDefault="00814206" w:rsidP="00814206">
      <w:pPr>
        <w:pStyle w:val="Default"/>
        <w:spacing w:after="59"/>
        <w:rPr>
          <w:color w:val="auto"/>
          <w:sz w:val="22"/>
          <w:szCs w:val="22"/>
          <w:lang w:val="es-ES"/>
        </w:rPr>
      </w:pPr>
    </w:p>
    <w:p w14:paraId="792B14C4" w14:textId="168C64AC" w:rsidR="00B130E0" w:rsidRDefault="002F400D" w:rsidP="00F2364F">
      <w:pPr>
        <w:pStyle w:val="Default"/>
        <w:numPr>
          <w:ilvl w:val="1"/>
          <w:numId w:val="2"/>
        </w:numPr>
        <w:spacing w:after="59"/>
        <w:rPr>
          <w:b/>
          <w:bCs/>
          <w:color w:val="2C73B5"/>
          <w:sz w:val="28"/>
          <w:szCs w:val="28"/>
          <w:lang w:val="es-ES"/>
        </w:rPr>
      </w:pPr>
      <w:r>
        <w:rPr>
          <w:b/>
          <w:bCs/>
          <w:color w:val="2C73B5"/>
          <w:sz w:val="28"/>
          <w:szCs w:val="28"/>
          <w:lang w:val="es-ES"/>
        </w:rPr>
        <w:lastRenderedPageBreak/>
        <w:t xml:space="preserve">Cómo facilitar el </w:t>
      </w:r>
      <w:commentRangeStart w:id="18"/>
      <w:r>
        <w:rPr>
          <w:b/>
          <w:bCs/>
          <w:color w:val="2C73B5"/>
          <w:sz w:val="28"/>
          <w:szCs w:val="28"/>
          <w:lang w:val="es-ES"/>
        </w:rPr>
        <w:t>cambio conceptual</w:t>
      </w:r>
      <w:r w:rsidR="00D66603">
        <w:rPr>
          <w:b/>
          <w:bCs/>
          <w:color w:val="2C73B5"/>
          <w:sz w:val="28"/>
          <w:szCs w:val="28"/>
          <w:lang w:val="es-ES"/>
        </w:rPr>
        <w:t>.</w:t>
      </w:r>
      <w:commentRangeEnd w:id="18"/>
      <w:r w:rsidR="00DC1FB5">
        <w:rPr>
          <w:rStyle w:val="Refdecomentario"/>
          <w:rFonts w:asciiTheme="minorHAnsi" w:hAnsiTheme="minorHAnsi" w:cstheme="minorBidi"/>
          <w:color w:val="auto"/>
          <w:kern w:val="2"/>
        </w:rPr>
        <w:commentReference w:id="18"/>
      </w:r>
    </w:p>
    <w:p w14:paraId="0C0308D2" w14:textId="77777777" w:rsidR="00E00450" w:rsidRDefault="00E00450" w:rsidP="00E00450">
      <w:pPr>
        <w:pStyle w:val="Default"/>
        <w:spacing w:after="59"/>
        <w:ind w:left="1440"/>
        <w:rPr>
          <w:b/>
          <w:bCs/>
          <w:color w:val="2C73B5"/>
          <w:sz w:val="28"/>
          <w:szCs w:val="28"/>
          <w:lang w:val="es-ES"/>
        </w:rPr>
      </w:pPr>
    </w:p>
    <w:p w14:paraId="6C2225A8" w14:textId="7FD0DE62" w:rsidR="00BE4BB9" w:rsidRDefault="00681A74" w:rsidP="00810A2B">
      <w:pPr>
        <w:pStyle w:val="Default"/>
        <w:spacing w:after="59"/>
        <w:jc w:val="both"/>
        <w:rPr>
          <w:color w:val="auto"/>
          <w:sz w:val="22"/>
          <w:szCs w:val="22"/>
          <w:lang w:val="es-ES"/>
        </w:rPr>
      </w:pPr>
      <w:r w:rsidRPr="00681A74">
        <w:rPr>
          <w:color w:val="auto"/>
          <w:sz w:val="22"/>
          <w:szCs w:val="22"/>
          <w:lang w:val="es-ES"/>
        </w:rPr>
        <w:t xml:space="preserve">Existen diversos pasos que </w:t>
      </w:r>
      <w:r>
        <w:rPr>
          <w:color w:val="auto"/>
          <w:sz w:val="22"/>
          <w:szCs w:val="22"/>
          <w:lang w:val="es-ES"/>
        </w:rPr>
        <w:t xml:space="preserve">se deben tomar para </w:t>
      </w:r>
      <w:r w:rsidR="0011174C">
        <w:rPr>
          <w:color w:val="auto"/>
          <w:sz w:val="22"/>
          <w:szCs w:val="22"/>
          <w:lang w:val="es-ES"/>
        </w:rPr>
        <w:t>superar (o al menos reducir) las concepciones alternativas</w:t>
      </w:r>
      <w:r w:rsidR="007A2E99">
        <w:rPr>
          <w:color w:val="auto"/>
          <w:sz w:val="22"/>
          <w:szCs w:val="22"/>
          <w:lang w:val="es-ES"/>
        </w:rPr>
        <w:t xml:space="preserve"> </w:t>
      </w:r>
      <w:sdt>
        <w:sdtPr>
          <w:rPr>
            <w:sz w:val="22"/>
            <w:szCs w:val="22"/>
            <w:lang w:val="es-ES"/>
          </w:rPr>
          <w:tag w:val="MENDELEY_CITATION_v3_eyJjaXRhdGlvbklEIjoiTUVOREVMRVlfQ0lUQVRJT05fOTM4MTk0ODMtYTg5ZS00MzQ3LTkzMzAtYWUzNmNjMWU3MGVj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
          <w:id w:val="-954021827"/>
          <w:placeholder>
            <w:docPart w:val="DefaultPlaceholder_-1854013440"/>
          </w:placeholder>
        </w:sdtPr>
        <w:sdtContent>
          <w:r w:rsidR="00F66E7D" w:rsidRPr="00F66E7D">
            <w:rPr>
              <w:sz w:val="22"/>
              <w:szCs w:val="22"/>
              <w:lang w:val="es-ES"/>
            </w:rPr>
            <w:t>(Berg, 1990)</w:t>
          </w:r>
        </w:sdtContent>
      </w:sdt>
      <w:r w:rsidR="007A2E99">
        <w:rPr>
          <w:color w:val="auto"/>
          <w:sz w:val="22"/>
          <w:szCs w:val="22"/>
          <w:lang w:val="es-ES"/>
        </w:rPr>
        <w:t xml:space="preserve">. </w:t>
      </w:r>
    </w:p>
    <w:p w14:paraId="2D28C922" w14:textId="77777777" w:rsidR="00E00450" w:rsidRDefault="00E00450" w:rsidP="00810A2B">
      <w:pPr>
        <w:pStyle w:val="Default"/>
        <w:spacing w:after="59"/>
        <w:jc w:val="both"/>
        <w:rPr>
          <w:color w:val="auto"/>
          <w:sz w:val="22"/>
          <w:szCs w:val="22"/>
          <w:lang w:val="es-ES"/>
        </w:rPr>
      </w:pPr>
    </w:p>
    <w:p w14:paraId="57965236" w14:textId="2174758C" w:rsidR="00BE4BB9" w:rsidRDefault="00E00450" w:rsidP="00810A2B">
      <w:pPr>
        <w:pStyle w:val="Default"/>
        <w:spacing w:after="59"/>
        <w:jc w:val="both"/>
        <w:rPr>
          <w:color w:val="auto"/>
          <w:sz w:val="22"/>
          <w:szCs w:val="22"/>
          <w:lang w:val="es-ES"/>
        </w:rPr>
      </w:pPr>
      <w:r>
        <w:rPr>
          <w:color w:val="auto"/>
          <w:sz w:val="22"/>
          <w:szCs w:val="22"/>
          <w:lang w:val="es-ES"/>
        </w:rPr>
        <w:t>P</w:t>
      </w:r>
      <w:r w:rsidR="00BE4BB9">
        <w:rPr>
          <w:color w:val="auto"/>
          <w:sz w:val="22"/>
          <w:szCs w:val="22"/>
          <w:lang w:val="es-ES"/>
        </w:rPr>
        <w:t>rimero se deben detectar las concepciones previas de los estudiantes. Antes de comenzar la clase, el profesor debería tenerlas ya en mente</w:t>
      </w:r>
      <w:r w:rsidR="00E03ACD">
        <w:rPr>
          <w:color w:val="auto"/>
          <w:sz w:val="22"/>
          <w:szCs w:val="22"/>
          <w:lang w:val="es-ES"/>
        </w:rPr>
        <w:t>. Esto se puede saber a partir de la literatura, de tests diagnósticos, de observación directa de las actividades de los alumnos, o de la experiencia previa del docente.</w:t>
      </w:r>
    </w:p>
    <w:p w14:paraId="2F902A07" w14:textId="77777777" w:rsidR="00032A7E" w:rsidRDefault="00032A7E" w:rsidP="00810A2B">
      <w:pPr>
        <w:pStyle w:val="Default"/>
        <w:spacing w:after="59"/>
        <w:jc w:val="both"/>
        <w:rPr>
          <w:color w:val="auto"/>
          <w:sz w:val="22"/>
          <w:szCs w:val="22"/>
          <w:lang w:val="es-ES"/>
        </w:rPr>
      </w:pPr>
    </w:p>
    <w:p w14:paraId="65F2B468" w14:textId="37C8FCB2" w:rsidR="00B40C36" w:rsidRPr="00B40C36" w:rsidRDefault="00E00450" w:rsidP="00810A2B">
      <w:pPr>
        <w:pStyle w:val="Default"/>
        <w:spacing w:after="59"/>
        <w:jc w:val="both"/>
        <w:rPr>
          <w:color w:val="auto"/>
          <w:sz w:val="22"/>
          <w:szCs w:val="22"/>
          <w:lang w:val="es-ES"/>
        </w:rPr>
      </w:pPr>
      <w:r>
        <w:rPr>
          <w:color w:val="auto"/>
          <w:sz w:val="22"/>
          <w:szCs w:val="22"/>
          <w:lang w:val="es-ES"/>
        </w:rPr>
        <w:t>Lu</w:t>
      </w:r>
      <w:r w:rsidR="00E03ACD">
        <w:rPr>
          <w:color w:val="auto"/>
          <w:sz w:val="22"/>
          <w:szCs w:val="22"/>
          <w:lang w:val="es-ES"/>
        </w:rPr>
        <w:t>ego, se debe diseñar u</w:t>
      </w:r>
      <w:r w:rsidR="00D858A5">
        <w:rPr>
          <w:color w:val="auto"/>
          <w:sz w:val="22"/>
          <w:szCs w:val="22"/>
          <w:lang w:val="es-ES"/>
        </w:rPr>
        <w:t xml:space="preserve">na experiencia de aprendizaje que empiece con dichas preconcepciones y las refine la parte buena a la vez que corrige la parte mala de cada concepto. </w:t>
      </w:r>
      <w:r w:rsidR="005F3681">
        <w:rPr>
          <w:color w:val="auto"/>
          <w:sz w:val="22"/>
          <w:szCs w:val="22"/>
          <w:lang w:val="es-ES"/>
        </w:rPr>
        <w:t xml:space="preserve">El principio característico en la corrección de concepciones previas es que los estudiantes </w:t>
      </w:r>
      <w:r w:rsidR="007E3741">
        <w:rPr>
          <w:color w:val="auto"/>
          <w:sz w:val="22"/>
          <w:szCs w:val="22"/>
          <w:lang w:val="es-ES"/>
        </w:rPr>
        <w:t>experimenten un aprendizaje que ponga en contraste sus conceptos con eventos naturales</w:t>
      </w:r>
      <w:r w:rsidR="00464559">
        <w:rPr>
          <w:color w:val="auto"/>
          <w:sz w:val="22"/>
          <w:szCs w:val="22"/>
          <w:lang w:val="es-ES"/>
        </w:rPr>
        <w:t>. Se espera así que la contradicción entre las nuevas experiencias y los viejos conceptos den lugar a la corrección de las concepciones alternativas.</w:t>
      </w:r>
      <w:r w:rsidR="008F586F">
        <w:rPr>
          <w:color w:val="auto"/>
          <w:sz w:val="22"/>
          <w:szCs w:val="22"/>
          <w:lang w:val="es-ES"/>
        </w:rPr>
        <w:t xml:space="preserve"> </w:t>
      </w:r>
      <w:r w:rsidR="00902960" w:rsidRPr="00741500">
        <w:rPr>
          <w:color w:val="auto"/>
          <w:sz w:val="22"/>
          <w:szCs w:val="22"/>
          <w:lang w:val="es-ES"/>
        </w:rPr>
        <w:t xml:space="preserve">Según </w:t>
      </w:r>
      <w:sdt>
        <w:sdtPr>
          <w:rPr>
            <w:sz w:val="22"/>
            <w:szCs w:val="22"/>
            <w:lang w:val="es-ES"/>
          </w:rPr>
          <w:tag w:val="MENDELEY_CITATION_v3_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"/>
          <w:id w:val="-383566476"/>
          <w:placeholder>
            <w:docPart w:val="8A78C16A8296439A8EFBCB5BA59AE351"/>
          </w:placeholder>
        </w:sdtPr>
        <w:sdtContent>
          <w:r w:rsidR="00F66E7D" w:rsidRPr="00F66E7D">
            <w:rPr>
              <w:sz w:val="22"/>
              <w:szCs w:val="22"/>
              <w:lang w:val="es-ES"/>
            </w:rPr>
            <w:t>(Piaget, 1978)</w:t>
          </w:r>
        </w:sdtContent>
      </w:sdt>
      <w:r w:rsidR="00902960" w:rsidRPr="00741500">
        <w:rPr>
          <w:color w:val="auto"/>
          <w:sz w:val="22"/>
          <w:szCs w:val="22"/>
          <w:lang w:val="es-ES"/>
        </w:rPr>
        <w:t xml:space="preserve">, niños y adultos utilizan patrones mentales o esquemas para guiar el comportamiento y la cognición, e interpretar nuevas experiencias o material </w:t>
      </w:r>
      <w:r w:rsidR="00116DC6" w:rsidRPr="00741500">
        <w:rPr>
          <w:color w:val="auto"/>
          <w:sz w:val="22"/>
          <w:szCs w:val="22"/>
          <w:lang w:val="es-ES"/>
        </w:rPr>
        <w:t>en relación con</w:t>
      </w:r>
      <w:r w:rsidR="00902960" w:rsidRPr="00741500">
        <w:rPr>
          <w:color w:val="auto"/>
          <w:sz w:val="22"/>
          <w:szCs w:val="22"/>
          <w:lang w:val="es-ES"/>
        </w:rPr>
        <w:t xml:space="preserve"> esos esquemas previos.</w:t>
      </w:r>
      <w:r w:rsidR="00B40C36">
        <w:rPr>
          <w:color w:val="auto"/>
          <w:sz w:val="22"/>
          <w:szCs w:val="22"/>
          <w:lang w:val="es-ES"/>
        </w:rPr>
        <w:t xml:space="preserve"> </w:t>
      </w:r>
      <w:r w:rsidR="00B40C36" w:rsidRPr="00B40C36">
        <w:rPr>
          <w:color w:val="auto"/>
          <w:sz w:val="22"/>
          <w:szCs w:val="22"/>
          <w:lang w:val="es-ES"/>
        </w:rPr>
        <w:t xml:space="preserve">Investigaciones por Silva et al. y Scoboria et al. (2006) muestran </w:t>
      </w:r>
      <w:r w:rsidR="00CC1A2D" w:rsidRPr="00B40C36">
        <w:rPr>
          <w:color w:val="auto"/>
          <w:sz w:val="22"/>
          <w:szCs w:val="22"/>
          <w:lang w:val="es-ES"/>
        </w:rPr>
        <w:t>que,</w:t>
      </w:r>
      <w:r w:rsidR="00B40C36" w:rsidRPr="00B40C36">
        <w:rPr>
          <w:color w:val="auto"/>
          <w:sz w:val="22"/>
          <w:szCs w:val="22"/>
          <w:lang w:val="es-ES"/>
        </w:rPr>
        <w:t xml:space="preserve"> en vez de recordar una muestra de detalles precisos, las personas tienden a recordar eventos que incorporan pocos detalles dentro del esquema del evento complejo. Las concepciones alternativas afloran cuando las experiencias nuevas se interpretan a la luz de las experiencias previas y la nueva comprensión se injerta en los entendimientos previos. Generalmente las memorias se recuperan primero recordando el esquema y luego asociando los detalles. Si un concepto no cabe en un esquema preexistente y no es relevante, muy probablemente será recordado o incluso rechazado de primeras. </w:t>
      </w:r>
      <w:sdt>
        <w:sdtPr>
          <w:rPr>
            <w:sz w:val="22"/>
            <w:szCs w:val="22"/>
            <w:lang w:val="es-ES"/>
          </w:rPr>
          <w:tag w:val="MENDELEY_CITATION_v3_eyJjaXRhdGlvbklEIjoiTUVOREVMRVlfQ0lUQVRJT05fYjNlNjg2NjQtMWRlZC00N2E5LWI1MWMtODg4YWFhNDFjNWRm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957297777"/>
          <w:placeholder>
            <w:docPart w:val="74A1EA5DCA1747B59065D320A65BFE23"/>
          </w:placeholder>
        </w:sdtPr>
        <w:sdtContent>
          <w:r w:rsidR="00F66E7D" w:rsidRPr="00F66E7D">
            <w:rPr>
              <w:sz w:val="22"/>
              <w:szCs w:val="22"/>
              <w:lang w:val="es-ES"/>
            </w:rPr>
            <w:t>(Scoboria, 2006; Silva et al., 2006)</w:t>
          </w:r>
        </w:sdtContent>
      </w:sdt>
      <w:r w:rsidR="00B40C36" w:rsidRPr="00B40C36">
        <w:rPr>
          <w:sz w:val="22"/>
          <w:szCs w:val="22"/>
          <w:lang w:val="es-ES"/>
        </w:rPr>
        <w:t xml:space="preserve">. </w:t>
      </w:r>
    </w:p>
    <w:p w14:paraId="40C5235F" w14:textId="77777777" w:rsidR="00EF078F" w:rsidRDefault="00EF078F" w:rsidP="00810A2B">
      <w:pPr>
        <w:pStyle w:val="Default"/>
        <w:spacing w:after="59"/>
        <w:jc w:val="both"/>
        <w:rPr>
          <w:color w:val="auto"/>
          <w:sz w:val="22"/>
          <w:szCs w:val="22"/>
          <w:lang w:val="es-ES"/>
        </w:rPr>
      </w:pPr>
    </w:p>
    <w:p w14:paraId="6898C358" w14:textId="5C15EE3A" w:rsidR="004714EE" w:rsidRDefault="00EF078F" w:rsidP="00810A2B">
      <w:pPr>
        <w:pStyle w:val="Default"/>
        <w:spacing w:after="59"/>
        <w:jc w:val="both"/>
        <w:rPr>
          <w:color w:val="auto"/>
          <w:sz w:val="22"/>
          <w:szCs w:val="22"/>
          <w:lang w:val="es-ES"/>
        </w:rPr>
      </w:pPr>
      <w:r>
        <w:rPr>
          <w:color w:val="auto"/>
          <w:sz w:val="22"/>
          <w:szCs w:val="22"/>
          <w:lang w:val="es-ES"/>
        </w:rPr>
        <w:t>E</w:t>
      </w:r>
      <w:r w:rsidR="00464559">
        <w:rPr>
          <w:color w:val="auto"/>
          <w:sz w:val="22"/>
          <w:szCs w:val="22"/>
          <w:lang w:val="es-ES"/>
        </w:rPr>
        <w:t>l tercer paso es practicar varias preguntas para entrenar los nuevos conceptos adquiridos y refinarlos. L</w:t>
      </w:r>
      <w:r w:rsidR="0046713D">
        <w:rPr>
          <w:color w:val="auto"/>
          <w:sz w:val="22"/>
          <w:szCs w:val="22"/>
          <w:lang w:val="es-ES"/>
        </w:rPr>
        <w:t xml:space="preserve">as cuestiones elegidas idealmente deberían </w:t>
      </w:r>
      <w:r w:rsidR="00204C8C">
        <w:rPr>
          <w:color w:val="auto"/>
          <w:sz w:val="22"/>
          <w:szCs w:val="22"/>
          <w:lang w:val="es-ES"/>
        </w:rPr>
        <w:t xml:space="preserve">poner de </w:t>
      </w:r>
      <w:r w:rsidR="00C60893">
        <w:rPr>
          <w:color w:val="auto"/>
          <w:sz w:val="22"/>
          <w:szCs w:val="22"/>
          <w:lang w:val="es-ES"/>
        </w:rPr>
        <w:t xml:space="preserve">claro </w:t>
      </w:r>
      <w:r w:rsidR="00204C8C">
        <w:rPr>
          <w:color w:val="auto"/>
          <w:sz w:val="22"/>
          <w:szCs w:val="22"/>
          <w:lang w:val="es-ES"/>
        </w:rPr>
        <w:t>manifiesto la distinción entre la concepción científica y la concepción alternativa</w:t>
      </w:r>
      <w:r w:rsidR="00C60893">
        <w:rPr>
          <w:color w:val="auto"/>
          <w:sz w:val="22"/>
          <w:szCs w:val="22"/>
          <w:lang w:val="es-ES"/>
        </w:rPr>
        <w:t xml:space="preserve">, evidenciando el </w:t>
      </w:r>
      <w:r w:rsidR="00243E35">
        <w:rPr>
          <w:color w:val="auto"/>
          <w:sz w:val="22"/>
          <w:szCs w:val="22"/>
          <w:lang w:val="es-ES"/>
        </w:rPr>
        <w:t>porqué</w:t>
      </w:r>
      <w:r w:rsidR="00C60893">
        <w:rPr>
          <w:color w:val="auto"/>
          <w:sz w:val="22"/>
          <w:szCs w:val="22"/>
          <w:lang w:val="es-ES"/>
        </w:rPr>
        <w:t xml:space="preserve"> de la correctitud de la científica.</w:t>
      </w:r>
    </w:p>
    <w:p w14:paraId="0F54A3E0" w14:textId="77777777" w:rsidR="00C60893" w:rsidRPr="00464559" w:rsidRDefault="00C60893" w:rsidP="00B8539A">
      <w:pPr>
        <w:pStyle w:val="Default"/>
        <w:spacing w:after="59"/>
        <w:ind w:left="720"/>
        <w:rPr>
          <w:color w:val="auto"/>
          <w:sz w:val="22"/>
          <w:szCs w:val="22"/>
          <w:lang w:val="es-ES"/>
        </w:rPr>
      </w:pPr>
    </w:p>
    <w:p w14:paraId="33D52554" w14:textId="03F8A236" w:rsidR="00736AEF" w:rsidRDefault="00724417" w:rsidP="00A054FB">
      <w:pPr>
        <w:pStyle w:val="Default"/>
        <w:numPr>
          <w:ilvl w:val="1"/>
          <w:numId w:val="2"/>
        </w:numPr>
        <w:spacing w:after="59"/>
        <w:rPr>
          <w:b/>
          <w:bCs/>
          <w:color w:val="2C73B5"/>
          <w:sz w:val="28"/>
          <w:szCs w:val="28"/>
          <w:lang w:val="es-ES"/>
        </w:rPr>
      </w:pPr>
      <w:r>
        <w:rPr>
          <w:b/>
          <w:bCs/>
          <w:color w:val="2C73B5"/>
          <w:sz w:val="28"/>
          <w:szCs w:val="28"/>
          <w:lang w:val="es-ES"/>
        </w:rPr>
        <w:t>Concepciones alternativas relativas a cinemática de 2ºESO.</w:t>
      </w:r>
    </w:p>
    <w:p w14:paraId="1C987060" w14:textId="77777777" w:rsidR="002858D0" w:rsidRPr="00793CAA" w:rsidRDefault="002858D0" w:rsidP="002858D0">
      <w:pPr>
        <w:pStyle w:val="Default"/>
        <w:spacing w:after="59"/>
        <w:ind w:left="1440"/>
        <w:rPr>
          <w:b/>
          <w:bCs/>
          <w:color w:val="2C73B5"/>
          <w:sz w:val="28"/>
          <w:szCs w:val="28"/>
          <w:lang w:val="es-ES"/>
        </w:rPr>
      </w:pPr>
    </w:p>
    <w:p w14:paraId="309BAB62" w14:textId="249BCEF1" w:rsidR="00A054FB" w:rsidRDefault="00A054FB" w:rsidP="003C20A0">
      <w:pPr>
        <w:pStyle w:val="Default"/>
        <w:spacing w:after="59"/>
        <w:jc w:val="both"/>
        <w:rPr>
          <w:color w:val="auto"/>
          <w:sz w:val="22"/>
          <w:szCs w:val="22"/>
          <w:lang w:val="es-ES"/>
        </w:rPr>
      </w:pPr>
      <w:r>
        <w:rPr>
          <w:color w:val="auto"/>
          <w:sz w:val="22"/>
          <w:szCs w:val="22"/>
          <w:lang w:val="es-ES"/>
        </w:rPr>
        <w:t xml:space="preserve">La tabla </w:t>
      </w:r>
      <w:r w:rsidR="00EB5534">
        <w:rPr>
          <w:color w:val="auto"/>
          <w:sz w:val="22"/>
          <w:szCs w:val="22"/>
          <w:lang w:val="es-ES"/>
        </w:rPr>
        <w:t>2</w:t>
      </w:r>
      <w:r>
        <w:rPr>
          <w:color w:val="auto"/>
          <w:sz w:val="22"/>
          <w:szCs w:val="22"/>
          <w:lang w:val="es-ES"/>
        </w:rPr>
        <w:t xml:space="preserve"> muestra la codificación de concepciones alternativas encontradas en la literatura reciente acerca del tema de cinemática a nivel de 2ºESO. Es por ello </w:t>
      </w:r>
      <w:r w:rsidR="00493C33">
        <w:rPr>
          <w:color w:val="auto"/>
          <w:sz w:val="22"/>
          <w:szCs w:val="22"/>
          <w:lang w:val="es-ES"/>
        </w:rPr>
        <w:t>que</w:t>
      </w:r>
      <w:r>
        <w:rPr>
          <w:color w:val="auto"/>
          <w:sz w:val="22"/>
          <w:szCs w:val="22"/>
          <w:lang w:val="es-ES"/>
        </w:rPr>
        <w:t xml:space="preserve"> </w:t>
      </w:r>
      <w:r w:rsidR="00493C33">
        <w:rPr>
          <w:color w:val="auto"/>
          <w:sz w:val="22"/>
          <w:szCs w:val="22"/>
          <w:lang w:val="es-ES"/>
        </w:rPr>
        <w:t xml:space="preserve">las </w:t>
      </w:r>
      <w:r>
        <w:rPr>
          <w:color w:val="auto"/>
          <w:sz w:val="22"/>
          <w:szCs w:val="22"/>
          <w:lang w:val="es-ES"/>
        </w:rPr>
        <w:t>concepciones relativas a movimientos circulares o parabólicos se excluye</w:t>
      </w:r>
      <w:r w:rsidR="00493C33">
        <w:rPr>
          <w:color w:val="auto"/>
          <w:sz w:val="22"/>
          <w:szCs w:val="22"/>
          <w:lang w:val="es-ES"/>
        </w:rPr>
        <w:t>n</w:t>
      </w:r>
      <w:r w:rsidR="006D216A">
        <w:rPr>
          <w:color w:val="auto"/>
          <w:sz w:val="22"/>
          <w:szCs w:val="22"/>
          <w:lang w:val="es-ES"/>
        </w:rPr>
        <w:t>;</w:t>
      </w:r>
      <w:r>
        <w:rPr>
          <w:color w:val="auto"/>
          <w:sz w:val="22"/>
          <w:szCs w:val="22"/>
          <w:lang w:val="es-ES"/>
        </w:rPr>
        <w:t xml:space="preserve"> así como concepciones relativas </w:t>
      </w:r>
      <w:r w:rsidR="00B81B4E">
        <w:rPr>
          <w:color w:val="auto"/>
          <w:sz w:val="22"/>
          <w:szCs w:val="22"/>
          <w:lang w:val="es-ES"/>
        </w:rPr>
        <w:t>a la aceleración como cambio en el sentido (y no módulo) de la velocidad</w:t>
      </w:r>
      <w:r w:rsidR="006D216A">
        <w:rPr>
          <w:color w:val="auto"/>
          <w:sz w:val="22"/>
          <w:szCs w:val="22"/>
          <w:lang w:val="es-ES"/>
        </w:rPr>
        <w:t>;</w:t>
      </w:r>
      <w:r w:rsidR="00B81B4E">
        <w:rPr>
          <w:color w:val="auto"/>
          <w:sz w:val="22"/>
          <w:szCs w:val="22"/>
          <w:lang w:val="es-ES"/>
        </w:rPr>
        <w:t xml:space="preserve"> o </w:t>
      </w:r>
      <w:r>
        <w:rPr>
          <w:color w:val="auto"/>
          <w:sz w:val="22"/>
          <w:szCs w:val="22"/>
          <w:lang w:val="es-ES"/>
        </w:rPr>
        <w:t>a la dinámica (correspondiente al tema siguiente en el currículum de la clase del estudio).</w:t>
      </w:r>
      <w:r w:rsidR="000E5ADB">
        <w:rPr>
          <w:color w:val="auto"/>
          <w:sz w:val="22"/>
          <w:szCs w:val="22"/>
          <w:lang w:val="es-ES"/>
        </w:rPr>
        <w:t xml:space="preserve"> Nótese que las concepciones alternativas se codifican según siglas específicas – todas ellas comenzando por “CA(…)”</w:t>
      </w:r>
      <w:r w:rsidR="009E656D">
        <w:rPr>
          <w:color w:val="auto"/>
          <w:sz w:val="22"/>
          <w:szCs w:val="22"/>
          <w:lang w:val="es-ES"/>
        </w:rPr>
        <w:t xml:space="preserve">, de </w:t>
      </w:r>
      <w:r w:rsidR="006B2381">
        <w:rPr>
          <w:color w:val="auto"/>
          <w:sz w:val="22"/>
          <w:szCs w:val="22"/>
          <w:lang w:val="es-ES"/>
        </w:rPr>
        <w:t>“</w:t>
      </w:r>
      <w:r w:rsidR="009E656D">
        <w:rPr>
          <w:color w:val="auto"/>
          <w:sz w:val="22"/>
          <w:szCs w:val="22"/>
          <w:lang w:val="es-ES"/>
        </w:rPr>
        <w:t>Concepción Alternativa</w:t>
      </w:r>
      <w:r w:rsidR="006B2381">
        <w:rPr>
          <w:color w:val="auto"/>
          <w:sz w:val="22"/>
          <w:szCs w:val="22"/>
          <w:lang w:val="es-ES"/>
        </w:rPr>
        <w:t>”</w:t>
      </w:r>
      <w:r w:rsidR="009E656D">
        <w:rPr>
          <w:color w:val="auto"/>
          <w:sz w:val="22"/>
          <w:szCs w:val="22"/>
          <w:lang w:val="es-ES"/>
        </w:rPr>
        <w:t xml:space="preserve">. </w:t>
      </w:r>
      <w:r w:rsidR="0018093D">
        <w:rPr>
          <w:color w:val="auto"/>
          <w:sz w:val="22"/>
          <w:szCs w:val="22"/>
          <w:lang w:val="es-ES"/>
        </w:rPr>
        <w:t>L</w:t>
      </w:r>
      <w:r w:rsidR="009E656D">
        <w:rPr>
          <w:color w:val="auto"/>
          <w:sz w:val="22"/>
          <w:szCs w:val="22"/>
          <w:lang w:val="es-ES"/>
        </w:rPr>
        <w:t>as siglas que siguen se refieren a la temática relacionada con la concepción en cuestión, cuyo título se elige de manera arbitraria. Por ejemplo, en el caso de la CADD1, la temática se etiqueta como “Distancia – Despla</w:t>
      </w:r>
      <w:r w:rsidR="00392A96">
        <w:rPr>
          <w:color w:val="auto"/>
          <w:sz w:val="22"/>
          <w:szCs w:val="22"/>
          <w:lang w:val="es-ES"/>
        </w:rPr>
        <w:t>z</w:t>
      </w:r>
      <w:r w:rsidR="009E656D">
        <w:rPr>
          <w:color w:val="auto"/>
          <w:sz w:val="22"/>
          <w:szCs w:val="22"/>
          <w:lang w:val="es-ES"/>
        </w:rPr>
        <w:t>amiento”. La cifra del final numera cada concepción alternativa. En algún caso se encuentra más de una relacionada con la misma temática (</w:t>
      </w:r>
      <w:r w:rsidR="00975F77">
        <w:rPr>
          <w:color w:val="auto"/>
          <w:sz w:val="22"/>
          <w:szCs w:val="22"/>
          <w:lang w:val="es-ES"/>
        </w:rPr>
        <w:t xml:space="preserve">CAVA1 y CAVA2, por </w:t>
      </w:r>
      <w:r w:rsidR="00E613D4">
        <w:rPr>
          <w:color w:val="auto"/>
          <w:sz w:val="22"/>
          <w:szCs w:val="22"/>
          <w:lang w:val="es-ES"/>
        </w:rPr>
        <w:t>ejemplo,</w:t>
      </w:r>
      <w:r w:rsidR="00975F77">
        <w:rPr>
          <w:color w:val="auto"/>
          <w:sz w:val="22"/>
          <w:szCs w:val="22"/>
          <w:lang w:val="es-ES"/>
        </w:rPr>
        <w:t xml:space="preserve"> tienen que ver ambas con la relación “Velocidad – Aceleración”).</w:t>
      </w:r>
      <w:r w:rsidR="007B2592">
        <w:rPr>
          <w:color w:val="auto"/>
          <w:sz w:val="22"/>
          <w:szCs w:val="22"/>
          <w:lang w:val="es-ES"/>
        </w:rPr>
        <w:t xml:space="preserve"> De manera similar, las concepciones científicas se codifican comenzando por las siglas “CC(…)”. A partir de ahora, se referirá a las concepciones alternativas y científicas por </w:t>
      </w:r>
      <w:r w:rsidR="00360C0C">
        <w:rPr>
          <w:color w:val="auto"/>
          <w:sz w:val="22"/>
          <w:szCs w:val="22"/>
          <w:lang w:val="es-ES"/>
        </w:rPr>
        <w:t>los códigos mostrados en la tabla 2</w:t>
      </w:r>
      <w:r w:rsidR="00084D16">
        <w:rPr>
          <w:color w:val="auto"/>
          <w:sz w:val="22"/>
          <w:szCs w:val="22"/>
          <w:lang w:val="es-ES"/>
        </w:rPr>
        <w:t>,</w:t>
      </w:r>
      <w:r w:rsidR="007B2592">
        <w:rPr>
          <w:color w:val="auto"/>
          <w:sz w:val="22"/>
          <w:szCs w:val="22"/>
          <w:lang w:val="es-ES"/>
        </w:rPr>
        <w:t xml:space="preserve"> por comodidad de escritura y por evitar cargar el documento con información redundante.</w:t>
      </w:r>
    </w:p>
    <w:p w14:paraId="06D95D2C" w14:textId="77777777" w:rsidR="00E92C05" w:rsidRDefault="00E92C05" w:rsidP="003C20A0">
      <w:pPr>
        <w:pStyle w:val="Default"/>
        <w:spacing w:after="59"/>
        <w:jc w:val="both"/>
        <w:rPr>
          <w:color w:val="auto"/>
          <w:sz w:val="22"/>
          <w:szCs w:val="22"/>
          <w:lang w:val="es-ES"/>
        </w:rPr>
      </w:pPr>
    </w:p>
    <w:p w14:paraId="5DF16C57" w14:textId="4BD1E4D1" w:rsidR="00E92C05" w:rsidRDefault="00E92C05" w:rsidP="003C20A0">
      <w:pPr>
        <w:pStyle w:val="Default"/>
        <w:spacing w:after="59"/>
        <w:jc w:val="both"/>
        <w:rPr>
          <w:color w:val="auto"/>
          <w:sz w:val="22"/>
          <w:szCs w:val="22"/>
          <w:lang w:val="es-ES"/>
        </w:rPr>
      </w:pPr>
      <w:r>
        <w:rPr>
          <w:color w:val="auto"/>
          <w:sz w:val="22"/>
          <w:szCs w:val="22"/>
          <w:lang w:val="es-ES"/>
        </w:rPr>
        <w:t>Se puede observar que la concepción alternativa CADVA1 carece de concepción científica asociada, ya que se trata de una concepción muy genérica, prácticamente presente en mayor o</w:t>
      </w:r>
      <w:r w:rsidR="006542C8">
        <w:rPr>
          <w:color w:val="auto"/>
          <w:sz w:val="22"/>
          <w:szCs w:val="22"/>
          <w:lang w:val="es-ES"/>
        </w:rPr>
        <w:t xml:space="preserve"> </w:t>
      </w:r>
      <w:r>
        <w:rPr>
          <w:color w:val="auto"/>
          <w:sz w:val="22"/>
          <w:szCs w:val="22"/>
          <w:lang w:val="es-ES"/>
        </w:rPr>
        <w:t>menor medida a lo largo de la totalidad de los artículos de investigación correspondientes.</w:t>
      </w:r>
    </w:p>
    <w:p w14:paraId="3D0BAEA0" w14:textId="77777777" w:rsidR="006542C8" w:rsidRDefault="006542C8" w:rsidP="00E92C05">
      <w:pPr>
        <w:pStyle w:val="Default"/>
        <w:spacing w:after="59"/>
        <w:rPr>
          <w:color w:val="auto"/>
          <w:sz w:val="22"/>
          <w:szCs w:val="22"/>
          <w:lang w:val="es-ES"/>
        </w:rPr>
      </w:pPr>
    </w:p>
    <w:p w14:paraId="4BA91B61" w14:textId="77777777" w:rsidR="006542C8" w:rsidRDefault="006542C8" w:rsidP="00E92C05">
      <w:pPr>
        <w:pStyle w:val="Default"/>
        <w:spacing w:after="59"/>
        <w:rPr>
          <w:color w:val="auto"/>
          <w:sz w:val="22"/>
          <w:szCs w:val="22"/>
          <w:lang w:val="es-ES"/>
        </w:rPr>
      </w:pPr>
    </w:p>
    <w:p w14:paraId="6C9A81B7" w14:textId="77777777" w:rsidR="006542C8" w:rsidRPr="004717B6" w:rsidRDefault="006542C8" w:rsidP="00E92C05">
      <w:pPr>
        <w:pStyle w:val="Default"/>
        <w:spacing w:after="59"/>
        <w:rPr>
          <w:color w:val="auto"/>
          <w:sz w:val="22"/>
          <w:szCs w:val="22"/>
          <w:lang w:val="es-ES"/>
        </w:rPr>
      </w:pPr>
    </w:p>
    <w:p w14:paraId="349DEF76" w14:textId="77777777" w:rsidR="004D104E" w:rsidRDefault="004D104E" w:rsidP="00A054FB">
      <w:pPr>
        <w:pStyle w:val="Default"/>
        <w:spacing w:after="59"/>
        <w:rPr>
          <w:color w:val="auto"/>
          <w:sz w:val="22"/>
          <w:szCs w:val="22"/>
          <w:lang w:val="es-ES"/>
        </w:rPr>
      </w:pPr>
    </w:p>
    <w:p w14:paraId="7E2FB7B3" w14:textId="2C03CE46" w:rsidR="00EA2AAE" w:rsidRDefault="00EA2AAE" w:rsidP="00A054FB">
      <w:pPr>
        <w:pStyle w:val="Default"/>
        <w:spacing w:after="59"/>
        <w:rPr>
          <w:color w:val="auto"/>
          <w:sz w:val="22"/>
          <w:szCs w:val="22"/>
          <w:lang w:val="es-ES"/>
        </w:rPr>
      </w:pPr>
      <w:r>
        <w:rPr>
          <w:noProof/>
        </w:rPr>
        <mc:AlternateContent>
          <mc:Choice Requires="wps">
            <w:drawing>
              <wp:anchor distT="0" distB="0" distL="114300" distR="114300" simplePos="0" relativeHeight="251661312" behindDoc="0" locked="0" layoutInCell="1" allowOverlap="1" wp14:anchorId="290D17C4" wp14:editId="462153DF">
                <wp:simplePos x="0" y="0"/>
                <wp:positionH relativeFrom="column">
                  <wp:posOffset>0</wp:posOffset>
                </wp:positionH>
                <wp:positionV relativeFrom="paragraph">
                  <wp:posOffset>-457835</wp:posOffset>
                </wp:positionV>
                <wp:extent cx="6256655" cy="457200"/>
                <wp:effectExtent l="0" t="0" r="0" b="0"/>
                <wp:wrapNone/>
                <wp:docPr id="909224684" name="Text Box 1"/>
                <wp:cNvGraphicFramePr/>
                <a:graphic xmlns:a="http://schemas.openxmlformats.org/drawingml/2006/main">
                  <a:graphicData uri="http://schemas.microsoft.com/office/word/2010/wordprocessingShape">
                    <wps:wsp>
                      <wps:cNvSpPr txBox="1"/>
                      <wps:spPr>
                        <a:xfrm>
                          <a:off x="0" y="0"/>
                          <a:ext cx="6256655" cy="457200"/>
                        </a:xfrm>
                        <a:prstGeom prst="rect">
                          <a:avLst/>
                        </a:prstGeom>
                        <a:solidFill>
                          <a:prstClr val="white"/>
                        </a:solidFill>
                        <a:ln>
                          <a:noFill/>
                        </a:ln>
                      </wps:spPr>
                      <wps:txbx>
                        <w:txbxContent>
                          <w:p w14:paraId="27A7003F" w14:textId="45303DE8" w:rsidR="00EA2AAE" w:rsidRPr="00EA2AAE" w:rsidRDefault="00EA2AAE" w:rsidP="00EA2AAE">
                            <w:pPr>
                              <w:pStyle w:val="Descripcin"/>
                              <w:rPr>
                                <w:rFonts w:ascii="Arial" w:hAnsi="Arial" w:cs="Arial"/>
                                <w:noProof/>
                                <w:kern w:val="0"/>
                                <w:lang w:val="es-ES"/>
                              </w:rPr>
                            </w:pPr>
                            <w:r w:rsidRPr="00EA2AAE">
                              <w:rPr>
                                <w:lang w:val="es-ES"/>
                              </w:rPr>
                              <w:t xml:space="preserve">Tabla </w:t>
                            </w:r>
                            <w:r>
                              <w:fldChar w:fldCharType="begin"/>
                            </w:r>
                            <w:r w:rsidRPr="00EA2AAE">
                              <w:rPr>
                                <w:lang w:val="es-ES"/>
                              </w:rPr>
                              <w:instrText xml:space="preserve"> SEQ Tabla \* ARABIC </w:instrText>
                            </w:r>
                            <w:r>
                              <w:fldChar w:fldCharType="separate"/>
                            </w:r>
                            <w:r w:rsidR="00332CF1">
                              <w:rPr>
                                <w:noProof/>
                                <w:lang w:val="es-ES"/>
                              </w:rPr>
                              <w:t>2</w:t>
                            </w:r>
                            <w:r>
                              <w:fldChar w:fldCharType="end"/>
                            </w:r>
                            <w:r w:rsidRPr="00EA2AAE">
                              <w:rPr>
                                <w:lang w:val="es-ES"/>
                              </w:rPr>
                              <w:t>. Concepciones alternativas y científicas relativ</w:t>
                            </w:r>
                            <w:r w:rsidR="00C46CF5">
                              <w:rPr>
                                <w:lang w:val="es-ES"/>
                              </w:rPr>
                              <w:t>as</w:t>
                            </w:r>
                            <w:r w:rsidRPr="00EA2AAE">
                              <w:rPr>
                                <w:lang w:val="es-ES"/>
                              </w:rPr>
                              <w:t xml:space="preserve"> a los contenidos de Cinemática en 2ºESO.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0D17C4" id="_x0000_t202" coordsize="21600,21600" o:spt="202" path="m,l,21600r21600,l21600,xe">
                <v:stroke joinstyle="miter"/>
                <v:path gradientshapeok="t" o:connecttype="rect"/>
              </v:shapetype>
              <v:shape id="Text Box 1" o:spid="_x0000_s1026" type="#_x0000_t202" style="position:absolute;margin-left:0;margin-top:-36.05pt;width:492.6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" stroked="f">
                <v:textbox inset="0,0,0,0">
                  <w:txbxContent>
                    <w:p w14:paraId="27A7003F" w14:textId="45303DE8" w:rsidR="00EA2AAE" w:rsidRPr="00EA2AAE" w:rsidRDefault="00EA2AAE" w:rsidP="00EA2AAE">
                      <w:pPr>
                        <w:pStyle w:val="Descripcin"/>
                        <w:rPr>
                          <w:rFonts w:ascii="Arial" w:hAnsi="Arial" w:cs="Arial"/>
                          <w:noProof/>
                          <w:kern w:val="0"/>
                          <w:lang w:val="es-ES"/>
                        </w:rPr>
                      </w:pPr>
                      <w:r w:rsidRPr="00EA2AAE">
                        <w:rPr>
                          <w:lang w:val="es-ES"/>
                        </w:rPr>
                        <w:t xml:space="preserve">Tabla </w:t>
                      </w:r>
                      <w:r>
                        <w:fldChar w:fldCharType="begin"/>
                      </w:r>
                      <w:r w:rsidRPr="00EA2AAE">
                        <w:rPr>
                          <w:lang w:val="es-ES"/>
                        </w:rPr>
                        <w:instrText xml:space="preserve"> SEQ Tabla \* ARABIC </w:instrText>
                      </w:r>
                      <w:r>
                        <w:fldChar w:fldCharType="separate"/>
                      </w:r>
                      <w:r w:rsidR="00332CF1">
                        <w:rPr>
                          <w:noProof/>
                          <w:lang w:val="es-ES"/>
                        </w:rPr>
                        <w:t>2</w:t>
                      </w:r>
                      <w:r>
                        <w:fldChar w:fldCharType="end"/>
                      </w:r>
                      <w:r w:rsidRPr="00EA2AAE">
                        <w:rPr>
                          <w:lang w:val="es-ES"/>
                        </w:rPr>
                        <w:t>. Concepciones alternativas y científicas relativ</w:t>
                      </w:r>
                      <w:r w:rsidR="00C46CF5">
                        <w:rPr>
                          <w:lang w:val="es-ES"/>
                        </w:rPr>
                        <w:t>as</w:t>
                      </w:r>
                      <w:r w:rsidRPr="00EA2AAE">
                        <w:rPr>
                          <w:lang w:val="es-ES"/>
                        </w:rPr>
                        <w:t xml:space="preserve"> a los contenidos de Cinemática en 2ºESO.</w:t>
                      </w:r>
                    </w:p>
                  </w:txbxContent>
                </v:textbox>
              </v:shape>
            </w:pict>
          </mc:Fallback>
        </mc:AlternateContent>
      </w:r>
      <w:r>
        <w:rPr>
          <w:noProof/>
          <w:color w:val="auto"/>
          <w:sz w:val="22"/>
          <w:szCs w:val="22"/>
          <w:lang w:val="es-ES"/>
        </w:rPr>
        <mc:AlternateContent>
          <mc:Choice Requires="wps">
            <w:drawing>
              <wp:anchor distT="0" distB="0" distL="114300" distR="114300" simplePos="0" relativeHeight="251659264" behindDoc="0" locked="0" layoutInCell="1" allowOverlap="1" wp14:anchorId="5FDE8266" wp14:editId="763D7F6F">
                <wp:simplePos x="0" y="0"/>
                <wp:positionH relativeFrom="column">
                  <wp:posOffset>0</wp:posOffset>
                </wp:positionH>
                <wp:positionV relativeFrom="paragraph">
                  <wp:posOffset>-635</wp:posOffset>
                </wp:positionV>
                <wp:extent cx="6256866" cy="76200"/>
                <wp:effectExtent l="0" t="0" r="10795" b="19050"/>
                <wp:wrapNone/>
                <wp:docPr id="58482452" name="Rectangle 1"/>
                <wp:cNvGraphicFramePr/>
                <a:graphic xmlns:a="http://schemas.openxmlformats.org/drawingml/2006/main">
                  <a:graphicData uri="http://schemas.microsoft.com/office/word/2010/wordprocessingShape">
                    <wps:wsp>
                      <wps:cNvSpPr/>
                      <wps:spPr>
                        <a:xfrm>
                          <a:off x="0" y="0"/>
                          <a:ext cx="6256866"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7AFBC" id="Rectangle 1" o:spid="_x0000_s1026" style="position:absolute;margin-left:0;margin-top:-.05pt;width:492.65pt;height: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" fillcolor="#4472c4 [3204]" strokecolor="#1f3763 [1604]" strokeweight="1pt"/>
            </w:pict>
          </mc:Fallback>
        </mc:AlternateContent>
      </w:r>
    </w:p>
    <w:tbl>
      <w:tblPr>
        <w:tblStyle w:val="Tablaconcuadrcula"/>
        <w:tblW w:w="9896" w:type="dxa"/>
        <w:tblLayout w:type="fixed"/>
        <w:tblLook w:val="04A0" w:firstRow="1" w:lastRow="0" w:firstColumn="1" w:lastColumn="0" w:noHBand="0" w:noVBand="1"/>
      </w:tblPr>
      <w:tblGrid>
        <w:gridCol w:w="1219"/>
        <w:gridCol w:w="3321"/>
        <w:gridCol w:w="1290"/>
        <w:gridCol w:w="2446"/>
        <w:gridCol w:w="1620"/>
      </w:tblGrid>
      <w:tr w:rsidR="0018116C" w14:paraId="64709933" w14:textId="735E0985" w:rsidTr="006C4203">
        <w:tc>
          <w:tcPr>
            <w:tcW w:w="1219" w:type="dxa"/>
          </w:tcPr>
          <w:p w14:paraId="7E39C5E0" w14:textId="19155EB1"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código</w:t>
            </w:r>
          </w:p>
        </w:tc>
        <w:tc>
          <w:tcPr>
            <w:tcW w:w="3321" w:type="dxa"/>
          </w:tcPr>
          <w:p w14:paraId="09690D74" w14:textId="4BF45949"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Concepción alternativa</w:t>
            </w:r>
          </w:p>
        </w:tc>
        <w:tc>
          <w:tcPr>
            <w:tcW w:w="1290" w:type="dxa"/>
          </w:tcPr>
          <w:p w14:paraId="1E35BDFC" w14:textId="62485989"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código</w:t>
            </w:r>
          </w:p>
        </w:tc>
        <w:tc>
          <w:tcPr>
            <w:tcW w:w="2446" w:type="dxa"/>
          </w:tcPr>
          <w:p w14:paraId="0EC631C9" w14:textId="3303007D"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Concepción científica</w:t>
            </w:r>
          </w:p>
        </w:tc>
        <w:tc>
          <w:tcPr>
            <w:tcW w:w="1620" w:type="dxa"/>
          </w:tcPr>
          <w:p w14:paraId="79A01F0F" w14:textId="6D91D92F" w:rsidR="001F2F79" w:rsidRPr="006C4203" w:rsidRDefault="00765C92" w:rsidP="00A054FB">
            <w:pPr>
              <w:pStyle w:val="Default"/>
              <w:spacing w:after="59"/>
              <w:rPr>
                <w:b/>
                <w:bCs/>
                <w:color w:val="auto"/>
                <w:sz w:val="28"/>
                <w:szCs w:val="28"/>
                <w:lang w:val="es-ES"/>
              </w:rPr>
            </w:pPr>
            <w:r w:rsidRPr="006C4203">
              <w:rPr>
                <w:b/>
                <w:bCs/>
                <w:color w:val="auto"/>
                <w:sz w:val="28"/>
                <w:szCs w:val="28"/>
                <w:lang w:val="es-ES"/>
              </w:rPr>
              <w:t>fuente</w:t>
            </w:r>
          </w:p>
        </w:tc>
      </w:tr>
      <w:tr w:rsidR="0018116C" w14:paraId="5D2A2D03" w14:textId="695B517E" w:rsidTr="006C4203">
        <w:tc>
          <w:tcPr>
            <w:tcW w:w="1219" w:type="dxa"/>
          </w:tcPr>
          <w:p w14:paraId="26341A9A" w14:textId="25847DCC" w:rsidR="001F2F79" w:rsidRDefault="001F2F79" w:rsidP="00A054FB">
            <w:pPr>
              <w:pStyle w:val="Default"/>
              <w:spacing w:after="59"/>
              <w:rPr>
                <w:color w:val="auto"/>
                <w:sz w:val="22"/>
                <w:szCs w:val="22"/>
                <w:lang w:val="es-ES"/>
              </w:rPr>
            </w:pPr>
            <w:r>
              <w:rPr>
                <w:color w:val="auto"/>
                <w:sz w:val="22"/>
                <w:szCs w:val="22"/>
                <w:lang w:val="es-ES"/>
              </w:rPr>
              <w:t>CADD</w:t>
            </w:r>
            <w:r w:rsidR="00D5320A">
              <w:rPr>
                <w:color w:val="auto"/>
                <w:sz w:val="22"/>
                <w:szCs w:val="22"/>
                <w:lang w:val="es-ES"/>
              </w:rPr>
              <w:t>1</w:t>
            </w:r>
          </w:p>
        </w:tc>
        <w:tc>
          <w:tcPr>
            <w:tcW w:w="3321" w:type="dxa"/>
          </w:tcPr>
          <w:p w14:paraId="37ED51EC" w14:textId="1C180066" w:rsidR="001F2F79" w:rsidRDefault="00D5320A" w:rsidP="00A054FB">
            <w:pPr>
              <w:pStyle w:val="Default"/>
              <w:spacing w:after="59"/>
              <w:rPr>
                <w:color w:val="auto"/>
                <w:sz w:val="22"/>
                <w:szCs w:val="22"/>
                <w:lang w:val="es-ES"/>
              </w:rPr>
            </w:pPr>
            <w:r>
              <w:rPr>
                <w:color w:val="auto"/>
                <w:sz w:val="22"/>
                <w:szCs w:val="22"/>
                <w:lang w:val="es-ES"/>
              </w:rPr>
              <w:t>L</w:t>
            </w:r>
            <w:r w:rsidRPr="004717B6">
              <w:rPr>
                <w:color w:val="auto"/>
                <w:sz w:val="22"/>
                <w:szCs w:val="22"/>
                <w:lang w:val="es-ES"/>
              </w:rPr>
              <w:t>a distancia recorrida por un móvil es siempre la misma que su desplazamiento</w:t>
            </w:r>
            <w:r>
              <w:rPr>
                <w:color w:val="auto"/>
                <w:sz w:val="22"/>
                <w:szCs w:val="22"/>
                <w:lang w:val="es-ES"/>
              </w:rPr>
              <w:t>.</w:t>
            </w:r>
          </w:p>
        </w:tc>
        <w:tc>
          <w:tcPr>
            <w:tcW w:w="1290" w:type="dxa"/>
          </w:tcPr>
          <w:p w14:paraId="266CAB9E" w14:textId="72D68F0F" w:rsidR="001F2F79" w:rsidRDefault="00D5320A" w:rsidP="00A054FB">
            <w:pPr>
              <w:pStyle w:val="Default"/>
              <w:spacing w:after="59"/>
              <w:rPr>
                <w:color w:val="auto"/>
                <w:sz w:val="22"/>
                <w:szCs w:val="22"/>
                <w:lang w:val="es-ES"/>
              </w:rPr>
            </w:pPr>
            <w:r>
              <w:rPr>
                <w:color w:val="auto"/>
                <w:sz w:val="22"/>
                <w:szCs w:val="22"/>
                <w:lang w:val="es-ES"/>
              </w:rPr>
              <w:t>CC</w:t>
            </w:r>
            <w:r w:rsidR="00137BBB">
              <w:rPr>
                <w:color w:val="auto"/>
                <w:sz w:val="22"/>
                <w:szCs w:val="22"/>
                <w:lang w:val="es-ES"/>
              </w:rPr>
              <w:t>DD</w:t>
            </w:r>
          </w:p>
        </w:tc>
        <w:tc>
          <w:tcPr>
            <w:tcW w:w="2446" w:type="dxa"/>
          </w:tcPr>
          <w:p w14:paraId="3200A0EB" w14:textId="21E00A0C" w:rsidR="001F2F79" w:rsidRDefault="006C4203" w:rsidP="00A054FB">
            <w:pPr>
              <w:pStyle w:val="Default"/>
              <w:spacing w:after="59"/>
              <w:rPr>
                <w:color w:val="auto"/>
                <w:sz w:val="22"/>
                <w:szCs w:val="22"/>
                <w:lang w:val="es-ES"/>
              </w:rPr>
            </w:pPr>
            <w:r>
              <w:rPr>
                <w:color w:val="auto"/>
                <w:sz w:val="22"/>
                <w:szCs w:val="22"/>
                <w:lang w:val="es-ES"/>
              </w:rPr>
              <w:t>L</w:t>
            </w:r>
            <w:r w:rsidR="00D5320A" w:rsidRPr="004717B6">
              <w:rPr>
                <w:color w:val="auto"/>
                <w:sz w:val="22"/>
                <w:szCs w:val="22"/>
                <w:lang w:val="es-ES"/>
              </w:rPr>
              <w:t>a distancia recorrida por un móvil puede ser igual al desplazamiento, pero también mayor</w:t>
            </w:r>
            <w:r w:rsidR="00D5320A">
              <w:rPr>
                <w:color w:val="auto"/>
                <w:sz w:val="22"/>
                <w:szCs w:val="22"/>
                <w:lang w:val="es-ES"/>
              </w:rPr>
              <w:t>.</w:t>
            </w:r>
          </w:p>
        </w:tc>
        <w:tc>
          <w:tcPr>
            <w:tcW w:w="1620" w:type="dxa"/>
          </w:tcPr>
          <w:p w14:paraId="6F523FD6" w14:textId="4975C2EE" w:rsidR="001F2F79" w:rsidRDefault="00000000" w:rsidP="00A054FB">
            <w:pPr>
              <w:pStyle w:val="Default"/>
              <w:spacing w:after="59"/>
              <w:rPr>
                <w:color w:val="auto"/>
                <w:sz w:val="22"/>
                <w:szCs w:val="22"/>
                <w:lang w:val="es-ES"/>
              </w:rPr>
            </w:pPr>
            <w:sdt>
              <w:sdtPr>
                <w:rPr>
                  <w:sz w:val="22"/>
                  <w:szCs w:val="22"/>
                  <w:lang w:val="es-ES"/>
                </w:rPr>
                <w:tag w:val="MENDELEY_CITATION_v3_eyJjaXRhdGlvbklEIjoiTUVOREVMRVlfQ0lUQVRJT05fNWRlMGFmNjktZGEzMi00YmZjLWJkYTUtM2NmMTc4YjMyY2Y2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91510373"/>
                <w:placeholder>
                  <w:docPart w:val="15CB840B20624E7F95B330EC294D5D97"/>
                </w:placeholder>
              </w:sdtPr>
              <w:sdtContent>
                <w:r w:rsidR="00F66E7D" w:rsidRPr="00F66E7D">
                  <w:rPr>
                    <w:sz w:val="22"/>
                    <w:szCs w:val="22"/>
                    <w:lang w:val="es-ES"/>
                  </w:rPr>
                  <w:t>(Murdani et al., 2018)</w:t>
                </w:r>
              </w:sdtContent>
            </w:sdt>
          </w:p>
        </w:tc>
      </w:tr>
      <w:tr w:rsidR="008B5687" w:rsidRPr="00793CAA" w14:paraId="1FC5F664" w14:textId="77777777" w:rsidTr="006C4203">
        <w:tc>
          <w:tcPr>
            <w:tcW w:w="1219" w:type="dxa"/>
          </w:tcPr>
          <w:p w14:paraId="0343253C" w14:textId="5C54892D" w:rsidR="008B5687" w:rsidRDefault="008B5687" w:rsidP="00A054FB">
            <w:pPr>
              <w:pStyle w:val="Default"/>
              <w:spacing w:after="59"/>
              <w:rPr>
                <w:color w:val="auto"/>
                <w:sz w:val="22"/>
                <w:szCs w:val="22"/>
                <w:lang w:val="es-ES"/>
              </w:rPr>
            </w:pPr>
            <w:r>
              <w:rPr>
                <w:color w:val="auto"/>
                <w:sz w:val="22"/>
                <w:szCs w:val="22"/>
                <w:lang w:val="es-ES"/>
              </w:rPr>
              <w:t>CADVA1</w:t>
            </w:r>
          </w:p>
        </w:tc>
        <w:tc>
          <w:tcPr>
            <w:tcW w:w="3321" w:type="dxa"/>
          </w:tcPr>
          <w:p w14:paraId="41F8227F" w14:textId="2B8798D4" w:rsidR="008B5687" w:rsidRDefault="00DA6D33" w:rsidP="00A054FB">
            <w:pPr>
              <w:pStyle w:val="Default"/>
              <w:spacing w:after="59"/>
              <w:rPr>
                <w:color w:val="auto"/>
                <w:sz w:val="22"/>
                <w:szCs w:val="22"/>
                <w:lang w:val="es-ES"/>
              </w:rPr>
            </w:pPr>
            <w:r>
              <w:rPr>
                <w:color w:val="auto"/>
                <w:sz w:val="22"/>
                <w:szCs w:val="22"/>
                <w:lang w:val="es-ES"/>
              </w:rPr>
              <w:t>Los conceptos distancia, velocidad, y aceleración no se diferencian bien.</w:t>
            </w:r>
          </w:p>
        </w:tc>
        <w:tc>
          <w:tcPr>
            <w:tcW w:w="1290" w:type="dxa"/>
          </w:tcPr>
          <w:p w14:paraId="675048B7" w14:textId="4F9CD9EB" w:rsidR="008B5687" w:rsidRDefault="000837ED" w:rsidP="00A054FB">
            <w:pPr>
              <w:pStyle w:val="Default"/>
              <w:spacing w:after="59"/>
              <w:rPr>
                <w:color w:val="auto"/>
                <w:sz w:val="22"/>
                <w:szCs w:val="22"/>
                <w:lang w:val="es-ES"/>
              </w:rPr>
            </w:pPr>
            <w:r>
              <w:rPr>
                <w:color w:val="auto"/>
                <w:sz w:val="22"/>
                <w:szCs w:val="22"/>
                <w:lang w:val="es-ES"/>
              </w:rPr>
              <w:t>-</w:t>
            </w:r>
          </w:p>
        </w:tc>
        <w:tc>
          <w:tcPr>
            <w:tcW w:w="2446" w:type="dxa"/>
          </w:tcPr>
          <w:p w14:paraId="0E027883" w14:textId="4F60EBFB" w:rsidR="008B5687" w:rsidRPr="004717B6" w:rsidRDefault="000837ED" w:rsidP="00A054FB">
            <w:pPr>
              <w:pStyle w:val="Default"/>
              <w:spacing w:after="59"/>
              <w:rPr>
                <w:color w:val="auto"/>
                <w:sz w:val="22"/>
                <w:szCs w:val="22"/>
                <w:lang w:val="es-ES"/>
              </w:rPr>
            </w:pPr>
            <w:r>
              <w:rPr>
                <w:color w:val="auto"/>
                <w:sz w:val="22"/>
                <w:szCs w:val="22"/>
                <w:lang w:val="es-ES"/>
              </w:rPr>
              <w:t>-</w:t>
            </w:r>
          </w:p>
        </w:tc>
        <w:tc>
          <w:tcPr>
            <w:tcW w:w="1620" w:type="dxa"/>
          </w:tcPr>
          <w:p w14:paraId="082E3727" w14:textId="0CF4D8B7" w:rsidR="008B5687" w:rsidRPr="00793CAA" w:rsidRDefault="00000000" w:rsidP="00A054FB">
            <w:pPr>
              <w:pStyle w:val="Default"/>
              <w:spacing w:after="59"/>
              <w:rPr>
                <w:color w:val="auto"/>
                <w:sz w:val="22"/>
                <w:szCs w:val="22"/>
              </w:rPr>
            </w:pPr>
            <w:sdt>
              <w:sdtPr>
                <w:rPr>
                  <w:color w:val="auto"/>
                  <w:sz w:val="22"/>
                  <w:szCs w:val="22"/>
                  <w:lang w:val="es-ES"/>
                </w:rPr>
                <w:tag w:val="MENDELEY_CITATION_v3_eyJjaXRhdGlvbklEIjoiTUVOREVMRVlfQ0lUQVRJT05fY2U5ODc3YjUtODZlMS00YmZlLWFhMTgtOTdkN2M3YzhkMjU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402493666"/>
                <w:placeholder>
                  <w:docPart w:val="190276B67CA04E02A05DA434F3C433EC"/>
                </w:placeholder>
              </w:sdtPr>
              <w:sdtContent>
                <w:r w:rsidR="00F66E7D">
                  <w:rPr>
                    <w:rFonts w:eastAsia="Times New Roman"/>
                  </w:rPr>
                  <w:t>(Abou Halloun &amp; Hestenes, 1985)</w:t>
                </w:r>
              </w:sdtContent>
            </w:sdt>
          </w:p>
          <w:p w14:paraId="5FDD746A" w14:textId="77777777" w:rsidR="00CB0FE4" w:rsidRPr="00793CAA" w:rsidRDefault="00CB0FE4" w:rsidP="00A054FB">
            <w:pPr>
              <w:pStyle w:val="Default"/>
              <w:spacing w:after="59"/>
              <w:rPr>
                <w:sz w:val="22"/>
                <w:szCs w:val="22"/>
              </w:rPr>
            </w:pPr>
          </w:p>
          <w:p w14:paraId="0FD5FFE0" w14:textId="19594BFD" w:rsidR="00CB0FE4" w:rsidRPr="00793CAA" w:rsidRDefault="00000000" w:rsidP="00A054FB">
            <w:pPr>
              <w:pStyle w:val="Default"/>
              <w:spacing w:after="59"/>
              <w:rPr>
                <w:sz w:val="22"/>
                <w:szCs w:val="22"/>
              </w:rPr>
            </w:pPr>
            <w:sdt>
              <w:sdtPr>
                <w:rPr>
                  <w:sz w:val="22"/>
                  <w:szCs w:val="22"/>
                  <w:lang w:val="es-ES"/>
                </w:rPr>
                <w:tag w:val="MENDELEY_CITATION_v3_eyJjaXRhdGlvbklEIjoiTUVOREVMRVlfQ0lUQVRJT05fOTFjODI3ZjctYTEyZS00NDExLWI3YmYtOWM1MTcxM2E0YTMx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
                <w:id w:val="-1685120861"/>
                <w:placeholder>
                  <w:docPart w:val="A0C950AC6EAE473C88F95655D9BA0D0F"/>
                </w:placeholder>
              </w:sdtPr>
              <w:sdtContent>
                <w:r w:rsidR="00F66E7D">
                  <w:rPr>
                    <w:rFonts w:eastAsia="Times New Roman"/>
                  </w:rPr>
                  <w:t>(Trowbridge &amp; Mcdermott, 1981a, 1981b).</w:t>
                </w:r>
              </w:sdtContent>
            </w:sdt>
          </w:p>
        </w:tc>
      </w:tr>
      <w:tr w:rsidR="00765C92" w14:paraId="7A0F7F0F" w14:textId="77777777" w:rsidTr="006C4203">
        <w:tc>
          <w:tcPr>
            <w:tcW w:w="1219" w:type="dxa"/>
          </w:tcPr>
          <w:p w14:paraId="2ED19335" w14:textId="27C4862C" w:rsidR="00765C92" w:rsidRDefault="002A248A" w:rsidP="00A054FB">
            <w:pPr>
              <w:pStyle w:val="Default"/>
              <w:spacing w:after="59"/>
              <w:rPr>
                <w:color w:val="auto"/>
                <w:sz w:val="22"/>
                <w:szCs w:val="22"/>
                <w:lang w:val="es-ES"/>
              </w:rPr>
            </w:pPr>
            <w:r>
              <w:rPr>
                <w:color w:val="auto"/>
                <w:sz w:val="22"/>
                <w:szCs w:val="22"/>
                <w:lang w:val="es-ES"/>
              </w:rPr>
              <w:t>CASR1</w:t>
            </w:r>
          </w:p>
        </w:tc>
        <w:tc>
          <w:tcPr>
            <w:tcW w:w="3321" w:type="dxa"/>
          </w:tcPr>
          <w:p w14:paraId="39093684" w14:textId="4FABB71D" w:rsidR="00765C92" w:rsidRDefault="002A248A" w:rsidP="00A054FB">
            <w:pPr>
              <w:pStyle w:val="Default"/>
              <w:spacing w:after="59"/>
              <w:rPr>
                <w:color w:val="auto"/>
                <w:sz w:val="22"/>
                <w:szCs w:val="22"/>
                <w:lang w:val="es-ES"/>
              </w:rPr>
            </w:pPr>
            <w:r>
              <w:rPr>
                <w:color w:val="auto"/>
                <w:sz w:val="22"/>
                <w:szCs w:val="22"/>
                <w:lang w:val="es-ES"/>
              </w:rPr>
              <w:t>La velocidad de un móvil es absoluta y no depende del sistema de referencia.</w:t>
            </w:r>
          </w:p>
        </w:tc>
        <w:tc>
          <w:tcPr>
            <w:tcW w:w="1290" w:type="dxa"/>
          </w:tcPr>
          <w:p w14:paraId="317D2CC3" w14:textId="52A55580" w:rsidR="00765C92" w:rsidRDefault="002A248A" w:rsidP="00A054FB">
            <w:pPr>
              <w:pStyle w:val="Default"/>
              <w:spacing w:after="59"/>
              <w:rPr>
                <w:color w:val="auto"/>
                <w:sz w:val="22"/>
                <w:szCs w:val="22"/>
                <w:lang w:val="es-ES"/>
              </w:rPr>
            </w:pPr>
            <w:r>
              <w:rPr>
                <w:color w:val="auto"/>
                <w:sz w:val="22"/>
                <w:szCs w:val="22"/>
                <w:lang w:val="es-ES"/>
              </w:rPr>
              <w:t>CCSR</w:t>
            </w:r>
            <w:r w:rsidR="006F3FC6">
              <w:rPr>
                <w:color w:val="auto"/>
                <w:sz w:val="22"/>
                <w:szCs w:val="22"/>
                <w:lang w:val="es-ES"/>
              </w:rPr>
              <w:t>1</w:t>
            </w:r>
          </w:p>
        </w:tc>
        <w:tc>
          <w:tcPr>
            <w:tcW w:w="2446" w:type="dxa"/>
          </w:tcPr>
          <w:p w14:paraId="2A2B0145" w14:textId="345EE8DB" w:rsidR="00765C92" w:rsidRPr="004717B6" w:rsidRDefault="002A248A" w:rsidP="00A054FB">
            <w:pPr>
              <w:pStyle w:val="Default"/>
              <w:spacing w:after="59"/>
              <w:rPr>
                <w:color w:val="auto"/>
                <w:sz w:val="22"/>
                <w:szCs w:val="22"/>
                <w:lang w:val="es-ES"/>
              </w:rPr>
            </w:pPr>
            <w:r>
              <w:rPr>
                <w:color w:val="auto"/>
                <w:sz w:val="22"/>
                <w:szCs w:val="22"/>
                <w:lang w:val="es-ES"/>
              </w:rPr>
              <w:t>La velocidad de un móvil depende del sistema de referencia.</w:t>
            </w:r>
          </w:p>
        </w:tc>
        <w:tc>
          <w:tcPr>
            <w:tcW w:w="1620" w:type="dxa"/>
          </w:tcPr>
          <w:p w14:paraId="4EDC7208" w14:textId="3A8F4476" w:rsidR="00765C92" w:rsidRDefault="002A248A" w:rsidP="00A054FB">
            <w:pPr>
              <w:pStyle w:val="Default"/>
              <w:spacing w:after="59"/>
              <w:rPr>
                <w:sz w:val="22"/>
                <w:szCs w:val="22"/>
                <w:lang w:val="es-ES"/>
              </w:rPr>
            </w:pPr>
            <w:r>
              <w:rPr>
                <w:sz w:val="22"/>
                <w:szCs w:val="22"/>
                <w:lang w:val="es-ES"/>
              </w:rPr>
              <w:t>Profesoras Alfredo Kraus</w:t>
            </w:r>
          </w:p>
        </w:tc>
      </w:tr>
      <w:tr w:rsidR="00F90263" w14:paraId="688FFC82" w14:textId="77777777" w:rsidTr="006C4203">
        <w:tc>
          <w:tcPr>
            <w:tcW w:w="1219" w:type="dxa"/>
          </w:tcPr>
          <w:p w14:paraId="69CAE8C3" w14:textId="4931537D" w:rsidR="00F90263" w:rsidRDefault="00F90263" w:rsidP="00A054FB">
            <w:pPr>
              <w:pStyle w:val="Default"/>
              <w:spacing w:after="59"/>
              <w:rPr>
                <w:color w:val="auto"/>
                <w:sz w:val="22"/>
                <w:szCs w:val="22"/>
                <w:lang w:val="es-ES"/>
              </w:rPr>
            </w:pPr>
            <w:r>
              <w:rPr>
                <w:color w:val="auto"/>
                <w:sz w:val="22"/>
                <w:szCs w:val="22"/>
                <w:lang w:val="es-ES"/>
              </w:rPr>
              <w:t>CASV1</w:t>
            </w:r>
          </w:p>
        </w:tc>
        <w:tc>
          <w:tcPr>
            <w:tcW w:w="3321" w:type="dxa"/>
          </w:tcPr>
          <w:p w14:paraId="285071FC" w14:textId="6F32D47D" w:rsidR="00F90263" w:rsidRPr="00DC471E" w:rsidRDefault="00F90263" w:rsidP="00A054FB">
            <w:pPr>
              <w:pStyle w:val="Default"/>
              <w:spacing w:after="59"/>
              <w:rPr>
                <w:color w:val="auto"/>
                <w:sz w:val="22"/>
                <w:szCs w:val="22"/>
                <w:lang w:val="es-ES"/>
              </w:rPr>
            </w:pPr>
            <w:r w:rsidRPr="00DC471E">
              <w:rPr>
                <w:color w:val="auto"/>
                <w:sz w:val="22"/>
                <w:szCs w:val="22"/>
                <w:lang w:val="es-ES"/>
              </w:rPr>
              <w:t>La rapidez (speed) y la velocidad (velocity) son iguales.</w:t>
            </w:r>
          </w:p>
        </w:tc>
        <w:tc>
          <w:tcPr>
            <w:tcW w:w="1290" w:type="dxa"/>
          </w:tcPr>
          <w:p w14:paraId="31318EAA" w14:textId="2F9F92FB" w:rsidR="00F90263" w:rsidRDefault="00221D88" w:rsidP="00A054FB">
            <w:pPr>
              <w:pStyle w:val="Default"/>
              <w:spacing w:after="59"/>
              <w:rPr>
                <w:color w:val="auto"/>
                <w:sz w:val="22"/>
                <w:szCs w:val="22"/>
                <w:lang w:val="es-ES"/>
              </w:rPr>
            </w:pPr>
            <w:r>
              <w:rPr>
                <w:color w:val="auto"/>
                <w:sz w:val="22"/>
                <w:szCs w:val="22"/>
                <w:lang w:val="es-ES"/>
              </w:rPr>
              <w:t>CCSV1</w:t>
            </w:r>
          </w:p>
        </w:tc>
        <w:tc>
          <w:tcPr>
            <w:tcW w:w="2446" w:type="dxa"/>
          </w:tcPr>
          <w:p w14:paraId="553AD97C" w14:textId="761B8556" w:rsidR="00F90263" w:rsidRDefault="00F90263" w:rsidP="00A054FB">
            <w:pPr>
              <w:pStyle w:val="Default"/>
              <w:spacing w:after="59"/>
              <w:rPr>
                <w:color w:val="auto"/>
                <w:sz w:val="22"/>
                <w:szCs w:val="22"/>
                <w:lang w:val="es-ES"/>
              </w:rPr>
            </w:pPr>
            <w:r>
              <w:rPr>
                <w:color w:val="auto"/>
                <w:sz w:val="22"/>
                <w:szCs w:val="22"/>
                <w:lang w:val="es-ES"/>
              </w:rPr>
              <w:t>La rapidez es el módulo de la velocidad. La velocidad es una magnitud vectorial que se define como el cambio de la posición con el tiempo multiplicado por el vector unitario en el sentido del movimiento. s =</w:t>
            </w:r>
            <w:r w:rsidR="000E192B">
              <w:rPr>
                <w:color w:val="auto"/>
                <w:sz w:val="22"/>
                <w:szCs w:val="22"/>
                <w:lang w:val="es-ES"/>
              </w:rPr>
              <w:t xml:space="preserve"> </w:t>
            </w:r>
            <w:r>
              <w:rPr>
                <w:color w:val="auto"/>
                <w:sz w:val="22"/>
                <w:szCs w:val="22"/>
                <w:lang w:val="es-ES"/>
              </w:rPr>
              <w:t>|</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v</m:t>
                  </m:r>
                </m:e>
              </m:acc>
            </m:oMath>
            <w:r>
              <w:rPr>
                <w:color w:val="auto"/>
                <w:sz w:val="22"/>
                <w:szCs w:val="22"/>
                <w:lang w:val="es-ES"/>
              </w:rPr>
              <w:t>|</w:t>
            </w:r>
            <w:r w:rsidR="000E192B">
              <w:rPr>
                <w:color w:val="auto"/>
                <w:sz w:val="22"/>
                <w:szCs w:val="22"/>
                <w:lang w:val="es-ES"/>
              </w:rPr>
              <w:t xml:space="preserve">. </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v</m:t>
                  </m:r>
                </m:e>
              </m:acc>
            </m:oMath>
            <w:r w:rsidR="000E192B">
              <w:rPr>
                <w:color w:val="auto"/>
                <w:sz w:val="22"/>
                <w:szCs w:val="22"/>
                <w:lang w:val="es-ES"/>
              </w:rPr>
              <w:t xml:space="preserve"> =</w:t>
            </w:r>
            <w:r w:rsidR="00615E40">
              <w:rPr>
                <w:color w:val="auto"/>
                <w:sz w:val="22"/>
                <w:szCs w:val="22"/>
                <w:lang w:val="es-ES"/>
              </w:rPr>
              <w:t xml:space="preserve"> ∆d / ∆t *</w:t>
            </w:r>
            <w:r w:rsidR="000E192B">
              <w:rPr>
                <w:color w:val="auto"/>
                <w:sz w:val="22"/>
                <w:szCs w:val="22"/>
                <w:lang w:val="es-ES"/>
              </w:rPr>
              <w:t xml:space="preserve"> </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u</m:t>
                  </m:r>
                </m:e>
              </m:acc>
            </m:oMath>
          </w:p>
        </w:tc>
        <w:sdt>
          <w:sdtPr>
            <w:rPr>
              <w:sz w:val="22"/>
              <w:szCs w:val="22"/>
              <w:lang w:val="es-ES"/>
            </w:rPr>
            <w:tag w:val="MENDELEY_CITATION_v3_eyJjaXRhdGlvbklEIjoiTUVOREVMRVlfQ0lUQVRJT05fMDE0ZjVlNGUtMGYzYy00NDhhLWI4OGEtMmQ2ZjMzMTViOGI5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510296851"/>
            <w:placeholder>
              <w:docPart w:val="DefaultPlaceholder_-1854013440"/>
            </w:placeholder>
          </w:sdtPr>
          <w:sdtContent>
            <w:tc>
              <w:tcPr>
                <w:tcW w:w="1620" w:type="dxa"/>
              </w:tcPr>
              <w:p w14:paraId="4DB6600F" w14:textId="6CEF4F12" w:rsidR="00F90263" w:rsidRDefault="00F66E7D" w:rsidP="00A054FB">
                <w:pPr>
                  <w:pStyle w:val="Default"/>
                  <w:spacing w:after="59"/>
                  <w:rPr>
                    <w:sz w:val="22"/>
                    <w:szCs w:val="22"/>
                    <w:lang w:val="es-ES"/>
                  </w:rPr>
                </w:pPr>
                <w:r w:rsidRPr="00F66E7D">
                  <w:rPr>
                    <w:sz w:val="22"/>
                    <w:szCs w:val="22"/>
                    <w:lang w:val="es-ES"/>
                  </w:rPr>
                  <w:t>(Jones, 1983)</w:t>
                </w:r>
              </w:p>
            </w:tc>
          </w:sdtContent>
        </w:sdt>
      </w:tr>
      <w:tr w:rsidR="00547895" w:rsidRPr="00731C62" w14:paraId="0DADEE17" w14:textId="77777777" w:rsidTr="006C4203">
        <w:tc>
          <w:tcPr>
            <w:tcW w:w="1219" w:type="dxa"/>
          </w:tcPr>
          <w:p w14:paraId="574A26FF" w14:textId="16853D3A" w:rsidR="00547895" w:rsidRDefault="00547895" w:rsidP="00A054FB">
            <w:pPr>
              <w:pStyle w:val="Default"/>
              <w:spacing w:after="59"/>
              <w:rPr>
                <w:color w:val="auto"/>
                <w:sz w:val="22"/>
                <w:szCs w:val="22"/>
                <w:lang w:val="es-ES"/>
              </w:rPr>
            </w:pPr>
            <w:r>
              <w:rPr>
                <w:color w:val="auto"/>
                <w:sz w:val="22"/>
                <w:szCs w:val="22"/>
                <w:lang w:val="es-ES"/>
              </w:rPr>
              <w:t>CAA</w:t>
            </w:r>
            <w:r w:rsidR="00731C62">
              <w:rPr>
                <w:color w:val="auto"/>
                <w:sz w:val="22"/>
                <w:szCs w:val="22"/>
                <w:lang w:val="es-ES"/>
              </w:rPr>
              <w:t>1</w:t>
            </w:r>
          </w:p>
        </w:tc>
        <w:tc>
          <w:tcPr>
            <w:tcW w:w="3321" w:type="dxa"/>
          </w:tcPr>
          <w:p w14:paraId="52C6EF7C" w14:textId="707D66E2" w:rsidR="00547895" w:rsidRDefault="00731C62" w:rsidP="00A054FB">
            <w:pPr>
              <w:pStyle w:val="Default"/>
              <w:spacing w:after="59"/>
              <w:rPr>
                <w:color w:val="auto"/>
                <w:sz w:val="22"/>
                <w:szCs w:val="22"/>
                <w:lang w:val="es-ES"/>
              </w:rPr>
            </w:pPr>
            <w:r>
              <w:rPr>
                <w:color w:val="auto"/>
                <w:sz w:val="22"/>
                <w:szCs w:val="22"/>
                <w:lang w:val="es-ES"/>
              </w:rPr>
              <w:t>La aceleración de un móvil mide un aumento en la velocidad exclusivamente.</w:t>
            </w:r>
          </w:p>
        </w:tc>
        <w:tc>
          <w:tcPr>
            <w:tcW w:w="1290" w:type="dxa"/>
          </w:tcPr>
          <w:p w14:paraId="34DE4E1A" w14:textId="1547DAAF" w:rsidR="00547895" w:rsidRDefault="00731C62" w:rsidP="00A054FB">
            <w:pPr>
              <w:pStyle w:val="Default"/>
              <w:spacing w:after="59"/>
              <w:rPr>
                <w:color w:val="auto"/>
                <w:sz w:val="22"/>
                <w:szCs w:val="22"/>
                <w:lang w:val="es-ES"/>
              </w:rPr>
            </w:pPr>
            <w:r>
              <w:rPr>
                <w:color w:val="auto"/>
                <w:sz w:val="22"/>
                <w:szCs w:val="22"/>
                <w:lang w:val="es-ES"/>
              </w:rPr>
              <w:t>CCA1</w:t>
            </w:r>
          </w:p>
        </w:tc>
        <w:tc>
          <w:tcPr>
            <w:tcW w:w="2446" w:type="dxa"/>
          </w:tcPr>
          <w:p w14:paraId="4F66FE0E" w14:textId="41CE798E" w:rsidR="00547895" w:rsidRDefault="00731C62" w:rsidP="00A054FB">
            <w:pPr>
              <w:pStyle w:val="Default"/>
              <w:spacing w:after="59"/>
              <w:rPr>
                <w:color w:val="auto"/>
                <w:sz w:val="22"/>
                <w:szCs w:val="22"/>
                <w:lang w:val="es-ES"/>
              </w:rPr>
            </w:pPr>
            <w:r>
              <w:rPr>
                <w:color w:val="auto"/>
                <w:sz w:val="22"/>
                <w:szCs w:val="22"/>
                <w:lang w:val="es-ES"/>
              </w:rPr>
              <w:t>La aceleración de un móvil mide el ritmo de cambio de la velocidad con el tiempo. Contempla aumentos y disminuciones de velocidad.</w:t>
            </w:r>
          </w:p>
        </w:tc>
        <w:tc>
          <w:tcPr>
            <w:tcW w:w="1620" w:type="dxa"/>
          </w:tcPr>
          <w:p w14:paraId="3D2D4B48" w14:textId="71F997F5" w:rsidR="00547895" w:rsidRDefault="00731C62" w:rsidP="00A054FB">
            <w:pPr>
              <w:pStyle w:val="Default"/>
              <w:spacing w:after="59"/>
              <w:rPr>
                <w:sz w:val="22"/>
                <w:szCs w:val="22"/>
                <w:lang w:val="es-ES"/>
              </w:rPr>
            </w:pPr>
            <w:commentRangeStart w:id="19"/>
            <w:commentRangeStart w:id="20"/>
            <w:r>
              <w:rPr>
                <w:sz w:val="22"/>
                <w:szCs w:val="22"/>
                <w:lang w:val="es-ES"/>
              </w:rPr>
              <w:t>Profesoras Alfredo Kraus</w:t>
            </w:r>
            <w:commentRangeEnd w:id="19"/>
            <w:r w:rsidR="007D61AE">
              <w:rPr>
                <w:rStyle w:val="Refdecomentario"/>
                <w:rFonts w:asciiTheme="minorHAnsi" w:hAnsiTheme="minorHAnsi" w:cstheme="minorBidi"/>
                <w:color w:val="auto"/>
                <w:kern w:val="2"/>
              </w:rPr>
              <w:commentReference w:id="19"/>
            </w:r>
            <w:commentRangeEnd w:id="20"/>
            <w:r w:rsidR="00DC1FB5">
              <w:rPr>
                <w:rStyle w:val="Refdecomentario"/>
                <w:rFonts w:asciiTheme="minorHAnsi" w:hAnsiTheme="minorHAnsi" w:cstheme="minorBidi"/>
                <w:color w:val="auto"/>
                <w:kern w:val="2"/>
              </w:rPr>
              <w:commentReference w:id="20"/>
            </w:r>
          </w:p>
        </w:tc>
      </w:tr>
      <w:tr w:rsidR="00404330" w14:paraId="53ED4D8D" w14:textId="77777777" w:rsidTr="006C4203">
        <w:tc>
          <w:tcPr>
            <w:tcW w:w="1219" w:type="dxa"/>
          </w:tcPr>
          <w:p w14:paraId="11139C01" w14:textId="7BB143F5" w:rsidR="00404330" w:rsidRDefault="00404330" w:rsidP="00A054FB">
            <w:pPr>
              <w:pStyle w:val="Default"/>
              <w:spacing w:after="59"/>
              <w:rPr>
                <w:color w:val="auto"/>
                <w:sz w:val="22"/>
                <w:szCs w:val="22"/>
                <w:lang w:val="es-ES"/>
              </w:rPr>
            </w:pPr>
            <w:r>
              <w:rPr>
                <w:color w:val="auto"/>
                <w:sz w:val="22"/>
                <w:szCs w:val="22"/>
                <w:lang w:val="es-ES"/>
              </w:rPr>
              <w:t>CAVA1</w:t>
            </w:r>
          </w:p>
        </w:tc>
        <w:tc>
          <w:tcPr>
            <w:tcW w:w="3321" w:type="dxa"/>
          </w:tcPr>
          <w:p w14:paraId="38548E3B" w14:textId="753A5F93" w:rsidR="00404330" w:rsidRPr="00170309" w:rsidRDefault="0067027B" w:rsidP="00A054FB">
            <w:pPr>
              <w:pStyle w:val="Default"/>
              <w:spacing w:after="59"/>
              <w:rPr>
                <w:color w:val="FF0000"/>
                <w:sz w:val="22"/>
                <w:szCs w:val="22"/>
                <w:lang w:val="es-ES"/>
              </w:rPr>
            </w:pPr>
            <w:commentRangeStart w:id="21"/>
            <w:commentRangeStart w:id="22"/>
            <w:r w:rsidRPr="00170309">
              <w:rPr>
                <w:color w:val="FF0000"/>
                <w:sz w:val="22"/>
                <w:szCs w:val="22"/>
                <w:lang w:val="es-ES"/>
              </w:rPr>
              <w:t>Si la velocidad de un móvil es 0, su aceleración es siempre 0.</w:t>
            </w:r>
            <w:commentRangeEnd w:id="21"/>
            <w:r w:rsidR="00934DC1">
              <w:rPr>
                <w:rStyle w:val="Refdecomentario"/>
                <w:rFonts w:asciiTheme="minorHAnsi" w:hAnsiTheme="minorHAnsi" w:cstheme="minorBidi"/>
                <w:color w:val="auto"/>
                <w:kern w:val="2"/>
              </w:rPr>
              <w:commentReference w:id="21"/>
            </w:r>
            <w:commentRangeEnd w:id="22"/>
            <w:r w:rsidR="00DC1FB5">
              <w:rPr>
                <w:rStyle w:val="Refdecomentario"/>
                <w:rFonts w:asciiTheme="minorHAnsi" w:hAnsiTheme="minorHAnsi" w:cstheme="minorBidi"/>
                <w:color w:val="auto"/>
                <w:kern w:val="2"/>
              </w:rPr>
              <w:commentReference w:id="22"/>
            </w:r>
          </w:p>
        </w:tc>
        <w:tc>
          <w:tcPr>
            <w:tcW w:w="1290" w:type="dxa"/>
          </w:tcPr>
          <w:p w14:paraId="1EE14C4C" w14:textId="3AF92C97" w:rsidR="00404330" w:rsidRDefault="0067027B" w:rsidP="00A054FB">
            <w:pPr>
              <w:pStyle w:val="Default"/>
              <w:spacing w:after="59"/>
              <w:rPr>
                <w:color w:val="auto"/>
                <w:sz w:val="22"/>
                <w:szCs w:val="22"/>
                <w:lang w:val="es-ES"/>
              </w:rPr>
            </w:pPr>
            <w:r>
              <w:rPr>
                <w:color w:val="auto"/>
                <w:sz w:val="22"/>
                <w:szCs w:val="22"/>
                <w:lang w:val="es-ES"/>
              </w:rPr>
              <w:t>CCVA</w:t>
            </w:r>
            <w:r w:rsidR="00B45670">
              <w:rPr>
                <w:color w:val="auto"/>
                <w:sz w:val="22"/>
                <w:szCs w:val="22"/>
                <w:lang w:val="es-ES"/>
              </w:rPr>
              <w:t>1</w:t>
            </w:r>
          </w:p>
        </w:tc>
        <w:tc>
          <w:tcPr>
            <w:tcW w:w="2446" w:type="dxa"/>
          </w:tcPr>
          <w:p w14:paraId="4438B170" w14:textId="3FF6C7A3" w:rsidR="00404330" w:rsidRDefault="0067027B" w:rsidP="00A054FB">
            <w:pPr>
              <w:pStyle w:val="Default"/>
              <w:spacing w:after="59"/>
              <w:rPr>
                <w:color w:val="auto"/>
                <w:sz w:val="22"/>
                <w:szCs w:val="22"/>
                <w:lang w:val="es-ES"/>
              </w:rPr>
            </w:pPr>
            <w:r>
              <w:rPr>
                <w:color w:val="auto"/>
                <w:sz w:val="22"/>
                <w:szCs w:val="22"/>
                <w:lang w:val="es-ES"/>
              </w:rPr>
              <w:t>Si la velocidad de un móvil es 0, la aceleración no es necesariamente 0 y si la aceleración es 0, la velocidad no es necesariamente 0.</w:t>
            </w:r>
          </w:p>
        </w:tc>
        <w:tc>
          <w:tcPr>
            <w:tcW w:w="1620" w:type="dxa"/>
          </w:tcPr>
          <w:p w14:paraId="4DFBE782" w14:textId="38803B64" w:rsidR="00404330" w:rsidRDefault="00000000" w:rsidP="00A054FB">
            <w:pPr>
              <w:pStyle w:val="Default"/>
              <w:spacing w:after="59"/>
              <w:rPr>
                <w:sz w:val="22"/>
                <w:szCs w:val="22"/>
                <w:lang w:val="es-ES"/>
              </w:rPr>
            </w:pPr>
            <w:sdt>
              <w:sdtPr>
                <w:rPr>
                  <w:sz w:val="22"/>
                  <w:szCs w:val="22"/>
                  <w:lang w:val="es-ES"/>
                </w:rPr>
                <w:tag w:val="MENDELEY_CITATION_v3_eyJjaXRhdGlvbklEIjoiTUVOREVMRVlfQ0lUQVRJT05fODQ5MWM3MGItZWIyNi00MDY2LWE2NjYtZjNkZjNlYjk3Nzh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427574635"/>
                <w:placeholder>
                  <w:docPart w:val="1EC5C1B1966D41A798821053D64A149B"/>
                </w:placeholder>
              </w:sdtPr>
              <w:sdtContent>
                <w:r w:rsidR="00F66E7D" w:rsidRPr="00F66E7D">
                  <w:rPr>
                    <w:sz w:val="22"/>
                    <w:szCs w:val="22"/>
                    <w:lang w:val="es-ES"/>
                  </w:rPr>
                  <w:t>(Murdani et al., 2018)</w:t>
                </w:r>
              </w:sdtContent>
            </w:sdt>
          </w:p>
        </w:tc>
      </w:tr>
      <w:tr w:rsidR="00DB4D34" w14:paraId="1E99D6F5" w14:textId="77777777" w:rsidTr="006C4203">
        <w:tc>
          <w:tcPr>
            <w:tcW w:w="1219" w:type="dxa"/>
          </w:tcPr>
          <w:p w14:paraId="1EA074CD" w14:textId="4EC16C0E" w:rsidR="00DB4D34" w:rsidRDefault="00DB4D34" w:rsidP="00A054FB">
            <w:pPr>
              <w:pStyle w:val="Default"/>
              <w:spacing w:after="59"/>
              <w:rPr>
                <w:color w:val="auto"/>
                <w:sz w:val="22"/>
                <w:szCs w:val="22"/>
                <w:lang w:val="es-ES"/>
              </w:rPr>
            </w:pPr>
            <w:r>
              <w:rPr>
                <w:color w:val="auto"/>
                <w:sz w:val="22"/>
                <w:szCs w:val="22"/>
                <w:lang w:val="es-ES"/>
              </w:rPr>
              <w:lastRenderedPageBreak/>
              <w:t>CA</w:t>
            </w:r>
            <w:r w:rsidR="00561384">
              <w:rPr>
                <w:color w:val="auto"/>
                <w:sz w:val="22"/>
                <w:szCs w:val="22"/>
                <w:lang w:val="es-ES"/>
              </w:rPr>
              <w:t>VA2</w:t>
            </w:r>
          </w:p>
        </w:tc>
        <w:tc>
          <w:tcPr>
            <w:tcW w:w="3321" w:type="dxa"/>
          </w:tcPr>
          <w:p w14:paraId="0CAD9306" w14:textId="5895593A" w:rsidR="00DB4D34" w:rsidRDefault="007520FD" w:rsidP="00A054FB">
            <w:pPr>
              <w:pStyle w:val="Default"/>
              <w:spacing w:after="59"/>
              <w:rPr>
                <w:color w:val="auto"/>
                <w:sz w:val="22"/>
                <w:szCs w:val="22"/>
                <w:lang w:val="es-ES"/>
              </w:rPr>
            </w:pPr>
            <w:r>
              <w:rPr>
                <w:color w:val="auto"/>
                <w:sz w:val="22"/>
                <w:szCs w:val="22"/>
                <w:lang w:val="es-ES"/>
              </w:rPr>
              <w:t>Si un móvil va rápido</w:t>
            </w:r>
            <w:r w:rsidR="00133682">
              <w:rPr>
                <w:color w:val="auto"/>
                <w:sz w:val="22"/>
                <w:szCs w:val="22"/>
                <w:lang w:val="es-ES"/>
              </w:rPr>
              <w:t>, también tiene aceleración. (pedal acelerador)</w:t>
            </w:r>
            <w:r w:rsidR="00B45670">
              <w:rPr>
                <w:color w:val="auto"/>
                <w:sz w:val="22"/>
                <w:szCs w:val="22"/>
                <w:lang w:val="es-ES"/>
              </w:rPr>
              <w:t>.</w:t>
            </w:r>
          </w:p>
        </w:tc>
        <w:tc>
          <w:tcPr>
            <w:tcW w:w="1290" w:type="dxa"/>
          </w:tcPr>
          <w:p w14:paraId="79EE09A5" w14:textId="2EB398C9" w:rsidR="00DB4D34" w:rsidRDefault="00B45670" w:rsidP="00A054FB">
            <w:pPr>
              <w:pStyle w:val="Default"/>
              <w:spacing w:after="59"/>
              <w:rPr>
                <w:color w:val="auto"/>
                <w:sz w:val="22"/>
                <w:szCs w:val="22"/>
                <w:lang w:val="es-ES"/>
              </w:rPr>
            </w:pPr>
            <w:r>
              <w:rPr>
                <w:color w:val="auto"/>
                <w:sz w:val="22"/>
                <w:szCs w:val="22"/>
                <w:lang w:val="es-ES"/>
              </w:rPr>
              <w:t>CCVA2</w:t>
            </w:r>
          </w:p>
        </w:tc>
        <w:tc>
          <w:tcPr>
            <w:tcW w:w="2446" w:type="dxa"/>
          </w:tcPr>
          <w:p w14:paraId="3BF4EF2F" w14:textId="75C78AB7" w:rsidR="00DB4D34" w:rsidRDefault="00B45670" w:rsidP="00A054FB">
            <w:pPr>
              <w:pStyle w:val="Default"/>
              <w:spacing w:after="59"/>
              <w:rPr>
                <w:color w:val="auto"/>
                <w:sz w:val="22"/>
                <w:szCs w:val="22"/>
                <w:lang w:val="es-ES"/>
              </w:rPr>
            </w:pPr>
            <w:r>
              <w:rPr>
                <w:color w:val="auto"/>
                <w:sz w:val="22"/>
                <w:szCs w:val="22"/>
                <w:lang w:val="es-ES"/>
              </w:rPr>
              <w:t>Si un móvil va rápido, no tiene por que tener aceleración si su velocidad es constante, ya que la aceleración se define como el cambio de la velocidad con el tiempo</w:t>
            </w:r>
            <w:r w:rsidR="00BF3219">
              <w:rPr>
                <w:color w:val="auto"/>
                <w:sz w:val="22"/>
                <w:szCs w:val="22"/>
                <w:lang w:val="es-ES"/>
              </w:rPr>
              <w:t>: a = ∆v / ∆t.</w:t>
            </w:r>
          </w:p>
        </w:tc>
        <w:sdt>
          <w:sdtPr>
            <w:rPr>
              <w:sz w:val="22"/>
              <w:szCs w:val="22"/>
              <w:lang w:val="es-ES"/>
            </w:rPr>
            <w:tag w:val="MENDELEY_CITATION_v3_eyJjaXRhdGlvbklEIjoiTUVOREVMRVlfQ0lUQVRJT05fMzMyM2NiOTQtNGFmZi00MmI5LWE5YzItY2QxZDJmYzI3ODAx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583271297"/>
            <w:placeholder>
              <w:docPart w:val="DefaultPlaceholder_-1854013440"/>
            </w:placeholder>
          </w:sdtPr>
          <w:sdtContent>
            <w:tc>
              <w:tcPr>
                <w:tcW w:w="1620" w:type="dxa"/>
              </w:tcPr>
              <w:p w14:paraId="3E88BBCF" w14:textId="296546E4" w:rsidR="00DB4D34" w:rsidRPr="009A2705" w:rsidRDefault="00F66E7D" w:rsidP="00A054FB">
                <w:pPr>
                  <w:pStyle w:val="Default"/>
                  <w:spacing w:after="59"/>
                  <w:rPr>
                    <w:sz w:val="22"/>
                    <w:szCs w:val="22"/>
                    <w:lang w:val="es-ES"/>
                  </w:rPr>
                </w:pPr>
                <w:r w:rsidRPr="00F66E7D">
                  <w:rPr>
                    <w:sz w:val="22"/>
                    <w:szCs w:val="22"/>
                    <w:lang w:val="es-ES"/>
                  </w:rPr>
                  <w:t>(Jones, 1983)</w:t>
                </w:r>
              </w:p>
            </w:tc>
          </w:sdtContent>
        </w:sdt>
      </w:tr>
      <w:tr w:rsidR="00DB4D34" w:rsidRPr="00DB4D34" w14:paraId="193BC5DD" w14:textId="77777777" w:rsidTr="006C4203">
        <w:tc>
          <w:tcPr>
            <w:tcW w:w="1219" w:type="dxa"/>
          </w:tcPr>
          <w:p w14:paraId="5A1D5958" w14:textId="77777777" w:rsidR="00DB4D34" w:rsidRDefault="00DB4D34" w:rsidP="00A054FB">
            <w:pPr>
              <w:pStyle w:val="Default"/>
              <w:spacing w:after="59"/>
              <w:rPr>
                <w:color w:val="auto"/>
                <w:sz w:val="22"/>
                <w:szCs w:val="22"/>
                <w:lang w:val="es-ES"/>
              </w:rPr>
            </w:pPr>
          </w:p>
        </w:tc>
        <w:tc>
          <w:tcPr>
            <w:tcW w:w="3321" w:type="dxa"/>
          </w:tcPr>
          <w:p w14:paraId="32F95FDC" w14:textId="62A088D3" w:rsidR="00DB4D34" w:rsidRPr="00DB4D34" w:rsidRDefault="00DB4D34" w:rsidP="00A054FB">
            <w:pPr>
              <w:pStyle w:val="Default"/>
              <w:spacing w:after="59"/>
              <w:rPr>
                <w:color w:val="auto"/>
                <w:sz w:val="22"/>
                <w:szCs w:val="22"/>
              </w:rPr>
            </w:pPr>
            <w:r>
              <w:t>Acceleration was perceived by the students to be increasing if the speed was increasing.</w:t>
            </w:r>
          </w:p>
        </w:tc>
        <w:tc>
          <w:tcPr>
            <w:tcW w:w="1290" w:type="dxa"/>
          </w:tcPr>
          <w:p w14:paraId="23DF3B10" w14:textId="77777777" w:rsidR="00DB4D34" w:rsidRPr="00DB4D34" w:rsidRDefault="00DB4D34" w:rsidP="00A054FB">
            <w:pPr>
              <w:pStyle w:val="Default"/>
              <w:spacing w:after="59"/>
              <w:rPr>
                <w:color w:val="auto"/>
                <w:sz w:val="22"/>
                <w:szCs w:val="22"/>
              </w:rPr>
            </w:pPr>
          </w:p>
        </w:tc>
        <w:tc>
          <w:tcPr>
            <w:tcW w:w="2446" w:type="dxa"/>
          </w:tcPr>
          <w:p w14:paraId="45E99ADF" w14:textId="77777777" w:rsidR="00DB4D34" w:rsidRPr="00DB4D34" w:rsidRDefault="00DB4D34" w:rsidP="00A054FB">
            <w:pPr>
              <w:pStyle w:val="Default"/>
              <w:spacing w:after="59"/>
              <w:rPr>
                <w:color w:val="auto"/>
                <w:sz w:val="22"/>
                <w:szCs w:val="22"/>
              </w:rPr>
            </w:pPr>
          </w:p>
        </w:tc>
        <w:tc>
          <w:tcPr>
            <w:tcW w:w="1620" w:type="dxa"/>
          </w:tcPr>
          <w:p w14:paraId="2DE7307C" w14:textId="77777777" w:rsidR="00DB4D34" w:rsidRPr="00DB4D34" w:rsidRDefault="00DB4D34" w:rsidP="00A054FB">
            <w:pPr>
              <w:pStyle w:val="Default"/>
              <w:spacing w:after="59"/>
              <w:rPr>
                <w:sz w:val="22"/>
                <w:szCs w:val="22"/>
              </w:rPr>
            </w:pPr>
          </w:p>
        </w:tc>
      </w:tr>
      <w:tr w:rsidR="001575DC" w:rsidRPr="00DB4D34" w14:paraId="77559DB8" w14:textId="77777777" w:rsidTr="006C4203">
        <w:tc>
          <w:tcPr>
            <w:tcW w:w="1219" w:type="dxa"/>
          </w:tcPr>
          <w:p w14:paraId="061ABEF0" w14:textId="57C6BDCC" w:rsidR="001575DC" w:rsidRPr="00C81E52" w:rsidRDefault="00031A50" w:rsidP="00A054FB">
            <w:pPr>
              <w:pStyle w:val="Default"/>
              <w:spacing w:after="59"/>
              <w:rPr>
                <w:color w:val="auto"/>
                <w:sz w:val="22"/>
                <w:szCs w:val="22"/>
              </w:rPr>
            </w:pPr>
            <w:r>
              <w:rPr>
                <w:color w:val="auto"/>
                <w:sz w:val="22"/>
                <w:szCs w:val="22"/>
              </w:rPr>
              <w:t>CAITIT</w:t>
            </w:r>
          </w:p>
        </w:tc>
        <w:tc>
          <w:tcPr>
            <w:tcW w:w="3321" w:type="dxa"/>
          </w:tcPr>
          <w:p w14:paraId="4B1BB515" w14:textId="1F2200BD" w:rsidR="001575DC" w:rsidRPr="00482491" w:rsidRDefault="00482491" w:rsidP="00A054FB">
            <w:pPr>
              <w:pStyle w:val="Default"/>
              <w:spacing w:after="59"/>
              <w:rPr>
                <w:lang w:val="es-ES"/>
              </w:rPr>
            </w:pPr>
            <w:r w:rsidRPr="00482491">
              <w:rPr>
                <w:lang w:val="es-ES"/>
              </w:rPr>
              <w:t>Intervalo de tiempo e i</w:t>
            </w:r>
            <w:r>
              <w:rPr>
                <w:lang w:val="es-ES"/>
              </w:rPr>
              <w:t>nstante de tiempo son lo mismo.</w:t>
            </w:r>
          </w:p>
        </w:tc>
        <w:tc>
          <w:tcPr>
            <w:tcW w:w="1290" w:type="dxa"/>
          </w:tcPr>
          <w:p w14:paraId="00FED3CE" w14:textId="77777777" w:rsidR="001575DC" w:rsidRPr="00482491" w:rsidRDefault="001575DC" w:rsidP="00A054FB">
            <w:pPr>
              <w:pStyle w:val="Default"/>
              <w:spacing w:after="59"/>
              <w:rPr>
                <w:color w:val="auto"/>
                <w:sz w:val="22"/>
                <w:szCs w:val="22"/>
                <w:lang w:val="es-ES"/>
              </w:rPr>
            </w:pPr>
          </w:p>
        </w:tc>
        <w:tc>
          <w:tcPr>
            <w:tcW w:w="2446" w:type="dxa"/>
          </w:tcPr>
          <w:p w14:paraId="4B102BE6" w14:textId="779D8195" w:rsidR="001575DC" w:rsidRPr="00482491" w:rsidRDefault="00031A50" w:rsidP="00A054FB">
            <w:pPr>
              <w:pStyle w:val="Default"/>
              <w:spacing w:after="59"/>
              <w:rPr>
                <w:color w:val="auto"/>
                <w:sz w:val="22"/>
                <w:szCs w:val="22"/>
                <w:lang w:val="es-ES"/>
              </w:rPr>
            </w:pPr>
            <w:r>
              <w:rPr>
                <w:color w:val="auto"/>
                <w:sz w:val="22"/>
                <w:szCs w:val="22"/>
                <w:lang w:val="es-ES"/>
              </w:rPr>
              <w:t>CCITIT</w:t>
            </w:r>
          </w:p>
        </w:tc>
        <w:tc>
          <w:tcPr>
            <w:tcW w:w="1620" w:type="dxa"/>
          </w:tcPr>
          <w:p w14:paraId="4670FAE3" w14:textId="5BC70DE9" w:rsidR="001575DC" w:rsidRPr="00DB4D34" w:rsidRDefault="00000000" w:rsidP="00A054FB">
            <w:pPr>
              <w:pStyle w:val="Default"/>
              <w:spacing w:after="59"/>
              <w:rPr>
                <w:sz w:val="22"/>
                <w:szCs w:val="22"/>
              </w:rPr>
            </w:pPr>
            <w:sdt>
              <w:sdtPr>
                <w:rPr>
                  <w:color w:val="auto"/>
                  <w:sz w:val="22"/>
                  <w:szCs w:val="22"/>
                  <w:lang w:val="es-ES"/>
                </w:rPr>
                <w:tag w:val="MENDELEY_CITATION_v3_eyJjaXRhdGlvbklEIjoiTUVOREVMRVlfQ0lUQVRJT05fZmJlMGEzYTMtOGQ5MS00NzM0LWE4NzUtNmUyYzRjNjI2Mjk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1262907135"/>
                <w:placeholder>
                  <w:docPart w:val="F79613F9FF9F46868E2050BD004EB479"/>
                </w:placeholder>
              </w:sdtPr>
              <w:sdtContent>
                <w:r w:rsidR="00F66E7D">
                  <w:rPr>
                    <w:rFonts w:eastAsia="Times New Roman"/>
                  </w:rPr>
                  <w:t>(Abou Halloun &amp; Hestenes, 1985)</w:t>
                </w:r>
              </w:sdtContent>
            </w:sdt>
          </w:p>
        </w:tc>
      </w:tr>
      <w:tr w:rsidR="00767B1C" w:rsidRPr="00482491" w14:paraId="4F30D0BB" w14:textId="77777777" w:rsidTr="006C4203">
        <w:tc>
          <w:tcPr>
            <w:tcW w:w="1219" w:type="dxa"/>
          </w:tcPr>
          <w:p w14:paraId="5742109F" w14:textId="1902F5FD" w:rsidR="00767B1C" w:rsidRDefault="00207922" w:rsidP="00A054FB">
            <w:pPr>
              <w:pStyle w:val="Default"/>
              <w:spacing w:after="59"/>
              <w:rPr>
                <w:color w:val="auto"/>
                <w:sz w:val="22"/>
                <w:szCs w:val="22"/>
                <w:lang w:val="es-ES"/>
              </w:rPr>
            </w:pPr>
            <w:r>
              <w:rPr>
                <w:color w:val="auto"/>
                <w:sz w:val="22"/>
                <w:szCs w:val="22"/>
                <w:lang w:val="es-ES"/>
              </w:rPr>
              <w:t>CAPCP</w:t>
            </w:r>
          </w:p>
        </w:tc>
        <w:tc>
          <w:tcPr>
            <w:tcW w:w="3321" w:type="dxa"/>
          </w:tcPr>
          <w:p w14:paraId="1C849535" w14:textId="5EC9AC6F" w:rsidR="00767B1C" w:rsidRPr="00D13C69" w:rsidRDefault="00207922" w:rsidP="00A054FB">
            <w:pPr>
              <w:pStyle w:val="Default"/>
              <w:spacing w:after="59"/>
              <w:rPr>
                <w:color w:val="auto"/>
                <w:sz w:val="22"/>
                <w:szCs w:val="22"/>
                <w:lang w:val="es-ES"/>
              </w:rPr>
            </w:pPr>
            <w:r w:rsidRPr="00D13C69">
              <w:rPr>
                <w:color w:val="auto"/>
                <w:sz w:val="22"/>
                <w:szCs w:val="22"/>
                <w:lang w:val="es-ES"/>
              </w:rPr>
              <w:t xml:space="preserve">Posición y cambio de posición son lo mismo. </w:t>
            </w:r>
            <w:r w:rsidR="00E67540" w:rsidRPr="00D13C69">
              <w:rPr>
                <w:color w:val="auto"/>
                <w:sz w:val="22"/>
                <w:szCs w:val="22"/>
                <w:lang w:val="es-ES"/>
              </w:rPr>
              <w:t xml:space="preserve">v = d / t es una expresión correcta, como v = </w:t>
            </w:r>
            <w:r w:rsidR="00526636" w:rsidRPr="00D13C69">
              <w:rPr>
                <w:color w:val="auto"/>
                <w:sz w:val="22"/>
                <w:szCs w:val="22"/>
                <w:lang w:val="es-ES"/>
              </w:rPr>
              <w:t>∆d / ∆t.</w:t>
            </w:r>
            <w:r w:rsidR="00D31183" w:rsidRPr="00D13C69">
              <w:rPr>
                <w:color w:val="auto"/>
                <w:sz w:val="22"/>
                <w:szCs w:val="22"/>
                <w:lang w:val="es-ES"/>
              </w:rPr>
              <w:t xml:space="preserve"> (Esto sugiere que se confunde velocidad media con velocidad instantánea).</w:t>
            </w:r>
          </w:p>
        </w:tc>
        <w:tc>
          <w:tcPr>
            <w:tcW w:w="1290" w:type="dxa"/>
          </w:tcPr>
          <w:p w14:paraId="255CC5E2" w14:textId="7524A2A1" w:rsidR="00767B1C" w:rsidRDefault="00207922" w:rsidP="00A054FB">
            <w:pPr>
              <w:pStyle w:val="Default"/>
              <w:spacing w:after="59"/>
              <w:rPr>
                <w:color w:val="auto"/>
                <w:sz w:val="22"/>
                <w:szCs w:val="22"/>
                <w:lang w:val="es-ES"/>
              </w:rPr>
            </w:pPr>
            <w:r>
              <w:rPr>
                <w:color w:val="auto"/>
                <w:sz w:val="22"/>
                <w:szCs w:val="22"/>
                <w:lang w:val="es-ES"/>
              </w:rPr>
              <w:t>CCPCP</w:t>
            </w:r>
          </w:p>
        </w:tc>
        <w:tc>
          <w:tcPr>
            <w:tcW w:w="2446" w:type="dxa"/>
          </w:tcPr>
          <w:p w14:paraId="73202858" w14:textId="720C78AA" w:rsidR="00767B1C" w:rsidRDefault="00524B29" w:rsidP="00A054FB">
            <w:pPr>
              <w:pStyle w:val="Default"/>
              <w:spacing w:after="59"/>
              <w:rPr>
                <w:color w:val="auto"/>
                <w:sz w:val="22"/>
                <w:szCs w:val="22"/>
                <w:lang w:val="es-ES"/>
              </w:rPr>
            </w:pPr>
            <w:r>
              <w:rPr>
                <w:color w:val="auto"/>
                <w:sz w:val="22"/>
                <w:szCs w:val="22"/>
                <w:lang w:val="es-ES"/>
              </w:rPr>
              <w:t>Posición y cambio de posición no son lo mismo. Para calcular la velocidad media se emplea v = ∆d / ∆t.</w:t>
            </w:r>
            <w:r w:rsidR="00700115">
              <w:rPr>
                <w:color w:val="auto"/>
                <w:sz w:val="22"/>
                <w:szCs w:val="22"/>
                <w:lang w:val="es-ES"/>
              </w:rPr>
              <w:t xml:space="preserve"> v = d / t es solo correcta cuando la distancia y el tiempo iniciales se toman como 0</w:t>
            </w:r>
            <w:r w:rsidR="0018116C">
              <w:rPr>
                <w:color w:val="auto"/>
                <w:sz w:val="22"/>
                <w:szCs w:val="22"/>
                <w:lang w:val="es-ES"/>
              </w:rPr>
              <w:t>, siendo d y t la posición y tiempo finales</w:t>
            </w:r>
            <w:r w:rsidR="00700115">
              <w:rPr>
                <w:color w:val="auto"/>
                <w:sz w:val="22"/>
                <w:szCs w:val="22"/>
                <w:lang w:val="es-ES"/>
              </w:rPr>
              <w:t>.</w:t>
            </w:r>
          </w:p>
        </w:tc>
        <w:tc>
          <w:tcPr>
            <w:tcW w:w="1620" w:type="dxa"/>
          </w:tcPr>
          <w:p w14:paraId="16D62867" w14:textId="68973B1E" w:rsidR="00767B1C" w:rsidRPr="00482491" w:rsidRDefault="00000000" w:rsidP="00A054FB">
            <w:pPr>
              <w:pStyle w:val="Default"/>
              <w:spacing w:after="59"/>
              <w:rPr>
                <w:sz w:val="22"/>
                <w:szCs w:val="22"/>
              </w:rPr>
            </w:pPr>
            <w:sdt>
              <w:sdtPr>
                <w:rPr>
                  <w:sz w:val="22"/>
                  <w:szCs w:val="22"/>
                  <w:lang w:val="es-ES"/>
                </w:rPr>
                <w:tag w:val="MENDELEY_CITATION_v3_eyJjaXRhdGlvbklEIjoiTUVOREVMRVlfQ0lUQVRJT05fYmJkYmNjYjktN2Q2My00M2EzLTlmZGYtZTRkOTFjYTg5MGQ3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
                <w:id w:val="-175884351"/>
                <w:placeholder>
                  <w:docPart w:val="E83C2465B0D34F39A07004A6C772ABFC"/>
                </w:placeholder>
              </w:sdtPr>
              <w:sdtContent>
                <w:r w:rsidR="00F66E7D">
                  <w:rPr>
                    <w:rFonts w:eastAsia="Times New Roman"/>
                  </w:rPr>
                  <w:t>(Trowbridge &amp; Mcdermott, 1981a, 1981b).</w:t>
                </w:r>
              </w:sdtContent>
            </w:sdt>
          </w:p>
          <w:p w14:paraId="05D2C5D4" w14:textId="77777777" w:rsidR="002E6416" w:rsidRPr="00482491" w:rsidRDefault="002E6416" w:rsidP="00A054FB">
            <w:pPr>
              <w:pStyle w:val="Default"/>
              <w:spacing w:after="59"/>
              <w:rPr>
                <w:sz w:val="22"/>
                <w:szCs w:val="22"/>
              </w:rPr>
            </w:pPr>
          </w:p>
          <w:p w14:paraId="2771FEBA" w14:textId="6E6D5180" w:rsidR="002E6416" w:rsidRPr="007C2A8F" w:rsidRDefault="00000000" w:rsidP="00A054FB">
            <w:pPr>
              <w:pStyle w:val="Default"/>
              <w:spacing w:after="59"/>
              <w:rPr>
                <w:color w:val="auto"/>
                <w:sz w:val="22"/>
                <w:szCs w:val="22"/>
              </w:rPr>
            </w:pPr>
            <w:sdt>
              <w:sdtPr>
                <w:rPr>
                  <w:color w:val="auto"/>
                  <w:sz w:val="22"/>
                  <w:szCs w:val="22"/>
                  <w:lang w:val="es-ES"/>
                </w:rPr>
                <w:tag w:val="MENDELEY_CITATION_v3_eyJjaXRhdGlvbklEIjoiTUVOREVMRVlfQ0lUQVRJT05fNjMyNGNmYjUtYjljNi00NTQ3LThjYmYtMDg4ZTYwYzgwOGI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66616426"/>
                <w:placeholder>
                  <w:docPart w:val="B5D0DD8CCA324EDA9205C2599E7D95F6"/>
                </w:placeholder>
              </w:sdtPr>
              <w:sdtContent>
                <w:r w:rsidR="00F66E7D">
                  <w:rPr>
                    <w:rFonts w:eastAsia="Times New Roman"/>
                  </w:rPr>
                  <w:t>(Abou Halloun &amp; Hestenes, 1985)</w:t>
                </w:r>
              </w:sdtContent>
            </w:sdt>
          </w:p>
          <w:p w14:paraId="23C0DAB8" w14:textId="77777777" w:rsidR="007C2A8F" w:rsidRDefault="007C2A8F" w:rsidP="00A054FB">
            <w:pPr>
              <w:pStyle w:val="Default"/>
              <w:spacing w:after="59"/>
              <w:rPr>
                <w:sz w:val="22"/>
                <w:szCs w:val="22"/>
              </w:rPr>
            </w:pPr>
          </w:p>
          <w:p w14:paraId="33B8AF7B" w14:textId="55C4A1D9" w:rsidR="007C2A8F" w:rsidRPr="00482491" w:rsidRDefault="007C2A8F" w:rsidP="00A054FB">
            <w:pPr>
              <w:pStyle w:val="Default"/>
              <w:spacing w:after="59"/>
              <w:rPr>
                <w:sz w:val="22"/>
                <w:szCs w:val="22"/>
              </w:rPr>
            </w:pPr>
          </w:p>
        </w:tc>
      </w:tr>
      <w:tr w:rsidR="0018116C" w14:paraId="7A548D90" w14:textId="77777777" w:rsidTr="006C4203">
        <w:tc>
          <w:tcPr>
            <w:tcW w:w="1219" w:type="dxa"/>
          </w:tcPr>
          <w:p w14:paraId="58DD1664" w14:textId="425AB1CD" w:rsidR="0018116C" w:rsidRDefault="0018116C" w:rsidP="0018116C">
            <w:pPr>
              <w:pStyle w:val="Default"/>
              <w:spacing w:after="59"/>
              <w:rPr>
                <w:color w:val="auto"/>
                <w:sz w:val="22"/>
                <w:szCs w:val="22"/>
                <w:lang w:val="es-ES"/>
              </w:rPr>
            </w:pPr>
            <w:r>
              <w:rPr>
                <w:color w:val="auto"/>
                <w:sz w:val="22"/>
                <w:szCs w:val="22"/>
                <w:lang w:val="es-ES"/>
              </w:rPr>
              <w:t>CAVCV</w:t>
            </w:r>
          </w:p>
        </w:tc>
        <w:tc>
          <w:tcPr>
            <w:tcW w:w="3321" w:type="dxa"/>
          </w:tcPr>
          <w:p w14:paraId="34B0EB79" w14:textId="1314D10C" w:rsidR="0018116C" w:rsidRPr="00D06E43" w:rsidRDefault="0018116C" w:rsidP="0018116C">
            <w:pPr>
              <w:pStyle w:val="Default"/>
              <w:spacing w:after="59"/>
              <w:rPr>
                <w:color w:val="FF0000"/>
                <w:sz w:val="22"/>
                <w:szCs w:val="22"/>
                <w:lang w:val="es-ES"/>
              </w:rPr>
            </w:pPr>
            <w:r w:rsidRPr="00D06E43">
              <w:rPr>
                <w:color w:val="FF0000"/>
                <w:sz w:val="22"/>
                <w:szCs w:val="22"/>
                <w:lang w:val="es-ES"/>
              </w:rPr>
              <w:t>Velocidad y cambio de velocidad son lo mismo. a = v / t es una expresión correcta, como a = ∆v / ∆t.</w:t>
            </w:r>
          </w:p>
        </w:tc>
        <w:tc>
          <w:tcPr>
            <w:tcW w:w="1290" w:type="dxa"/>
          </w:tcPr>
          <w:p w14:paraId="02463F14" w14:textId="7E7430F7" w:rsidR="0018116C" w:rsidRDefault="0018116C" w:rsidP="0018116C">
            <w:pPr>
              <w:pStyle w:val="Default"/>
              <w:spacing w:after="59"/>
              <w:rPr>
                <w:color w:val="auto"/>
                <w:sz w:val="22"/>
                <w:szCs w:val="22"/>
                <w:lang w:val="es-ES"/>
              </w:rPr>
            </w:pPr>
            <w:r>
              <w:rPr>
                <w:color w:val="auto"/>
                <w:sz w:val="22"/>
                <w:szCs w:val="22"/>
                <w:lang w:val="es-ES"/>
              </w:rPr>
              <w:t>CCVCV</w:t>
            </w:r>
          </w:p>
        </w:tc>
        <w:tc>
          <w:tcPr>
            <w:tcW w:w="2446" w:type="dxa"/>
          </w:tcPr>
          <w:p w14:paraId="5BEE85A1" w14:textId="2D3A41C5" w:rsidR="0018116C" w:rsidRDefault="0018116C" w:rsidP="0018116C">
            <w:pPr>
              <w:pStyle w:val="Default"/>
              <w:spacing w:after="59"/>
              <w:rPr>
                <w:color w:val="auto"/>
                <w:sz w:val="22"/>
                <w:szCs w:val="22"/>
                <w:lang w:val="es-ES"/>
              </w:rPr>
            </w:pPr>
            <w:r>
              <w:rPr>
                <w:color w:val="auto"/>
                <w:sz w:val="22"/>
                <w:szCs w:val="22"/>
                <w:lang w:val="es-ES"/>
              </w:rPr>
              <w:t>Velocidad y cambio de velocidad no son lo mismo. Para calcular la aceleración media se emplea a = ∆v / ∆t. a = v / t es solo correcta cuando la velocidad y el tiempo iniciales se toman como 0, siendo v y t la velocidad y tiempo finales.</w:t>
            </w:r>
          </w:p>
        </w:tc>
        <w:tc>
          <w:tcPr>
            <w:tcW w:w="1620" w:type="dxa"/>
          </w:tcPr>
          <w:p w14:paraId="68896780" w14:textId="1AB91E33" w:rsidR="0018116C" w:rsidRDefault="00000000" w:rsidP="0018116C">
            <w:pPr>
              <w:pStyle w:val="Default"/>
              <w:spacing w:after="59"/>
              <w:rPr>
                <w:sz w:val="22"/>
                <w:szCs w:val="22"/>
                <w:lang w:val="es-ES"/>
              </w:rPr>
            </w:pPr>
            <w:sdt>
              <w:sdtPr>
                <w:rPr>
                  <w:sz w:val="22"/>
                  <w:szCs w:val="22"/>
                  <w:lang w:val="es-ES"/>
                </w:rPr>
                <w:tag w:val="MENDELEY_CITATION_v3_eyJjaXRhdGlvbklEIjoiTUVOREVMRVlfQ0lUQVRJT05fMzlkZjg4ZDUtNmZlYi00MDA3LTk5ZGItYjI2NTBkMmY0ZDA2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
                <w:id w:val="1672221679"/>
                <w:placeholder>
                  <w:docPart w:val="54AA3D7C73B244EEA06C24CC770A3B60"/>
                </w:placeholder>
              </w:sdtPr>
              <w:sdtContent>
                <w:r w:rsidR="00F66E7D">
                  <w:rPr>
                    <w:rFonts w:eastAsia="Times New Roman"/>
                  </w:rPr>
                  <w:t>(Trowbridge &amp; Mcdermott, 1981a, 1981b).</w:t>
                </w:r>
              </w:sdtContent>
            </w:sdt>
          </w:p>
        </w:tc>
      </w:tr>
      <w:tr w:rsidR="0018116C" w:rsidRPr="009A2705" w14:paraId="535E6C68" w14:textId="77777777" w:rsidTr="006C4203">
        <w:tc>
          <w:tcPr>
            <w:tcW w:w="1219" w:type="dxa"/>
          </w:tcPr>
          <w:p w14:paraId="547AC34F" w14:textId="408C4CE8" w:rsidR="0018116C" w:rsidRDefault="0018116C" w:rsidP="0018116C">
            <w:pPr>
              <w:pStyle w:val="Default"/>
              <w:spacing w:after="59"/>
              <w:rPr>
                <w:color w:val="auto"/>
                <w:sz w:val="22"/>
                <w:szCs w:val="22"/>
                <w:lang w:val="es-ES"/>
              </w:rPr>
            </w:pPr>
            <w:r>
              <w:rPr>
                <w:color w:val="auto"/>
                <w:sz w:val="22"/>
                <w:szCs w:val="22"/>
                <w:lang w:val="es-ES"/>
              </w:rPr>
              <w:t>CAA1</w:t>
            </w:r>
          </w:p>
        </w:tc>
        <w:tc>
          <w:tcPr>
            <w:tcW w:w="3321" w:type="dxa"/>
          </w:tcPr>
          <w:p w14:paraId="04A38D3D" w14:textId="43914CF4" w:rsidR="0018116C" w:rsidRDefault="0018116C" w:rsidP="0018116C">
            <w:pPr>
              <w:pStyle w:val="Default"/>
              <w:spacing w:after="59"/>
              <w:rPr>
                <w:color w:val="auto"/>
                <w:sz w:val="22"/>
                <w:szCs w:val="22"/>
                <w:lang w:val="es-ES"/>
              </w:rPr>
            </w:pPr>
            <w:r>
              <w:rPr>
                <w:color w:val="auto"/>
                <w:sz w:val="22"/>
                <w:szCs w:val="22"/>
                <w:lang w:val="es-ES"/>
              </w:rPr>
              <w:t>Si dos móviles están en la misma posición, deben tener la misma velocidad.</w:t>
            </w:r>
          </w:p>
        </w:tc>
        <w:tc>
          <w:tcPr>
            <w:tcW w:w="1290" w:type="dxa"/>
          </w:tcPr>
          <w:p w14:paraId="116E00FB" w14:textId="4192C864" w:rsidR="0018116C" w:rsidRDefault="0018116C" w:rsidP="0018116C">
            <w:pPr>
              <w:pStyle w:val="Default"/>
              <w:spacing w:after="59"/>
              <w:rPr>
                <w:color w:val="auto"/>
                <w:sz w:val="22"/>
                <w:szCs w:val="22"/>
                <w:lang w:val="es-ES"/>
              </w:rPr>
            </w:pPr>
            <w:r>
              <w:rPr>
                <w:color w:val="auto"/>
                <w:sz w:val="22"/>
                <w:szCs w:val="22"/>
                <w:lang w:val="es-ES"/>
              </w:rPr>
              <w:t>CCA1</w:t>
            </w:r>
          </w:p>
        </w:tc>
        <w:tc>
          <w:tcPr>
            <w:tcW w:w="2446" w:type="dxa"/>
          </w:tcPr>
          <w:p w14:paraId="442849EA" w14:textId="149C59A5" w:rsidR="0018116C" w:rsidRDefault="0018116C" w:rsidP="0018116C">
            <w:pPr>
              <w:pStyle w:val="Default"/>
              <w:spacing w:after="59"/>
              <w:rPr>
                <w:color w:val="auto"/>
                <w:sz w:val="22"/>
                <w:szCs w:val="22"/>
                <w:lang w:val="es-ES"/>
              </w:rPr>
            </w:pPr>
            <w:r>
              <w:rPr>
                <w:color w:val="auto"/>
                <w:sz w:val="22"/>
                <w:szCs w:val="22"/>
                <w:lang w:val="es-ES"/>
              </w:rPr>
              <w:t>Dos móviles no tienen la misma velocidad en la misma posición en un adelantamiento. Sus velocidades coinciden en posiciones diferentes al adelantamiento.</w:t>
            </w:r>
          </w:p>
        </w:tc>
        <w:tc>
          <w:tcPr>
            <w:tcW w:w="1620" w:type="dxa"/>
          </w:tcPr>
          <w:p w14:paraId="0B03B44A" w14:textId="419FC3BA" w:rsidR="0018116C" w:rsidRPr="009A2705" w:rsidRDefault="00000000" w:rsidP="0018116C">
            <w:pPr>
              <w:pStyle w:val="Default"/>
              <w:spacing w:after="59"/>
              <w:rPr>
                <w:sz w:val="22"/>
                <w:szCs w:val="22"/>
              </w:rPr>
            </w:pPr>
            <w:sdt>
              <w:sdtPr>
                <w:rPr>
                  <w:sz w:val="22"/>
                  <w:szCs w:val="22"/>
                  <w:lang w:val="es-ES"/>
                </w:rPr>
                <w:tag w:val="MENDELEY_CITATION_v3_eyJjaXRhdGlvbklEIjoiTUVOREVMRVlfQ0lUQVRJT05fNGM5ZmJiNGYtZjRmMS00NTEwLWEzODUtNDg1NzE2MmZiOWY3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781007005"/>
                <w:placeholder>
                  <w:docPart w:val="713E255D4EF24F18AA2B41E5A3AF0C0B"/>
                </w:placeholder>
              </w:sdtPr>
              <w:sdtContent>
                <w:r w:rsidR="00F66E7D" w:rsidRPr="00F66E7D">
                  <w:rPr>
                    <w:sz w:val="22"/>
                    <w:szCs w:val="22"/>
                  </w:rPr>
                  <w:t>(Murdani et al., 2018)</w:t>
                </w:r>
              </w:sdtContent>
            </w:sdt>
          </w:p>
          <w:p w14:paraId="269BC736" w14:textId="77777777" w:rsidR="0018116C" w:rsidRPr="009A2705" w:rsidRDefault="0018116C" w:rsidP="0018116C">
            <w:pPr>
              <w:pStyle w:val="Default"/>
              <w:spacing w:after="59"/>
              <w:rPr>
                <w:sz w:val="22"/>
                <w:szCs w:val="22"/>
              </w:rPr>
            </w:pPr>
          </w:p>
          <w:sdt>
            <w:sdtPr>
              <w:rPr>
                <w:sz w:val="22"/>
                <w:szCs w:val="22"/>
                <w:lang w:val="es-ES"/>
              </w:rPr>
              <w:tag w:val="MENDELEY_CITATION_v3_eyJjaXRhdGlvbklEIjoiTUVOREVMRVlfQ0lUQVRJT05fY2U4ZWU0M2UtY2Y4ZS00YzIyLWEyMDktOWYyNjFlMGE2ZTRm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
              <w:id w:val="-523238029"/>
              <w:placeholder>
                <w:docPart w:val="259A247754084CBFAD9D187DF1FB75E5"/>
              </w:placeholder>
            </w:sdtPr>
            <w:sdtContent>
              <w:p w14:paraId="2B5C636A" w14:textId="1BE0046B" w:rsidR="0018116C" w:rsidRPr="00496B8E" w:rsidRDefault="00F66E7D" w:rsidP="0018116C">
                <w:pPr>
                  <w:pStyle w:val="Default"/>
                  <w:spacing w:after="59"/>
                  <w:rPr>
                    <w:sz w:val="22"/>
                    <w:szCs w:val="22"/>
                  </w:rPr>
                </w:pPr>
                <w:r>
                  <w:rPr>
                    <w:rFonts w:eastAsia="Times New Roman"/>
                  </w:rPr>
                  <w:t>(Trowbridge &amp; McDermott, 1980)</w:t>
                </w:r>
              </w:p>
            </w:sdtContent>
          </w:sdt>
          <w:p w14:paraId="54138606" w14:textId="77777777" w:rsidR="008267D4" w:rsidRDefault="008267D4" w:rsidP="0018116C">
            <w:pPr>
              <w:pStyle w:val="Default"/>
              <w:spacing w:after="59"/>
            </w:pPr>
          </w:p>
          <w:p w14:paraId="65315D3C" w14:textId="5CD9E8A4" w:rsidR="009267DA" w:rsidRDefault="00000000" w:rsidP="0018116C">
            <w:pPr>
              <w:pStyle w:val="Default"/>
              <w:spacing w:after="59"/>
            </w:pPr>
            <w:sdt>
              <w:sdtPr>
                <w:rPr>
                  <w:sz w:val="22"/>
                  <w:szCs w:val="22"/>
                  <w:lang w:val="es-ES"/>
                </w:rPr>
                <w:tag w:val="MENDELEY_CITATION_v3_eyJjaXRhdGlvbklEIjoiTUVOREVMRVlfQ0lUQVRJT05fMzcwZTg0OGItNWU5ZS00YzFlLWE4ZDgtNWNkODU3ZTU0NDI4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
                <w:id w:val="926310469"/>
                <w:placeholder>
                  <w:docPart w:val="53E5E5EEAC554B56AA52C1004BA054D7"/>
                </w:placeholder>
              </w:sdtPr>
              <w:sdtContent>
                <w:r w:rsidR="00F66E7D">
                  <w:rPr>
                    <w:rFonts w:eastAsia="Times New Roman"/>
                  </w:rPr>
                  <w:t xml:space="preserve">(Trowbridge &amp; Mcdermott, </w:t>
                </w:r>
                <w:r w:rsidR="00F66E7D">
                  <w:rPr>
                    <w:rFonts w:eastAsia="Times New Roman"/>
                  </w:rPr>
                  <w:lastRenderedPageBreak/>
                  <w:t>1981a, 1981b).</w:t>
                </w:r>
              </w:sdtContent>
            </w:sdt>
          </w:p>
          <w:p w14:paraId="168F8984" w14:textId="77777777" w:rsidR="009267DA" w:rsidRPr="00496B8E" w:rsidRDefault="009267DA" w:rsidP="0018116C">
            <w:pPr>
              <w:pStyle w:val="Default"/>
              <w:spacing w:after="59"/>
            </w:pPr>
          </w:p>
          <w:sdt>
            <w:sdtPr>
              <w:rPr>
                <w:rFonts w:eastAsia="Times New Roman"/>
              </w:rPr>
              <w:tag w:val="MENDELEY_CITATION_v3_eyJjaXRhdGlvbklEIjoiTUVOREVMRVlfQ0lUQVRJT05fYmUyNWQzM2YtNThhMy00MDVhLTkyZjktMDM1YmIzZWY0NzIy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2067218406"/>
              <w:placeholder>
                <w:docPart w:val="DefaultPlaceholder_-1854013440"/>
              </w:placeholder>
            </w:sdtPr>
            <w:sdtContent>
              <w:p w14:paraId="58A880B4" w14:textId="663F9029" w:rsidR="008267D4" w:rsidRPr="008267D4" w:rsidRDefault="00F66E7D" w:rsidP="0018116C">
                <w:pPr>
                  <w:pStyle w:val="Default"/>
                  <w:spacing w:after="59"/>
                  <w:rPr>
                    <w:rFonts w:eastAsia="Times New Roman"/>
                  </w:rPr>
                </w:pPr>
                <w:r w:rsidRPr="00F66E7D">
                  <w:rPr>
                    <w:rFonts w:eastAsia="Times New Roman"/>
                  </w:rPr>
                  <w:t>(Jones, 1983)</w:t>
                </w:r>
              </w:p>
            </w:sdtContent>
          </w:sdt>
        </w:tc>
      </w:tr>
      <w:tr w:rsidR="0018116C" w14:paraId="67A5705D" w14:textId="77777777" w:rsidTr="006C4203">
        <w:tc>
          <w:tcPr>
            <w:tcW w:w="1219" w:type="dxa"/>
          </w:tcPr>
          <w:p w14:paraId="285D0F22" w14:textId="6AC67075" w:rsidR="0018116C" w:rsidRDefault="0018116C" w:rsidP="0018116C">
            <w:pPr>
              <w:pStyle w:val="Default"/>
              <w:spacing w:after="59"/>
              <w:rPr>
                <w:color w:val="auto"/>
                <w:sz w:val="22"/>
                <w:szCs w:val="22"/>
                <w:lang w:val="es-ES"/>
              </w:rPr>
            </w:pPr>
            <w:r>
              <w:rPr>
                <w:color w:val="auto"/>
                <w:sz w:val="22"/>
                <w:szCs w:val="22"/>
                <w:lang w:val="es-ES"/>
              </w:rPr>
              <w:lastRenderedPageBreak/>
              <w:t>CAA2</w:t>
            </w:r>
          </w:p>
        </w:tc>
        <w:tc>
          <w:tcPr>
            <w:tcW w:w="3321" w:type="dxa"/>
          </w:tcPr>
          <w:p w14:paraId="151A4713" w14:textId="27720A37" w:rsidR="0018116C" w:rsidRPr="00D06E43" w:rsidRDefault="0018116C" w:rsidP="0018116C">
            <w:pPr>
              <w:pStyle w:val="Default"/>
              <w:spacing w:after="59"/>
              <w:rPr>
                <w:color w:val="FF0000"/>
                <w:sz w:val="22"/>
                <w:szCs w:val="22"/>
                <w:lang w:val="es-ES"/>
              </w:rPr>
            </w:pPr>
            <w:r w:rsidRPr="00D06E43">
              <w:rPr>
                <w:color w:val="FF0000"/>
                <w:sz w:val="22"/>
                <w:szCs w:val="22"/>
                <w:lang w:val="es-ES"/>
              </w:rPr>
              <w:t>Un móvil puede adelantar a otro si tienen la misma aceleración.</w:t>
            </w:r>
          </w:p>
        </w:tc>
        <w:tc>
          <w:tcPr>
            <w:tcW w:w="1290" w:type="dxa"/>
          </w:tcPr>
          <w:p w14:paraId="2C254E77" w14:textId="371E849D" w:rsidR="0018116C" w:rsidRDefault="0018116C" w:rsidP="0018116C">
            <w:pPr>
              <w:pStyle w:val="Default"/>
              <w:spacing w:after="59"/>
              <w:rPr>
                <w:color w:val="auto"/>
                <w:sz w:val="22"/>
                <w:szCs w:val="22"/>
                <w:lang w:val="es-ES"/>
              </w:rPr>
            </w:pPr>
            <w:r>
              <w:rPr>
                <w:color w:val="auto"/>
                <w:sz w:val="22"/>
                <w:szCs w:val="22"/>
                <w:lang w:val="es-ES"/>
              </w:rPr>
              <w:t>CCA2</w:t>
            </w:r>
          </w:p>
        </w:tc>
        <w:tc>
          <w:tcPr>
            <w:tcW w:w="2446" w:type="dxa"/>
          </w:tcPr>
          <w:p w14:paraId="2E3FE54D" w14:textId="54AEE3B4" w:rsidR="0018116C" w:rsidRDefault="0018116C" w:rsidP="0018116C">
            <w:pPr>
              <w:pStyle w:val="Default"/>
              <w:spacing w:after="59"/>
              <w:rPr>
                <w:color w:val="auto"/>
                <w:sz w:val="22"/>
                <w:szCs w:val="22"/>
                <w:lang w:val="es-ES"/>
              </w:rPr>
            </w:pPr>
            <w:r>
              <w:rPr>
                <w:color w:val="auto"/>
                <w:sz w:val="22"/>
                <w:szCs w:val="22"/>
                <w:lang w:val="es-ES"/>
              </w:rPr>
              <w:t>U</w:t>
            </w:r>
            <w:r w:rsidRPr="004717B6">
              <w:rPr>
                <w:color w:val="auto"/>
                <w:sz w:val="22"/>
                <w:szCs w:val="22"/>
                <w:lang w:val="es-ES"/>
              </w:rPr>
              <w:t>n móvil puede adelantar a otro si tienen la misma</w:t>
            </w:r>
            <w:r>
              <w:rPr>
                <w:color w:val="auto"/>
                <w:sz w:val="22"/>
                <w:szCs w:val="22"/>
                <w:lang w:val="es-ES"/>
              </w:rPr>
              <w:t xml:space="preserve"> posición.</w:t>
            </w:r>
          </w:p>
        </w:tc>
        <w:tc>
          <w:tcPr>
            <w:tcW w:w="1620" w:type="dxa"/>
          </w:tcPr>
          <w:p w14:paraId="644C8C0B" w14:textId="1DBAEF4F" w:rsidR="0018116C" w:rsidRDefault="00000000" w:rsidP="0018116C">
            <w:pPr>
              <w:pStyle w:val="Default"/>
              <w:spacing w:after="59"/>
              <w:rPr>
                <w:sz w:val="22"/>
                <w:szCs w:val="22"/>
                <w:lang w:val="es-ES"/>
              </w:rPr>
            </w:pPr>
            <w:sdt>
              <w:sdtPr>
                <w:rPr>
                  <w:sz w:val="22"/>
                  <w:szCs w:val="22"/>
                  <w:lang w:val="es-ES"/>
                </w:rPr>
                <w:tag w:val="MENDELEY_CITATION_v3_eyJjaXRhdGlvbklEIjoiTUVOREVMRVlfQ0lUQVRJT05fNjA4OWMwODctZmI1OC00NTE2LWI1MjUtNjczNGJiNzZjNDB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272042186"/>
                <w:placeholder>
                  <w:docPart w:val="7FAA1045FCE34DDA8D8DDFBF2AE08C1D"/>
                </w:placeholder>
              </w:sdtPr>
              <w:sdtContent>
                <w:r w:rsidR="00F66E7D" w:rsidRPr="00F66E7D">
                  <w:rPr>
                    <w:sz w:val="22"/>
                    <w:szCs w:val="22"/>
                    <w:lang w:val="es-ES"/>
                  </w:rPr>
                  <w:t>(Murdani et al., 2018)</w:t>
                </w:r>
              </w:sdtContent>
            </w:sdt>
          </w:p>
        </w:tc>
      </w:tr>
      <w:tr w:rsidR="0018116C" w14:paraId="560C9B26" w14:textId="77777777" w:rsidTr="006C4203">
        <w:tc>
          <w:tcPr>
            <w:tcW w:w="1219" w:type="dxa"/>
          </w:tcPr>
          <w:p w14:paraId="1EF98365" w14:textId="2FCE6F4D" w:rsidR="0018116C" w:rsidRDefault="0018116C" w:rsidP="0018116C">
            <w:pPr>
              <w:pStyle w:val="Default"/>
              <w:spacing w:after="59"/>
              <w:rPr>
                <w:color w:val="auto"/>
                <w:sz w:val="22"/>
                <w:szCs w:val="22"/>
                <w:lang w:val="es-ES"/>
              </w:rPr>
            </w:pPr>
            <w:r>
              <w:rPr>
                <w:color w:val="auto"/>
                <w:sz w:val="22"/>
                <w:szCs w:val="22"/>
                <w:lang w:val="es-ES"/>
              </w:rPr>
              <w:t>CAA3</w:t>
            </w:r>
          </w:p>
        </w:tc>
        <w:tc>
          <w:tcPr>
            <w:tcW w:w="3321" w:type="dxa"/>
          </w:tcPr>
          <w:p w14:paraId="65326A65" w14:textId="21832EDF" w:rsidR="0018116C" w:rsidRDefault="0018116C" w:rsidP="0018116C">
            <w:pPr>
              <w:pStyle w:val="Default"/>
              <w:spacing w:after="59"/>
              <w:rPr>
                <w:color w:val="auto"/>
                <w:sz w:val="22"/>
                <w:szCs w:val="22"/>
                <w:lang w:val="es-ES"/>
              </w:rPr>
            </w:pPr>
            <w:r>
              <w:rPr>
                <w:sz w:val="22"/>
                <w:szCs w:val="22"/>
                <w:lang w:val="es-ES"/>
              </w:rPr>
              <w:t>Si un móvil va por delante de otro significa que es más rápido y si va por detrás significa que es más lento.</w:t>
            </w:r>
          </w:p>
        </w:tc>
        <w:tc>
          <w:tcPr>
            <w:tcW w:w="1290" w:type="dxa"/>
          </w:tcPr>
          <w:p w14:paraId="5A288114" w14:textId="48EAED2A" w:rsidR="0018116C" w:rsidRDefault="0018116C" w:rsidP="0018116C">
            <w:pPr>
              <w:pStyle w:val="Default"/>
              <w:spacing w:after="59"/>
              <w:rPr>
                <w:color w:val="auto"/>
                <w:sz w:val="22"/>
                <w:szCs w:val="22"/>
                <w:lang w:val="es-ES"/>
              </w:rPr>
            </w:pPr>
            <w:r>
              <w:rPr>
                <w:color w:val="auto"/>
                <w:sz w:val="22"/>
                <w:szCs w:val="22"/>
                <w:lang w:val="es-ES"/>
              </w:rPr>
              <w:t>CCA3</w:t>
            </w:r>
          </w:p>
        </w:tc>
        <w:tc>
          <w:tcPr>
            <w:tcW w:w="2446" w:type="dxa"/>
          </w:tcPr>
          <w:p w14:paraId="5EECB4AE" w14:textId="2ED95E59" w:rsidR="0018116C" w:rsidRDefault="0018116C" w:rsidP="0018116C">
            <w:pPr>
              <w:pStyle w:val="Default"/>
              <w:spacing w:after="59"/>
              <w:rPr>
                <w:color w:val="auto"/>
                <w:sz w:val="22"/>
                <w:szCs w:val="22"/>
                <w:lang w:val="es-ES"/>
              </w:rPr>
            </w:pPr>
            <w:r>
              <w:rPr>
                <w:color w:val="auto"/>
                <w:sz w:val="22"/>
                <w:szCs w:val="22"/>
                <w:lang w:val="es-ES"/>
              </w:rPr>
              <w:t>Lo lento o rápido que va un móvil en un momento determinado depende exclusivamente de la velocidad instantánea. El móvil con mayor velocidad instantánea es el más rápido, independientemente de la posición que ocupe.</w:t>
            </w:r>
          </w:p>
        </w:tc>
        <w:tc>
          <w:tcPr>
            <w:tcW w:w="1620" w:type="dxa"/>
          </w:tcPr>
          <w:p w14:paraId="39DC5DF0" w14:textId="5D409F91" w:rsidR="0018116C" w:rsidRDefault="00000000" w:rsidP="0018116C">
            <w:pPr>
              <w:pStyle w:val="Default"/>
              <w:spacing w:after="59"/>
              <w:rPr>
                <w:sz w:val="22"/>
                <w:szCs w:val="22"/>
                <w:lang w:val="es-ES"/>
              </w:rPr>
            </w:pPr>
            <w:sdt>
              <w:sdtPr>
                <w:rPr>
                  <w:sz w:val="22"/>
                  <w:szCs w:val="22"/>
                  <w:lang w:val="es-ES"/>
                </w:rPr>
                <w:tag w:val="MENDELEY_CITATION_v3_eyJjaXRhdGlvbklEIjoiTUVOREVMRVlfQ0lUQVRJT05fN2ZlYWI0OWMtNjM1My00N2M3LWE1OGEtZDc1OWVhMThmZTc0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
                <w:id w:val="1624031446"/>
                <w:placeholder>
                  <w:docPart w:val="B39FBDC3F248462398C9733C4DD515F3"/>
                </w:placeholder>
              </w:sdtPr>
              <w:sdtContent>
                <w:r w:rsidR="00F66E7D">
                  <w:rPr>
                    <w:rFonts w:eastAsia="Times New Roman"/>
                  </w:rPr>
                  <w:t>(Trowbridge &amp; McDermott, 1980)</w:t>
                </w:r>
              </w:sdtContent>
            </w:sdt>
          </w:p>
        </w:tc>
      </w:tr>
      <w:tr w:rsidR="0018116C" w14:paraId="57F8E4A9" w14:textId="77777777" w:rsidTr="006C4203">
        <w:tc>
          <w:tcPr>
            <w:tcW w:w="1219" w:type="dxa"/>
          </w:tcPr>
          <w:p w14:paraId="48208591" w14:textId="392173D4" w:rsidR="0018116C" w:rsidRDefault="0018116C" w:rsidP="0018116C">
            <w:pPr>
              <w:pStyle w:val="Default"/>
              <w:spacing w:after="59"/>
              <w:rPr>
                <w:color w:val="auto"/>
                <w:sz w:val="22"/>
                <w:szCs w:val="22"/>
                <w:lang w:val="es-ES"/>
              </w:rPr>
            </w:pPr>
            <w:r>
              <w:rPr>
                <w:color w:val="auto"/>
                <w:sz w:val="22"/>
                <w:szCs w:val="22"/>
                <w:lang w:val="es-ES"/>
              </w:rPr>
              <w:t>CATV1</w:t>
            </w:r>
          </w:p>
        </w:tc>
        <w:tc>
          <w:tcPr>
            <w:tcW w:w="3321" w:type="dxa"/>
          </w:tcPr>
          <w:p w14:paraId="22B0EDE9" w14:textId="5005A8BB" w:rsidR="0018116C" w:rsidRPr="005E68AA" w:rsidRDefault="0018116C" w:rsidP="0018116C">
            <w:pPr>
              <w:pStyle w:val="Default"/>
              <w:spacing w:after="59"/>
              <w:rPr>
                <w:color w:val="FFC000"/>
                <w:sz w:val="22"/>
                <w:szCs w:val="22"/>
                <w:lang w:val="es-ES"/>
              </w:rPr>
            </w:pPr>
            <w:commentRangeStart w:id="23"/>
            <w:r w:rsidRPr="002F4885">
              <w:rPr>
                <w:color w:val="FF0000"/>
                <w:sz w:val="22"/>
                <w:szCs w:val="22"/>
                <w:lang w:val="es-ES"/>
              </w:rPr>
              <w:t>Un móvil que se tira verticalmente hacia arriba tiene velocidad hacia arriba pero no tiene aceleración.</w:t>
            </w:r>
            <w:commentRangeEnd w:id="23"/>
            <w:r w:rsidR="00A50CB5">
              <w:rPr>
                <w:rStyle w:val="Refdecomentario"/>
                <w:rFonts w:asciiTheme="minorHAnsi" w:hAnsiTheme="minorHAnsi" w:cstheme="minorBidi"/>
                <w:color w:val="auto"/>
                <w:kern w:val="2"/>
              </w:rPr>
              <w:commentReference w:id="23"/>
            </w:r>
          </w:p>
        </w:tc>
        <w:tc>
          <w:tcPr>
            <w:tcW w:w="1290" w:type="dxa"/>
          </w:tcPr>
          <w:p w14:paraId="78A3BC23" w14:textId="442F2905" w:rsidR="0018116C" w:rsidRDefault="0018116C" w:rsidP="0018116C">
            <w:pPr>
              <w:pStyle w:val="Default"/>
              <w:spacing w:after="59"/>
              <w:rPr>
                <w:color w:val="auto"/>
                <w:sz w:val="22"/>
                <w:szCs w:val="22"/>
                <w:lang w:val="es-ES"/>
              </w:rPr>
            </w:pPr>
            <w:r>
              <w:rPr>
                <w:color w:val="auto"/>
                <w:sz w:val="22"/>
                <w:szCs w:val="22"/>
                <w:lang w:val="es-ES"/>
              </w:rPr>
              <w:t>CCTV</w:t>
            </w:r>
          </w:p>
        </w:tc>
        <w:tc>
          <w:tcPr>
            <w:tcW w:w="2446" w:type="dxa"/>
          </w:tcPr>
          <w:p w14:paraId="3C758945" w14:textId="26804AB3" w:rsidR="0018116C" w:rsidRDefault="0018116C" w:rsidP="0018116C">
            <w:pPr>
              <w:pStyle w:val="Default"/>
              <w:spacing w:after="59"/>
              <w:rPr>
                <w:color w:val="auto"/>
                <w:sz w:val="22"/>
                <w:szCs w:val="22"/>
                <w:lang w:val="es-ES"/>
              </w:rPr>
            </w:pPr>
            <w:r>
              <w:rPr>
                <w:color w:val="auto"/>
                <w:sz w:val="22"/>
                <w:szCs w:val="22"/>
                <w:lang w:val="es-ES"/>
              </w:rPr>
              <w:t>Un móvil que se tira verticalmente hacia arriba tiene velocidad hacia arriba y aceleración hacia abajo siempre (tanto en la fase ascendente como en la descendente).</w:t>
            </w:r>
          </w:p>
        </w:tc>
        <w:tc>
          <w:tcPr>
            <w:tcW w:w="1620" w:type="dxa"/>
          </w:tcPr>
          <w:p w14:paraId="041FEDF8" w14:textId="274823D1" w:rsidR="0018116C" w:rsidRDefault="00000000" w:rsidP="0018116C">
            <w:pPr>
              <w:pStyle w:val="Default"/>
              <w:spacing w:after="59"/>
              <w:rPr>
                <w:sz w:val="22"/>
                <w:szCs w:val="22"/>
                <w:lang w:val="es-ES"/>
              </w:rPr>
            </w:pPr>
            <w:sdt>
              <w:sdtPr>
                <w:rPr>
                  <w:sz w:val="22"/>
                  <w:szCs w:val="22"/>
                  <w:lang w:val="es-ES"/>
                </w:rPr>
                <w:tag w:val="MENDELEY_CITATION_v3_eyJjaXRhdGlvbklEIjoiTUVOREVMRVlfQ0lUQVRJT05fYjliYzYzYjktMTU2Ni00Mjg3LWEzNTctNTcwMGViYTUzMTEz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818145051"/>
                <w:placeholder>
                  <w:docPart w:val="D15727D6C5774A2EB85C88EB855351BF"/>
                </w:placeholder>
              </w:sdtPr>
              <w:sdtContent>
                <w:r w:rsidR="00F66E7D" w:rsidRPr="00F66E7D">
                  <w:rPr>
                    <w:sz w:val="22"/>
                    <w:szCs w:val="22"/>
                    <w:lang w:val="es-ES"/>
                  </w:rPr>
                  <w:t>(Murdani et al., 2018)</w:t>
                </w:r>
              </w:sdtContent>
            </w:sdt>
          </w:p>
        </w:tc>
      </w:tr>
      <w:tr w:rsidR="0018116C" w14:paraId="44723CB9" w14:textId="77777777" w:rsidTr="006C4203">
        <w:tc>
          <w:tcPr>
            <w:tcW w:w="1219" w:type="dxa"/>
          </w:tcPr>
          <w:p w14:paraId="3158B8A2" w14:textId="7C59CBF1" w:rsidR="0018116C" w:rsidRDefault="0018116C" w:rsidP="0018116C">
            <w:pPr>
              <w:pStyle w:val="Default"/>
              <w:spacing w:after="59"/>
              <w:rPr>
                <w:color w:val="auto"/>
                <w:sz w:val="22"/>
                <w:szCs w:val="22"/>
                <w:lang w:val="es-ES"/>
              </w:rPr>
            </w:pPr>
            <w:r>
              <w:rPr>
                <w:color w:val="auto"/>
                <w:sz w:val="22"/>
                <w:szCs w:val="22"/>
                <w:lang w:val="es-ES"/>
              </w:rPr>
              <w:t>CATV2</w:t>
            </w:r>
          </w:p>
        </w:tc>
        <w:tc>
          <w:tcPr>
            <w:tcW w:w="3321" w:type="dxa"/>
          </w:tcPr>
          <w:p w14:paraId="33AFED74" w14:textId="17B2051A" w:rsidR="0018116C" w:rsidRPr="002F4885" w:rsidRDefault="0018116C" w:rsidP="0018116C">
            <w:pPr>
              <w:pStyle w:val="Default"/>
              <w:spacing w:after="59"/>
              <w:rPr>
                <w:color w:val="FF0000"/>
                <w:sz w:val="22"/>
                <w:szCs w:val="22"/>
                <w:lang w:val="es-ES"/>
              </w:rPr>
            </w:pPr>
            <w:r w:rsidRPr="002F4885">
              <w:rPr>
                <w:color w:val="FF0000"/>
                <w:sz w:val="22"/>
                <w:szCs w:val="22"/>
                <w:lang w:val="es-ES"/>
              </w:rPr>
              <w:t>Un móvil que se mueve verticalmente hacia arriba tiene aceleración hacia arriba en la fase ascendente.</w:t>
            </w:r>
          </w:p>
        </w:tc>
        <w:tc>
          <w:tcPr>
            <w:tcW w:w="1290" w:type="dxa"/>
          </w:tcPr>
          <w:p w14:paraId="7F35435E" w14:textId="62C87C61" w:rsidR="0018116C" w:rsidRDefault="0018116C" w:rsidP="0018116C">
            <w:pPr>
              <w:pStyle w:val="Default"/>
              <w:spacing w:after="59"/>
              <w:rPr>
                <w:color w:val="auto"/>
                <w:sz w:val="22"/>
                <w:szCs w:val="22"/>
                <w:lang w:val="es-ES"/>
              </w:rPr>
            </w:pPr>
            <w:r>
              <w:rPr>
                <w:color w:val="auto"/>
                <w:sz w:val="22"/>
                <w:szCs w:val="22"/>
                <w:lang w:val="es-ES"/>
              </w:rPr>
              <w:t>CCTV</w:t>
            </w:r>
          </w:p>
        </w:tc>
        <w:tc>
          <w:tcPr>
            <w:tcW w:w="2446" w:type="dxa"/>
          </w:tcPr>
          <w:p w14:paraId="3966713F" w14:textId="65F18876" w:rsidR="0018116C" w:rsidRDefault="0018116C" w:rsidP="0018116C">
            <w:pPr>
              <w:pStyle w:val="Default"/>
              <w:spacing w:after="59"/>
              <w:rPr>
                <w:color w:val="auto"/>
                <w:sz w:val="22"/>
                <w:szCs w:val="22"/>
                <w:lang w:val="es-ES"/>
              </w:rPr>
            </w:pPr>
            <w:r>
              <w:rPr>
                <w:color w:val="auto"/>
                <w:sz w:val="22"/>
                <w:szCs w:val="22"/>
                <w:lang w:val="es-ES"/>
              </w:rPr>
              <w:t>Un móvil que se tira verticalmente hacia arriba tiene velocidad hacia arriba y aceleración hacia abajo siempre (tanto en la fase ascendente como en la descendente).</w:t>
            </w:r>
          </w:p>
        </w:tc>
        <w:tc>
          <w:tcPr>
            <w:tcW w:w="1620" w:type="dxa"/>
          </w:tcPr>
          <w:p w14:paraId="2A1360B8" w14:textId="26A3DBAB" w:rsidR="0018116C" w:rsidRDefault="00000000" w:rsidP="0018116C">
            <w:pPr>
              <w:pStyle w:val="Default"/>
              <w:spacing w:after="59"/>
              <w:rPr>
                <w:sz w:val="22"/>
                <w:szCs w:val="22"/>
                <w:lang w:val="es-ES"/>
              </w:rPr>
            </w:pPr>
            <w:sdt>
              <w:sdtPr>
                <w:rPr>
                  <w:sz w:val="22"/>
                  <w:szCs w:val="22"/>
                  <w:lang w:val="es-ES"/>
                </w:rPr>
                <w:tag w:val="MENDELEY_CITATION_v3_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k4OSIsIlVSTCI6Imh0dHBzOi8vZG9pLm9yZy8xMC4xMTE5LzEuMTI5ODkiLCJpc3N1ZWQiOnsiZGF0ZS1wYXJ0cyI6W1sxOTgyXV19LCJwYWdlIjoiNjYtNzEiLCJ2b2x1bWUiOiI1MCJ9LCJpc1RlbXBvcmFyeSI6ZmFsc2V9XX0="/>
                <w:id w:val="263890176"/>
                <w:placeholder>
                  <w:docPart w:val="738083ACF5AE4594983B71A3CF101B59"/>
                </w:placeholder>
              </w:sdtPr>
              <w:sdtContent>
                <w:r w:rsidR="00F66E7D" w:rsidRPr="00F66E7D">
                  <w:rPr>
                    <w:sz w:val="22"/>
                    <w:szCs w:val="22"/>
                    <w:lang w:val="es-ES"/>
                  </w:rPr>
                  <w:t>(Clement, 1982)</w:t>
                </w:r>
              </w:sdtContent>
            </w:sdt>
          </w:p>
        </w:tc>
      </w:tr>
    </w:tbl>
    <w:p w14:paraId="1FE319AC" w14:textId="1C87C7DB" w:rsidR="000129A9" w:rsidRDefault="000129A9" w:rsidP="00D87818">
      <w:pPr>
        <w:pStyle w:val="Default"/>
        <w:spacing w:after="59"/>
        <w:rPr>
          <w:b/>
          <w:bCs/>
          <w:color w:val="2C73B5"/>
          <w:sz w:val="28"/>
          <w:szCs w:val="28"/>
          <w:lang w:val="es-ES"/>
        </w:rPr>
      </w:pPr>
    </w:p>
    <w:p w14:paraId="04A29209" w14:textId="51463F8A" w:rsidR="00990101" w:rsidRPr="00E41B01" w:rsidRDefault="00990101" w:rsidP="00BD6182">
      <w:pPr>
        <w:pStyle w:val="Default"/>
        <w:spacing w:after="59"/>
        <w:jc w:val="both"/>
        <w:rPr>
          <w:color w:val="auto"/>
          <w:sz w:val="22"/>
          <w:szCs w:val="22"/>
          <w:lang w:val="es-ES"/>
        </w:rPr>
      </w:pPr>
      <w:r w:rsidRPr="00E41B01">
        <w:rPr>
          <w:color w:val="auto"/>
          <w:sz w:val="22"/>
          <w:szCs w:val="22"/>
          <w:lang w:val="es-ES"/>
        </w:rPr>
        <w:t xml:space="preserve">Como ya se verá en la sección de Metodología, las concepciones alternativas en color </w:t>
      </w:r>
      <w:r w:rsidRPr="00E41B01">
        <w:rPr>
          <w:b/>
          <w:bCs/>
          <w:color w:val="auto"/>
          <w:sz w:val="22"/>
          <w:szCs w:val="22"/>
          <w:lang w:val="es-ES"/>
        </w:rPr>
        <w:t>negro</w:t>
      </w:r>
      <w:r w:rsidRPr="00E41B01">
        <w:rPr>
          <w:color w:val="auto"/>
          <w:sz w:val="22"/>
          <w:szCs w:val="22"/>
          <w:lang w:val="es-ES"/>
        </w:rPr>
        <w:t xml:space="preserve"> aparecieron en la actividad de aula con la que se categorizan, pero las que aparecen en </w:t>
      </w:r>
      <w:r w:rsidRPr="00E41B01">
        <w:rPr>
          <w:b/>
          <w:bCs/>
          <w:color w:val="7030A0"/>
          <w:sz w:val="22"/>
          <w:szCs w:val="22"/>
          <w:lang w:val="es-ES"/>
        </w:rPr>
        <w:t>morado</w:t>
      </w:r>
      <w:r w:rsidRPr="00E41B01">
        <w:rPr>
          <w:color w:val="7030A0"/>
          <w:sz w:val="22"/>
          <w:szCs w:val="22"/>
          <w:lang w:val="es-ES"/>
        </w:rPr>
        <w:t xml:space="preserve"> </w:t>
      </w:r>
      <w:r w:rsidRPr="00E41B01">
        <w:rPr>
          <w:color w:val="auto"/>
          <w:sz w:val="22"/>
          <w:szCs w:val="22"/>
          <w:lang w:val="es-ES"/>
        </w:rPr>
        <w:t>no aparecieron.</w:t>
      </w:r>
    </w:p>
    <w:p w14:paraId="1CC52BB3" w14:textId="77777777" w:rsidR="00990101" w:rsidRDefault="00990101" w:rsidP="00D87818">
      <w:pPr>
        <w:pStyle w:val="Default"/>
        <w:spacing w:after="59"/>
        <w:rPr>
          <w:b/>
          <w:bCs/>
          <w:color w:val="2C73B5"/>
          <w:sz w:val="28"/>
          <w:szCs w:val="28"/>
          <w:lang w:val="es-ES"/>
        </w:rPr>
      </w:pPr>
    </w:p>
    <w:p w14:paraId="6A9CB6DA" w14:textId="3C57EF01" w:rsidR="00F825B1" w:rsidRDefault="00820C32" w:rsidP="00F2364F">
      <w:pPr>
        <w:pStyle w:val="Default"/>
        <w:numPr>
          <w:ilvl w:val="1"/>
          <w:numId w:val="2"/>
        </w:numPr>
        <w:spacing w:after="59"/>
        <w:rPr>
          <w:b/>
          <w:bCs/>
          <w:color w:val="2C73B5"/>
          <w:sz w:val="28"/>
          <w:szCs w:val="28"/>
          <w:lang w:val="es-ES"/>
        </w:rPr>
      </w:pPr>
      <w:r>
        <w:rPr>
          <w:b/>
          <w:bCs/>
          <w:color w:val="2C73B5"/>
          <w:sz w:val="28"/>
          <w:szCs w:val="28"/>
          <w:lang w:val="es-ES"/>
        </w:rPr>
        <w:t>Modelo 5E y Science Bits</w:t>
      </w:r>
    </w:p>
    <w:p w14:paraId="40E09801" w14:textId="77777777" w:rsidR="00D0039B" w:rsidRDefault="00D0039B" w:rsidP="003A42A9">
      <w:pPr>
        <w:pStyle w:val="Default"/>
        <w:spacing w:after="59"/>
        <w:rPr>
          <w:color w:val="000000" w:themeColor="text1"/>
          <w:sz w:val="22"/>
          <w:szCs w:val="22"/>
          <w:lang w:val="es-ES"/>
        </w:rPr>
      </w:pPr>
    </w:p>
    <w:p w14:paraId="3689F8B5" w14:textId="2C4C95B7" w:rsidR="003A42A9" w:rsidRPr="00D0039B" w:rsidRDefault="003A42A9" w:rsidP="00904974">
      <w:pPr>
        <w:pStyle w:val="Default"/>
        <w:spacing w:after="59"/>
        <w:jc w:val="both"/>
        <w:rPr>
          <w:color w:val="000000" w:themeColor="text1"/>
          <w:sz w:val="22"/>
          <w:szCs w:val="22"/>
          <w:lang w:val="es-ES"/>
        </w:rPr>
      </w:pPr>
      <w:r w:rsidRPr="00D0039B">
        <w:rPr>
          <w:color w:val="000000" w:themeColor="text1"/>
          <w:sz w:val="22"/>
          <w:szCs w:val="22"/>
          <w:lang w:val="es-ES"/>
        </w:rPr>
        <w:t xml:space="preserve">La tabla </w:t>
      </w:r>
      <w:r w:rsidR="00D0039B">
        <w:rPr>
          <w:color w:val="000000" w:themeColor="text1"/>
          <w:sz w:val="22"/>
          <w:szCs w:val="22"/>
          <w:lang w:val="es-ES"/>
        </w:rPr>
        <w:t>3</w:t>
      </w:r>
      <w:r w:rsidRPr="00D0039B">
        <w:rPr>
          <w:color w:val="000000" w:themeColor="text1"/>
          <w:sz w:val="22"/>
          <w:szCs w:val="22"/>
          <w:lang w:val="es-ES"/>
        </w:rPr>
        <w:t>, extraída directamente de</w:t>
      </w:r>
      <w:r w:rsidR="0070011B" w:rsidRPr="00D0039B">
        <w:rPr>
          <w:color w:val="000000" w:themeColor="text1"/>
          <w:sz w:val="22"/>
          <w:szCs w:val="22"/>
          <w:lang w:val="es-ES"/>
        </w:rPr>
        <w:t xml:space="preserve">l resumen ejecutivo sobre el modelo 5E por </w:t>
      </w:r>
      <w:sdt>
        <w:sdtPr>
          <w:rPr>
            <w:sz w:val="22"/>
            <w:szCs w:val="22"/>
            <w:lang w:val="es-ES"/>
          </w:rPr>
          <w:tag w:val="MENDELEY_CITATION_v3_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"/>
          <w:id w:val="-872839161"/>
          <w:placeholder>
            <w:docPart w:val="DefaultPlaceholder_-1854013440"/>
          </w:placeholder>
        </w:sdtPr>
        <w:sdtContent>
          <w:r w:rsidR="00F66E7D" w:rsidRPr="00F66E7D">
            <w:rPr>
              <w:sz w:val="22"/>
              <w:szCs w:val="22"/>
              <w:lang w:val="es-ES"/>
            </w:rPr>
            <w:t>(Bybee et al., 2006)</w:t>
          </w:r>
        </w:sdtContent>
      </w:sdt>
      <w:r w:rsidR="004F5EA3" w:rsidRPr="00D0039B">
        <w:rPr>
          <w:color w:val="000000" w:themeColor="text1"/>
          <w:sz w:val="22"/>
          <w:szCs w:val="22"/>
          <w:lang w:val="es-ES"/>
        </w:rPr>
        <w:t>. muestra en qué consiste cada una de las 5 fases</w:t>
      </w:r>
      <w:r w:rsidR="006A6A04">
        <w:rPr>
          <w:color w:val="000000" w:themeColor="text1"/>
          <w:sz w:val="22"/>
          <w:szCs w:val="22"/>
          <w:lang w:val="es-ES"/>
        </w:rPr>
        <w:t xml:space="preserve"> de este método de enseñanza-aprendizaje</w:t>
      </w:r>
      <w:r w:rsidR="00D0039B">
        <w:rPr>
          <w:color w:val="000000" w:themeColor="text1"/>
          <w:sz w:val="22"/>
          <w:szCs w:val="22"/>
          <w:lang w:val="es-ES"/>
        </w:rPr>
        <w:t>.</w:t>
      </w:r>
      <w:r w:rsidR="00841AC1">
        <w:rPr>
          <w:color w:val="000000" w:themeColor="text1"/>
          <w:sz w:val="22"/>
          <w:szCs w:val="22"/>
          <w:lang w:val="es-ES"/>
        </w:rPr>
        <w:t xml:space="preserve"> Se puede observar cómo </w:t>
      </w:r>
      <w:r w:rsidR="003F11A1">
        <w:rPr>
          <w:color w:val="000000" w:themeColor="text1"/>
          <w:sz w:val="22"/>
          <w:szCs w:val="22"/>
          <w:lang w:val="es-ES"/>
        </w:rPr>
        <w:t>la metodología propone incitar la afloración de conocimiento previo y concepciones alternativas en las dos primeras fases</w:t>
      </w:r>
      <w:r w:rsidR="00482CA3">
        <w:rPr>
          <w:color w:val="000000" w:themeColor="text1"/>
          <w:sz w:val="22"/>
          <w:szCs w:val="22"/>
          <w:lang w:val="es-ES"/>
        </w:rPr>
        <w:t xml:space="preserve">, en línea con </w:t>
      </w:r>
      <w:r w:rsidR="00B3353A">
        <w:rPr>
          <w:color w:val="000000" w:themeColor="text1"/>
          <w:sz w:val="22"/>
          <w:szCs w:val="22"/>
          <w:lang w:val="es-ES"/>
        </w:rPr>
        <w:t>el procedimiento expuesto por Berg (1990).</w:t>
      </w:r>
      <w:r w:rsidR="00BD020E">
        <w:rPr>
          <w:color w:val="000000" w:themeColor="text1"/>
          <w:sz w:val="22"/>
          <w:szCs w:val="22"/>
          <w:lang w:val="es-ES"/>
        </w:rPr>
        <w:t xml:space="preserve"> Es la fase “Exploration” la de especial interés para este estudio, ya que </w:t>
      </w:r>
      <w:r w:rsidR="00815A7C">
        <w:rPr>
          <w:color w:val="000000" w:themeColor="text1"/>
          <w:sz w:val="22"/>
          <w:szCs w:val="22"/>
          <w:lang w:val="es-ES"/>
        </w:rPr>
        <w:t>es ahí donde se atacan las concepciones alternativas de los estudiantes</w:t>
      </w:r>
      <w:r w:rsidR="00A12835">
        <w:rPr>
          <w:color w:val="000000" w:themeColor="text1"/>
          <w:sz w:val="22"/>
          <w:szCs w:val="22"/>
          <w:lang w:val="es-ES"/>
        </w:rPr>
        <w:t xml:space="preserve">, y la que consta de una mayor carga temporal (un total de </w:t>
      </w:r>
      <w:r w:rsidR="009C213D">
        <w:rPr>
          <w:color w:val="000000" w:themeColor="text1"/>
          <w:sz w:val="22"/>
          <w:szCs w:val="22"/>
          <w:lang w:val="es-ES"/>
        </w:rPr>
        <w:t>4 sesiones de 50 minutos frente a una sola de 50 minutos empleada en las dos primeras)</w:t>
      </w:r>
      <w:r w:rsidR="00AC5832">
        <w:rPr>
          <w:color w:val="000000" w:themeColor="text1"/>
          <w:sz w:val="22"/>
          <w:szCs w:val="22"/>
          <w:lang w:val="es-ES"/>
        </w:rPr>
        <w:t xml:space="preserve">. En concreto, la apuesta del recurso digital del que </w:t>
      </w:r>
      <w:r w:rsidR="00AC5832">
        <w:rPr>
          <w:color w:val="000000" w:themeColor="text1"/>
          <w:sz w:val="22"/>
          <w:szCs w:val="22"/>
          <w:lang w:val="es-ES"/>
        </w:rPr>
        <w:lastRenderedPageBreak/>
        <w:t xml:space="preserve">ellos disponían </w:t>
      </w:r>
      <w:r w:rsidR="00C84F26">
        <w:rPr>
          <w:color w:val="000000" w:themeColor="text1"/>
          <w:sz w:val="22"/>
          <w:szCs w:val="22"/>
          <w:lang w:val="es-ES"/>
        </w:rPr>
        <w:t xml:space="preserve">apoyaba las explicaciones de la unidad en simulaciones sobre las que se </w:t>
      </w:r>
      <w:r w:rsidR="0032222F">
        <w:rPr>
          <w:color w:val="000000" w:themeColor="text1"/>
          <w:sz w:val="22"/>
          <w:szCs w:val="22"/>
          <w:lang w:val="es-ES"/>
        </w:rPr>
        <w:t>discutirá algo</w:t>
      </w:r>
      <w:r w:rsidR="00C84F26">
        <w:rPr>
          <w:color w:val="000000" w:themeColor="text1"/>
          <w:sz w:val="22"/>
          <w:szCs w:val="22"/>
          <w:lang w:val="es-ES"/>
        </w:rPr>
        <w:t xml:space="preserve"> más en los resultados.</w:t>
      </w:r>
      <w:r w:rsidR="009C133B">
        <w:rPr>
          <w:color w:val="000000" w:themeColor="text1"/>
          <w:sz w:val="22"/>
          <w:szCs w:val="22"/>
          <w:lang w:val="es-ES"/>
        </w:rPr>
        <w:t xml:space="preserve"> En esta misma fase también se van integrando ejercicios propuestos para que los alumnos resuelvan en casa, coincidiendo así con el tercer paso para el cambio conceptual propuesto por Berg (1990).</w:t>
      </w:r>
      <w:r w:rsidR="00CA1765">
        <w:rPr>
          <w:color w:val="000000" w:themeColor="text1"/>
          <w:sz w:val="22"/>
          <w:szCs w:val="22"/>
          <w:lang w:val="es-ES"/>
        </w:rPr>
        <w:t xml:space="preserve"> Este tercer paso también estaría incluido en la fase “Elaboration” del modelo 5E</w:t>
      </w:r>
      <w:r w:rsidR="00913658">
        <w:rPr>
          <w:color w:val="000000" w:themeColor="text1"/>
          <w:sz w:val="22"/>
          <w:szCs w:val="22"/>
          <w:lang w:val="es-ES"/>
        </w:rPr>
        <w:t>, que ocupó una sesión más de 5</w:t>
      </w:r>
      <w:r w:rsidR="00110703">
        <w:rPr>
          <w:color w:val="000000" w:themeColor="text1"/>
          <w:sz w:val="22"/>
          <w:szCs w:val="22"/>
          <w:lang w:val="es-ES"/>
        </w:rPr>
        <w:t>0</w:t>
      </w:r>
      <w:r w:rsidR="00913658">
        <w:rPr>
          <w:color w:val="000000" w:themeColor="text1"/>
          <w:sz w:val="22"/>
          <w:szCs w:val="22"/>
          <w:lang w:val="es-ES"/>
        </w:rPr>
        <w:t xml:space="preserve"> minutos</w:t>
      </w:r>
      <w:r w:rsidR="00CA1765">
        <w:rPr>
          <w:color w:val="000000" w:themeColor="text1"/>
          <w:sz w:val="22"/>
          <w:szCs w:val="22"/>
          <w:lang w:val="es-ES"/>
        </w:rPr>
        <w:t>.</w:t>
      </w:r>
    </w:p>
    <w:p w14:paraId="74E82BA0" w14:textId="77777777" w:rsidR="004F5EA3" w:rsidRDefault="004F5EA3" w:rsidP="003A42A9">
      <w:pPr>
        <w:pStyle w:val="Default"/>
        <w:spacing w:after="59"/>
        <w:rPr>
          <w:bCs/>
          <w:sz w:val="28"/>
          <w:szCs w:val="28"/>
          <w:lang w:val="es-ES"/>
        </w:rPr>
      </w:pPr>
    </w:p>
    <w:p w14:paraId="01088FB8" w14:textId="5B9C77A6" w:rsidR="00D316D0" w:rsidRPr="00280C73" w:rsidRDefault="00D316D0" w:rsidP="00D316D0">
      <w:pPr>
        <w:pStyle w:val="Descripcin"/>
        <w:keepNext/>
        <w:rPr>
          <w:lang w:val="es-ES"/>
        </w:rPr>
      </w:pPr>
      <w:r w:rsidRPr="00280C73">
        <w:rPr>
          <w:lang w:val="es-ES"/>
        </w:rPr>
        <w:t xml:space="preserve">Tabla </w:t>
      </w:r>
      <w:r>
        <w:fldChar w:fldCharType="begin"/>
      </w:r>
      <w:r w:rsidRPr="00280C73">
        <w:rPr>
          <w:lang w:val="es-ES"/>
        </w:rPr>
        <w:instrText xml:space="preserve"> SEQ Tabla \* ARABIC </w:instrText>
      </w:r>
      <w:r>
        <w:fldChar w:fldCharType="separate"/>
      </w:r>
      <w:r w:rsidR="00332CF1">
        <w:rPr>
          <w:noProof/>
          <w:lang w:val="es-ES"/>
        </w:rPr>
        <w:t>3</w:t>
      </w:r>
      <w:r>
        <w:fldChar w:fldCharType="end"/>
      </w:r>
      <w:r w:rsidRPr="00280C73">
        <w:rPr>
          <w:lang w:val="es-ES"/>
        </w:rPr>
        <w:t>. Resumen de las fases de enseñanza-aprendizaje propuestas en el modelo 5E.</w:t>
      </w:r>
    </w:p>
    <w:p w14:paraId="392ED9F9" w14:textId="7436A6F2" w:rsidR="004F5EA3" w:rsidRDefault="004F5EA3" w:rsidP="003A42A9">
      <w:pPr>
        <w:pStyle w:val="Default"/>
        <w:spacing w:after="59"/>
        <w:rPr>
          <w:b/>
          <w:bCs/>
          <w:color w:val="2C73B5"/>
          <w:sz w:val="28"/>
          <w:szCs w:val="28"/>
          <w:lang w:val="es-ES"/>
        </w:rPr>
      </w:pPr>
      <w:r w:rsidRPr="004F5EA3">
        <w:rPr>
          <w:b/>
          <w:bCs/>
          <w:noProof/>
          <w:color w:val="2C73B5"/>
          <w:sz w:val="28"/>
          <w:szCs w:val="28"/>
          <w:lang w:val="es-ES"/>
        </w:rPr>
        <w:drawing>
          <wp:inline distT="0" distB="0" distL="0" distR="0" wp14:anchorId="6FAF8766" wp14:editId="4FA2C750">
            <wp:extent cx="5953760" cy="4618355"/>
            <wp:effectExtent l="0" t="0" r="8890" b="0"/>
            <wp:docPr id="203447845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8453" name="Picture 1" descr="A picture containing text, screenshot, font, number&#10;&#10;Description automatically generated"/>
                    <pic:cNvPicPr/>
                  </pic:nvPicPr>
                  <pic:blipFill>
                    <a:blip r:embed="rId12"/>
                    <a:stretch>
                      <a:fillRect/>
                    </a:stretch>
                  </pic:blipFill>
                  <pic:spPr>
                    <a:xfrm>
                      <a:off x="0" y="0"/>
                      <a:ext cx="5953760" cy="4618355"/>
                    </a:xfrm>
                    <a:prstGeom prst="rect">
                      <a:avLst/>
                    </a:prstGeom>
                  </pic:spPr>
                </pic:pic>
              </a:graphicData>
            </a:graphic>
          </wp:inline>
        </w:drawing>
      </w:r>
    </w:p>
    <w:p w14:paraId="52502E75" w14:textId="77777777" w:rsidR="004F5EA3" w:rsidRDefault="004F5EA3" w:rsidP="003A42A9">
      <w:pPr>
        <w:pStyle w:val="Default"/>
        <w:spacing w:after="59"/>
        <w:rPr>
          <w:b/>
          <w:bCs/>
          <w:color w:val="2C73B5"/>
          <w:sz w:val="28"/>
          <w:szCs w:val="28"/>
          <w:lang w:val="es-ES"/>
        </w:rPr>
      </w:pPr>
    </w:p>
    <w:p w14:paraId="42989440" w14:textId="064E343F"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METODOLOGÍA</w:t>
      </w:r>
    </w:p>
    <w:p w14:paraId="30E1E66B" w14:textId="77777777" w:rsidR="006C550C" w:rsidRDefault="006C550C" w:rsidP="004F70EA">
      <w:pPr>
        <w:pStyle w:val="Default"/>
        <w:spacing w:after="59"/>
        <w:rPr>
          <w:color w:val="auto"/>
          <w:sz w:val="22"/>
          <w:szCs w:val="22"/>
          <w:lang w:val="es-ES"/>
        </w:rPr>
      </w:pPr>
    </w:p>
    <w:p w14:paraId="7CAF01CE" w14:textId="5DB21205" w:rsidR="00CD0B11" w:rsidRDefault="005F0E5F" w:rsidP="00265B1C">
      <w:pPr>
        <w:pStyle w:val="Default"/>
        <w:spacing w:after="59"/>
        <w:jc w:val="both"/>
        <w:rPr>
          <w:color w:val="auto"/>
          <w:sz w:val="22"/>
          <w:szCs w:val="22"/>
          <w:lang w:val="es-ES"/>
        </w:rPr>
      </w:pPr>
      <w:r>
        <w:rPr>
          <w:color w:val="auto"/>
          <w:sz w:val="22"/>
          <w:szCs w:val="22"/>
          <w:lang w:val="es-ES"/>
        </w:rPr>
        <w:t xml:space="preserve">Para observar el cambio conceptual de los alumnos se emplea una hoja en la que se lista una serie de preguntas relativas al tema de cinemática para </w:t>
      </w:r>
      <w:r w:rsidR="00AD3D87">
        <w:rPr>
          <w:color w:val="auto"/>
          <w:sz w:val="22"/>
          <w:szCs w:val="22"/>
          <w:lang w:val="es-ES"/>
        </w:rPr>
        <w:t xml:space="preserve">el nivel académico de 2ºESO. </w:t>
      </w:r>
      <w:r>
        <w:rPr>
          <w:color w:val="auto"/>
          <w:sz w:val="22"/>
          <w:szCs w:val="22"/>
          <w:lang w:val="es-ES"/>
        </w:rPr>
        <w:t xml:space="preserve">La figura </w:t>
      </w:r>
      <w:r w:rsidR="00496F94">
        <w:rPr>
          <w:color w:val="auto"/>
          <w:sz w:val="22"/>
          <w:szCs w:val="22"/>
          <w:lang w:val="es-ES"/>
        </w:rPr>
        <w:t>1</w:t>
      </w:r>
      <w:r>
        <w:rPr>
          <w:color w:val="auto"/>
          <w:sz w:val="22"/>
          <w:szCs w:val="22"/>
          <w:lang w:val="es-ES"/>
        </w:rPr>
        <w:t xml:space="preserve"> muestra la hoja en cuestión.</w:t>
      </w:r>
      <w:r w:rsidR="003C40C8">
        <w:rPr>
          <w:color w:val="auto"/>
          <w:sz w:val="22"/>
          <w:szCs w:val="22"/>
          <w:lang w:val="es-ES"/>
        </w:rPr>
        <w:t xml:space="preserve"> Habría mejor emplear un cuestionario validado por algún organismo de autoridad, como por ejemplo </w:t>
      </w:r>
      <w:r w:rsidR="003C40C8" w:rsidRPr="006C550C">
        <w:rPr>
          <w:color w:val="C00000"/>
          <w:sz w:val="22"/>
          <w:szCs w:val="22"/>
          <w:lang w:val="es-ES"/>
        </w:rPr>
        <w:t>EL CUESTIONARIO INDIO</w:t>
      </w:r>
      <w:r w:rsidR="009339E3">
        <w:rPr>
          <w:color w:val="C00000"/>
          <w:sz w:val="22"/>
          <w:szCs w:val="22"/>
          <w:lang w:val="es-ES"/>
        </w:rPr>
        <w:t xml:space="preserve"> (BUSCO EN BIBLIOGRAFÍA)</w:t>
      </w:r>
      <w:r w:rsidR="003C40C8">
        <w:rPr>
          <w:color w:val="auto"/>
          <w:sz w:val="22"/>
          <w:szCs w:val="22"/>
          <w:lang w:val="es-ES"/>
        </w:rPr>
        <w:t>.</w:t>
      </w:r>
      <w:r w:rsidR="006C550C">
        <w:rPr>
          <w:color w:val="auto"/>
          <w:sz w:val="22"/>
          <w:szCs w:val="22"/>
          <w:lang w:val="es-ES"/>
        </w:rPr>
        <w:t xml:space="preserve"> </w:t>
      </w:r>
      <w:r w:rsidR="00A7761E">
        <w:rPr>
          <w:color w:val="auto"/>
          <w:sz w:val="22"/>
          <w:szCs w:val="22"/>
          <w:lang w:val="es-ES"/>
        </w:rPr>
        <w:t>Al fin y al cabo, este tipo de cuestionarios son de respuesta múltiple, por lo que las categorías de las respuestas ya vienen predefinidas y no hay que hacer interpretaciones sobre lo que se cree que tiene el alumno en mente.</w:t>
      </w:r>
      <w:r w:rsidR="00F30724">
        <w:rPr>
          <w:color w:val="auto"/>
          <w:sz w:val="22"/>
          <w:szCs w:val="22"/>
          <w:lang w:val="es-ES"/>
        </w:rPr>
        <w:t xml:space="preserve"> La categorización se hace mucho más sencilla.</w:t>
      </w:r>
      <w:r w:rsidR="00A7761E">
        <w:rPr>
          <w:color w:val="auto"/>
          <w:sz w:val="22"/>
          <w:szCs w:val="22"/>
          <w:lang w:val="es-ES"/>
        </w:rPr>
        <w:t xml:space="preserve"> </w:t>
      </w:r>
      <w:r w:rsidR="006C550C">
        <w:rPr>
          <w:color w:val="auto"/>
          <w:sz w:val="22"/>
          <w:szCs w:val="22"/>
          <w:lang w:val="es-ES"/>
        </w:rPr>
        <w:t>La razón de emplear la actividad de aula para la caracterización y no el cuestionario es que fue imposible acceder a cuestionarios validados</w:t>
      </w:r>
      <w:r w:rsidR="00ED0036">
        <w:rPr>
          <w:color w:val="auto"/>
          <w:sz w:val="22"/>
          <w:szCs w:val="22"/>
          <w:lang w:val="es-ES"/>
        </w:rPr>
        <w:t xml:space="preserve"> de los que se empleaban en la literatura investigada</w:t>
      </w:r>
      <w:r w:rsidR="006C550C">
        <w:rPr>
          <w:color w:val="auto"/>
          <w:sz w:val="22"/>
          <w:szCs w:val="22"/>
          <w:lang w:val="es-ES"/>
        </w:rPr>
        <w:t>.</w:t>
      </w:r>
      <w:r w:rsidR="008F5977">
        <w:rPr>
          <w:color w:val="auto"/>
          <w:sz w:val="22"/>
          <w:szCs w:val="22"/>
          <w:lang w:val="es-ES"/>
        </w:rPr>
        <w:t xml:space="preserve"> </w:t>
      </w:r>
      <w:r w:rsidR="003706A0">
        <w:rPr>
          <w:color w:val="auto"/>
          <w:sz w:val="22"/>
          <w:szCs w:val="22"/>
          <w:lang w:val="es-ES"/>
        </w:rPr>
        <w:t>La hoja de la figura 1 se completa dos veces por parte de los alumnos: una antes de la intervención didáctica, en la que no se corrige; y otra después, que se aprovecha para una actividad RDR (Respuesta – Debate – Reflexión).</w:t>
      </w:r>
    </w:p>
    <w:p w14:paraId="0D943790" w14:textId="77777777" w:rsidR="00241CFC" w:rsidRDefault="00241CFC" w:rsidP="004F70EA">
      <w:pPr>
        <w:pStyle w:val="Default"/>
        <w:spacing w:after="59"/>
        <w:rPr>
          <w:color w:val="auto"/>
          <w:sz w:val="22"/>
          <w:szCs w:val="22"/>
          <w:lang w:val="es-ES"/>
        </w:rPr>
      </w:pPr>
    </w:p>
    <w:p w14:paraId="43713A16" w14:textId="77777777" w:rsidR="00910FC4" w:rsidRDefault="00BC0F3F" w:rsidP="00910FC4">
      <w:pPr>
        <w:pStyle w:val="Default"/>
        <w:keepNext/>
        <w:spacing w:after="59"/>
      </w:pPr>
      <w:r w:rsidRPr="00BC0F3F">
        <w:rPr>
          <w:noProof/>
          <w:color w:val="auto"/>
          <w:sz w:val="22"/>
          <w:szCs w:val="22"/>
          <w:lang w:val="es-ES"/>
        </w:rPr>
        <w:lastRenderedPageBreak/>
        <w:drawing>
          <wp:inline distT="0" distB="0" distL="0" distR="0" wp14:anchorId="4F99D1C5" wp14:editId="029AD132">
            <wp:extent cx="5953760" cy="923925"/>
            <wp:effectExtent l="0" t="0" r="8890" b="9525"/>
            <wp:docPr id="97840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2251" name=""/>
                    <pic:cNvPicPr/>
                  </pic:nvPicPr>
                  <pic:blipFill>
                    <a:blip r:embed="rId13"/>
                    <a:stretch>
                      <a:fillRect/>
                    </a:stretch>
                  </pic:blipFill>
                  <pic:spPr>
                    <a:xfrm>
                      <a:off x="0" y="0"/>
                      <a:ext cx="5953760" cy="923925"/>
                    </a:xfrm>
                    <a:prstGeom prst="rect">
                      <a:avLst/>
                    </a:prstGeom>
                  </pic:spPr>
                </pic:pic>
              </a:graphicData>
            </a:graphic>
          </wp:inline>
        </w:drawing>
      </w:r>
    </w:p>
    <w:p w14:paraId="2DF4BC1B" w14:textId="37F229CF" w:rsidR="00241CFC" w:rsidRPr="00910FC4" w:rsidRDefault="00910FC4" w:rsidP="00910FC4">
      <w:pPr>
        <w:pStyle w:val="Descripcin"/>
        <w:rPr>
          <w:color w:val="auto"/>
          <w:sz w:val="22"/>
          <w:szCs w:val="22"/>
          <w:lang w:val="es-ES"/>
        </w:rPr>
      </w:pPr>
      <w:r w:rsidRPr="00910FC4">
        <w:rPr>
          <w:lang w:val="es-ES"/>
        </w:rPr>
        <w:t xml:space="preserve">Figura </w:t>
      </w:r>
      <w:r>
        <w:fldChar w:fldCharType="begin"/>
      </w:r>
      <w:r w:rsidRPr="00910FC4">
        <w:rPr>
          <w:lang w:val="es-ES"/>
        </w:rPr>
        <w:instrText xml:space="preserve"> SEQ Figura \* ARABIC </w:instrText>
      </w:r>
      <w:r>
        <w:fldChar w:fldCharType="separate"/>
      </w:r>
      <w:r w:rsidR="00D607A6">
        <w:rPr>
          <w:noProof/>
          <w:lang w:val="es-ES"/>
        </w:rPr>
        <w:t>1</w:t>
      </w:r>
      <w:r>
        <w:fldChar w:fldCharType="end"/>
      </w:r>
      <w:r w:rsidRPr="00910FC4">
        <w:rPr>
          <w:lang w:val="es-ES"/>
        </w:rPr>
        <w:t>. Actividad de aula para el RDR sobre Cinemática.</w:t>
      </w:r>
    </w:p>
    <w:p w14:paraId="3F688A55" w14:textId="77777777" w:rsidR="005F0E5F" w:rsidRDefault="005F0E5F" w:rsidP="004F70EA">
      <w:pPr>
        <w:pStyle w:val="Default"/>
        <w:spacing w:after="59"/>
        <w:rPr>
          <w:color w:val="auto"/>
          <w:sz w:val="22"/>
          <w:szCs w:val="22"/>
          <w:lang w:val="es-ES"/>
        </w:rPr>
      </w:pPr>
    </w:p>
    <w:p w14:paraId="13A57D15" w14:textId="596A1C96" w:rsidR="004F70EA" w:rsidRDefault="004F70EA" w:rsidP="0030694F">
      <w:pPr>
        <w:pStyle w:val="Default"/>
        <w:spacing w:after="59"/>
        <w:jc w:val="both"/>
        <w:rPr>
          <w:color w:val="auto"/>
          <w:sz w:val="22"/>
          <w:szCs w:val="22"/>
          <w:lang w:val="es-ES"/>
        </w:rPr>
      </w:pPr>
      <w:r w:rsidRPr="0065768F">
        <w:rPr>
          <w:color w:val="auto"/>
          <w:sz w:val="22"/>
          <w:szCs w:val="22"/>
          <w:lang w:val="es-ES"/>
        </w:rPr>
        <w:t xml:space="preserve">Para </w:t>
      </w:r>
      <w:r w:rsidR="00E677AE">
        <w:rPr>
          <w:color w:val="auto"/>
          <w:sz w:val="22"/>
          <w:szCs w:val="22"/>
          <w:lang w:val="es-ES"/>
        </w:rPr>
        <w:t xml:space="preserve">agrupar los tipos de </w:t>
      </w:r>
      <w:r w:rsidR="00CD0B11">
        <w:rPr>
          <w:color w:val="auto"/>
          <w:sz w:val="22"/>
          <w:szCs w:val="22"/>
          <w:lang w:val="es-ES"/>
        </w:rPr>
        <w:t>cambio conceptual</w:t>
      </w:r>
      <w:r w:rsidRPr="0065768F">
        <w:rPr>
          <w:color w:val="auto"/>
          <w:sz w:val="22"/>
          <w:szCs w:val="22"/>
          <w:lang w:val="es-ES"/>
        </w:rPr>
        <w:t xml:space="preserve"> se emplea una categorización de las respuestas recibidas antes y después de la intervención de tal manera que </w:t>
      </w:r>
      <w:r>
        <w:rPr>
          <w:color w:val="auto"/>
          <w:sz w:val="22"/>
          <w:szCs w:val="22"/>
          <w:lang w:val="es-ES"/>
        </w:rPr>
        <w:t xml:space="preserve">“muchas palabras se clasificen en muchas menos” </w:t>
      </w:r>
      <w:sdt>
        <w:sdtPr>
          <w:rPr>
            <w:sz w:val="22"/>
            <w:szCs w:val="22"/>
            <w:lang w:val="es-ES"/>
          </w:rPr>
          <w:tag w:val="MENDELEY_CITATION_v3_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"/>
          <w:id w:val="-1307228899"/>
          <w:placeholder>
            <w:docPart w:val="5ACAAB7465804AE2B31A8302D24AF439"/>
          </w:placeholder>
        </w:sdtPr>
        <w:sdtContent>
          <w:r w:rsidR="00F66E7D" w:rsidRPr="00F66E7D">
            <w:rPr>
              <w:sz w:val="22"/>
              <w:szCs w:val="22"/>
              <w:lang w:val="es-ES"/>
            </w:rPr>
            <w:t>(Weber, 1990)</w:t>
          </w:r>
        </w:sdtContent>
      </w:sdt>
      <w:r>
        <w:rPr>
          <w:sz w:val="22"/>
          <w:szCs w:val="22"/>
          <w:lang w:val="es-ES"/>
        </w:rPr>
        <w:t xml:space="preserve">. </w:t>
      </w:r>
      <w:r w:rsidRPr="0065768F">
        <w:rPr>
          <w:color w:val="auto"/>
          <w:sz w:val="22"/>
          <w:szCs w:val="22"/>
          <w:lang w:val="es-ES"/>
        </w:rPr>
        <w:t xml:space="preserve">Para ello se emplea </w:t>
      </w:r>
      <w:r>
        <w:rPr>
          <w:color w:val="auto"/>
          <w:sz w:val="22"/>
          <w:szCs w:val="22"/>
          <w:lang w:val="es-ES"/>
        </w:rPr>
        <w:t xml:space="preserve">el CAQDAS (computer assisted qualitative data asnalysis software) </w:t>
      </w:r>
      <w:r w:rsidRPr="0065768F">
        <w:rPr>
          <w:color w:val="auto"/>
          <w:sz w:val="22"/>
          <w:szCs w:val="22"/>
          <w:lang w:val="es-ES"/>
        </w:rPr>
        <w:t>gratuit</w:t>
      </w:r>
      <w:r>
        <w:rPr>
          <w:color w:val="auto"/>
          <w:sz w:val="22"/>
          <w:szCs w:val="22"/>
          <w:lang w:val="es-ES"/>
        </w:rPr>
        <w:t>o</w:t>
      </w:r>
      <w:r w:rsidRPr="0065768F">
        <w:rPr>
          <w:color w:val="auto"/>
          <w:sz w:val="22"/>
          <w:szCs w:val="22"/>
          <w:lang w:val="es-ES"/>
        </w:rPr>
        <w:t xml:space="preserve"> QDA Miner Lite</w:t>
      </w:r>
      <w:r w:rsidR="002712A5">
        <w:rPr>
          <w:color w:val="auto"/>
          <w:sz w:val="22"/>
          <w:szCs w:val="22"/>
          <w:lang w:val="es-ES"/>
        </w:rPr>
        <w:t xml:space="preserve"> </w:t>
      </w:r>
      <w:sdt>
        <w:sdtPr>
          <w:rPr>
            <w:sz w:val="22"/>
            <w:szCs w:val="22"/>
            <w:lang w:val="es-ES"/>
          </w:rPr>
          <w:tag w:val="MENDELEY_CITATION_v3_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"/>
          <w:id w:val="-1456248590"/>
          <w:placeholder>
            <w:docPart w:val="DefaultPlaceholder_-1854013440"/>
          </w:placeholder>
        </w:sdtPr>
        <w:sdtContent>
          <w:r w:rsidR="00F66E7D" w:rsidRPr="00F66E7D">
            <w:rPr>
              <w:sz w:val="22"/>
              <w:szCs w:val="22"/>
              <w:lang w:val="es-ES"/>
            </w:rPr>
            <w:t>(Provalis Research, 2023)</w:t>
          </w:r>
        </w:sdtContent>
      </w:sdt>
      <w:r w:rsidRPr="0065768F">
        <w:rPr>
          <w:color w:val="auto"/>
          <w:sz w:val="22"/>
          <w:szCs w:val="22"/>
          <w:lang w:val="es-ES"/>
        </w:rPr>
        <w:t>.</w:t>
      </w:r>
      <w:r>
        <w:rPr>
          <w:color w:val="auto"/>
          <w:sz w:val="22"/>
          <w:szCs w:val="22"/>
          <w:lang w:val="es-ES"/>
        </w:rPr>
        <w:t xml:space="preserve"> Las respuestas se categorizan en una codificación similar a la codificación por líneas. Se categoriza cada respuesta </w:t>
      </w:r>
      <w:r w:rsidR="00E677AE">
        <w:rPr>
          <w:color w:val="auto"/>
          <w:sz w:val="22"/>
          <w:szCs w:val="22"/>
          <w:lang w:val="es-ES"/>
        </w:rPr>
        <w:t xml:space="preserve">a cada pregunta </w:t>
      </w:r>
      <w:r>
        <w:rPr>
          <w:color w:val="auto"/>
          <w:sz w:val="22"/>
          <w:szCs w:val="22"/>
          <w:lang w:val="es-ES"/>
        </w:rPr>
        <w:t xml:space="preserve">de la actividad, tanto en la iteración inicial como en la final, para ver claramente la evolución en la respuesta. De esta manera se mantiene una proximidad considerable a los datos. Los códigos empleados no van mucho más allá de lo meramente descriptivo, ya que, al tratarse la física de una materia objetiva, se complica la obtención de códigos más analíticos o teóricos. Sí es cierto que en ocasiones </w:t>
      </w:r>
      <w:r w:rsidR="004B104F">
        <w:rPr>
          <w:color w:val="auto"/>
          <w:sz w:val="22"/>
          <w:szCs w:val="22"/>
          <w:lang w:val="es-ES"/>
        </w:rPr>
        <w:t>las justificaciones o respuestas elaboradas carecen de información explícita que permita agruparlas en una u otra categoría, pero por el contexto se puede deducir hasta qué punto el alumno comprende la física relativa a la pregunta. Estas deducciones se hacen más frecuentes sobre todo en grupos de alumnos más jóvenes, ya que no están tan habituados a redactar o justificar respuestas como lo están los alumnos más mayores. Estas deducciones asumen</w:t>
      </w:r>
      <w:r>
        <w:rPr>
          <w:color w:val="auto"/>
          <w:sz w:val="22"/>
          <w:szCs w:val="22"/>
          <w:lang w:val="es-ES"/>
        </w:rPr>
        <w:t xml:space="preserve"> que las unidades de análisis se pueden clasificar en la misma categoría si tienen significados parecidos en el contexto en el que se presentan, </w:t>
      </w:r>
      <w:r w:rsidR="00274A50">
        <w:rPr>
          <w:color w:val="auto"/>
          <w:sz w:val="22"/>
          <w:szCs w:val="22"/>
          <w:lang w:val="es-ES"/>
        </w:rPr>
        <w:t>o,</w:t>
      </w:r>
      <w:r>
        <w:rPr>
          <w:color w:val="auto"/>
          <w:sz w:val="22"/>
          <w:szCs w:val="22"/>
          <w:lang w:val="es-ES"/>
        </w:rPr>
        <w:t xml:space="preserve"> en otras palabras, si tienen validez semántica </w:t>
      </w:r>
      <w:sdt>
        <w:sdtPr>
          <w:rPr>
            <w:sz w:val="22"/>
            <w:szCs w:val="22"/>
            <w:lang w:val="es-ES"/>
          </w:rPr>
          <w:tag w:val="MENDELEY_CITATION_v3_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"/>
          <w:id w:val="2112926390"/>
          <w:placeholder>
            <w:docPart w:val="5ACAAB7465804AE2B31A8302D24AF439"/>
          </w:placeholder>
        </w:sdtPr>
        <w:sdtContent>
          <w:r w:rsidR="00F66E7D" w:rsidRPr="00F66E7D">
            <w:rPr>
              <w:sz w:val="22"/>
              <w:szCs w:val="22"/>
              <w:lang w:val="es-ES"/>
            </w:rPr>
            <w:t>(Krippendorp, 2004)</w:t>
          </w:r>
        </w:sdtContent>
      </w:sdt>
      <w:r>
        <w:rPr>
          <w:sz w:val="22"/>
          <w:szCs w:val="22"/>
          <w:lang w:val="es-ES"/>
        </w:rPr>
        <w:t>.</w:t>
      </w:r>
    </w:p>
    <w:p w14:paraId="4EBC4687" w14:textId="77777777" w:rsidR="004F70EA" w:rsidRDefault="004F70EA" w:rsidP="0030694F">
      <w:pPr>
        <w:pStyle w:val="Default"/>
        <w:spacing w:after="59"/>
        <w:jc w:val="both"/>
        <w:rPr>
          <w:color w:val="auto"/>
          <w:sz w:val="22"/>
          <w:szCs w:val="22"/>
          <w:lang w:val="es-ES"/>
        </w:rPr>
      </w:pPr>
    </w:p>
    <w:p w14:paraId="7424FF73" w14:textId="4363B272" w:rsidR="00780784" w:rsidRDefault="00780784" w:rsidP="0030694F">
      <w:pPr>
        <w:pStyle w:val="Default"/>
        <w:spacing w:after="59"/>
        <w:jc w:val="both"/>
        <w:rPr>
          <w:color w:val="auto"/>
          <w:sz w:val="22"/>
          <w:szCs w:val="22"/>
          <w:lang w:val="es-ES"/>
        </w:rPr>
      </w:pPr>
      <w:r>
        <w:rPr>
          <w:color w:val="auto"/>
          <w:sz w:val="22"/>
          <w:szCs w:val="22"/>
          <w:lang w:val="es-ES"/>
        </w:rPr>
        <w:t xml:space="preserve">La idea inicial era comparar la aparición de concepciones alternativas </w:t>
      </w:r>
      <w:r w:rsidR="00137665">
        <w:rPr>
          <w:color w:val="auto"/>
          <w:sz w:val="22"/>
          <w:szCs w:val="22"/>
          <w:lang w:val="es-ES"/>
        </w:rPr>
        <w:t>con</w:t>
      </w:r>
      <w:r>
        <w:rPr>
          <w:color w:val="auto"/>
          <w:sz w:val="22"/>
          <w:szCs w:val="22"/>
          <w:lang w:val="es-ES"/>
        </w:rPr>
        <w:t xml:space="preserve"> las encontradas en la literatura (tabla 2), aunque se observa</w:t>
      </w:r>
      <w:r w:rsidR="008D790B">
        <w:rPr>
          <w:color w:val="auto"/>
          <w:sz w:val="22"/>
          <w:szCs w:val="22"/>
          <w:lang w:val="es-ES"/>
        </w:rPr>
        <w:t>rá</w:t>
      </w:r>
      <w:r>
        <w:rPr>
          <w:color w:val="auto"/>
          <w:sz w:val="22"/>
          <w:szCs w:val="22"/>
          <w:lang w:val="es-ES"/>
        </w:rPr>
        <w:t xml:space="preserve"> que aparecen concepciones alternativas</w:t>
      </w:r>
      <w:r w:rsidR="008D790B">
        <w:rPr>
          <w:color w:val="auto"/>
          <w:sz w:val="22"/>
          <w:szCs w:val="22"/>
          <w:lang w:val="es-ES"/>
        </w:rPr>
        <w:t xml:space="preserve"> no </w:t>
      </w:r>
      <w:r>
        <w:rPr>
          <w:color w:val="auto"/>
          <w:sz w:val="22"/>
          <w:szCs w:val="22"/>
          <w:lang w:val="es-ES"/>
        </w:rPr>
        <w:t>encontrad</w:t>
      </w:r>
      <w:r w:rsidR="008D790B">
        <w:rPr>
          <w:color w:val="auto"/>
          <w:sz w:val="22"/>
          <w:szCs w:val="22"/>
          <w:lang w:val="es-ES"/>
        </w:rPr>
        <w:t>as</w:t>
      </w:r>
      <w:r>
        <w:rPr>
          <w:color w:val="auto"/>
          <w:sz w:val="22"/>
          <w:szCs w:val="22"/>
          <w:lang w:val="es-ES"/>
        </w:rPr>
        <w:t xml:space="preserve"> en la búsqueda bibliográfica.</w:t>
      </w:r>
      <w:r w:rsidR="008D790B">
        <w:rPr>
          <w:color w:val="auto"/>
          <w:sz w:val="22"/>
          <w:szCs w:val="22"/>
          <w:lang w:val="es-ES"/>
        </w:rPr>
        <w:t xml:space="preserve"> Sin embargo, estas sí que estaban presentes en las </w:t>
      </w:r>
      <w:r w:rsidR="006140D5">
        <w:rPr>
          <w:color w:val="auto"/>
          <w:sz w:val="22"/>
          <w:szCs w:val="22"/>
          <w:lang w:val="es-ES"/>
        </w:rPr>
        <w:t>mentes de las profesoras, con una experiencia docente en la materia de 6, 7, y 8 años.</w:t>
      </w:r>
    </w:p>
    <w:p w14:paraId="03FF4AAC" w14:textId="77777777" w:rsidR="00CA44C5" w:rsidRDefault="00CA44C5" w:rsidP="0030694F">
      <w:pPr>
        <w:pStyle w:val="Default"/>
        <w:spacing w:after="59"/>
        <w:jc w:val="both"/>
        <w:rPr>
          <w:color w:val="auto"/>
          <w:sz w:val="22"/>
          <w:szCs w:val="22"/>
          <w:lang w:val="es-ES"/>
        </w:rPr>
      </w:pPr>
      <w:r>
        <w:rPr>
          <w:color w:val="auto"/>
          <w:sz w:val="22"/>
          <w:szCs w:val="22"/>
          <w:lang w:val="es-ES"/>
        </w:rPr>
        <w:t>La categorización de la información fue una larga y tediosa, aunque interesante tarea, en la que se siguieron los siguientes pasos:</w:t>
      </w:r>
    </w:p>
    <w:p w14:paraId="017F7AAE" w14:textId="77777777" w:rsidR="00CA44C5" w:rsidRDefault="00CA44C5" w:rsidP="0030694F">
      <w:pPr>
        <w:pStyle w:val="Default"/>
        <w:spacing w:after="59"/>
        <w:jc w:val="both"/>
        <w:rPr>
          <w:color w:val="auto"/>
          <w:sz w:val="22"/>
          <w:szCs w:val="22"/>
          <w:lang w:val="es-ES"/>
        </w:rPr>
      </w:pPr>
    </w:p>
    <w:p w14:paraId="1DFD7E72" w14:textId="05DBFB24" w:rsidR="00586B7E" w:rsidRDefault="00586B7E" w:rsidP="0030694F">
      <w:pPr>
        <w:pStyle w:val="Default"/>
        <w:numPr>
          <w:ilvl w:val="0"/>
          <w:numId w:val="1"/>
        </w:numPr>
        <w:spacing w:after="59"/>
        <w:jc w:val="both"/>
        <w:rPr>
          <w:color w:val="auto"/>
          <w:sz w:val="22"/>
          <w:szCs w:val="22"/>
          <w:lang w:val="es-ES"/>
        </w:rPr>
      </w:pPr>
      <w:r>
        <w:rPr>
          <w:color w:val="auto"/>
          <w:sz w:val="22"/>
          <w:szCs w:val="22"/>
          <w:lang w:val="es-ES"/>
        </w:rPr>
        <w:t>Se transcribieron todas las respuestas a QDA Miner.</w:t>
      </w:r>
      <w:r w:rsidR="009345C7">
        <w:rPr>
          <w:color w:val="auto"/>
          <w:sz w:val="22"/>
          <w:szCs w:val="22"/>
          <w:lang w:val="es-ES"/>
        </w:rPr>
        <w:t xml:space="preserve"> Se creó un caso por alumno</w:t>
      </w:r>
      <w:r w:rsidR="00684E58">
        <w:rPr>
          <w:color w:val="auto"/>
          <w:sz w:val="22"/>
          <w:szCs w:val="22"/>
          <w:lang w:val="es-ES"/>
        </w:rPr>
        <w:t xml:space="preserve">. En cada caso se listaban las respuestas para cada alumno </w:t>
      </w:r>
      <w:r w:rsidR="00F42C16">
        <w:rPr>
          <w:color w:val="auto"/>
          <w:sz w:val="22"/>
          <w:szCs w:val="22"/>
          <w:lang w:val="es-ES"/>
        </w:rPr>
        <w:t>tanto antes de la intervención como después.</w:t>
      </w:r>
    </w:p>
    <w:p w14:paraId="0AE95CAE" w14:textId="22BC0E1B" w:rsidR="00CA44C5" w:rsidRDefault="00A34992" w:rsidP="0030694F">
      <w:pPr>
        <w:pStyle w:val="Default"/>
        <w:numPr>
          <w:ilvl w:val="0"/>
          <w:numId w:val="1"/>
        </w:numPr>
        <w:spacing w:after="59"/>
        <w:jc w:val="both"/>
        <w:rPr>
          <w:color w:val="auto"/>
          <w:sz w:val="22"/>
          <w:szCs w:val="22"/>
          <w:lang w:val="es-ES"/>
        </w:rPr>
      </w:pPr>
      <w:r>
        <w:rPr>
          <w:color w:val="auto"/>
          <w:sz w:val="22"/>
          <w:szCs w:val="22"/>
          <w:lang w:val="es-ES"/>
        </w:rPr>
        <w:t>Una vez transcritas,</w:t>
      </w:r>
      <w:r w:rsidR="00CA44C5">
        <w:rPr>
          <w:color w:val="auto"/>
          <w:sz w:val="22"/>
          <w:szCs w:val="22"/>
          <w:lang w:val="es-ES"/>
        </w:rPr>
        <w:t xml:space="preserve"> se leyeron las respuestas </w:t>
      </w:r>
      <w:r w:rsidR="00106433">
        <w:rPr>
          <w:color w:val="auto"/>
          <w:sz w:val="22"/>
          <w:szCs w:val="22"/>
          <w:lang w:val="es-ES"/>
        </w:rPr>
        <w:t>para las diferentes preguntas en el instante previo a la intervención didáctica</w:t>
      </w:r>
    </w:p>
    <w:p w14:paraId="61314399" w14:textId="338EF4BF" w:rsidR="00106433" w:rsidRDefault="00106433" w:rsidP="0030694F">
      <w:pPr>
        <w:pStyle w:val="Default"/>
        <w:numPr>
          <w:ilvl w:val="0"/>
          <w:numId w:val="1"/>
        </w:numPr>
        <w:spacing w:after="59"/>
        <w:jc w:val="both"/>
        <w:rPr>
          <w:color w:val="auto"/>
          <w:sz w:val="22"/>
          <w:szCs w:val="22"/>
          <w:lang w:val="es-ES"/>
        </w:rPr>
      </w:pPr>
      <w:r>
        <w:rPr>
          <w:color w:val="auto"/>
          <w:sz w:val="22"/>
          <w:szCs w:val="22"/>
          <w:lang w:val="es-ES"/>
        </w:rPr>
        <w:t>Luego</w:t>
      </w:r>
      <w:r w:rsidR="00347FAE">
        <w:rPr>
          <w:color w:val="auto"/>
          <w:sz w:val="22"/>
          <w:szCs w:val="22"/>
          <w:lang w:val="es-ES"/>
        </w:rPr>
        <w:t xml:space="preserve">, en una segunda lectura, se </w:t>
      </w:r>
      <w:r w:rsidR="00A34992">
        <w:rPr>
          <w:color w:val="auto"/>
          <w:sz w:val="22"/>
          <w:szCs w:val="22"/>
          <w:lang w:val="es-ES"/>
        </w:rPr>
        <w:t>inventaron</w:t>
      </w:r>
      <w:r w:rsidR="00347FAE">
        <w:rPr>
          <w:color w:val="auto"/>
          <w:sz w:val="22"/>
          <w:szCs w:val="22"/>
          <w:lang w:val="es-ES"/>
        </w:rPr>
        <w:t xml:space="preserve"> códigos que </w:t>
      </w:r>
      <w:r w:rsidR="00A34992">
        <w:rPr>
          <w:color w:val="auto"/>
          <w:sz w:val="22"/>
          <w:szCs w:val="22"/>
          <w:lang w:val="es-ES"/>
        </w:rPr>
        <w:t>pudieran</w:t>
      </w:r>
      <w:r w:rsidR="00347FAE">
        <w:rPr>
          <w:color w:val="auto"/>
          <w:sz w:val="22"/>
          <w:szCs w:val="22"/>
          <w:lang w:val="es-ES"/>
        </w:rPr>
        <w:t xml:space="preserve"> agrupar las respuestas</w:t>
      </w:r>
      <w:r w:rsidR="00A34992">
        <w:rPr>
          <w:color w:val="auto"/>
          <w:sz w:val="22"/>
          <w:szCs w:val="22"/>
          <w:lang w:val="es-ES"/>
        </w:rPr>
        <w:t xml:space="preserve"> y se asignaron a las diferentes respuestas.</w:t>
      </w:r>
      <w:r w:rsidR="00002C83">
        <w:rPr>
          <w:color w:val="auto"/>
          <w:sz w:val="22"/>
          <w:szCs w:val="22"/>
          <w:lang w:val="es-ES"/>
        </w:rPr>
        <w:t xml:space="preserve"> </w:t>
      </w:r>
      <w:r w:rsidR="00002C83" w:rsidRPr="002B15E4">
        <w:rPr>
          <w:sz w:val="22"/>
          <w:szCs w:val="22"/>
          <w:lang w:val="es-ES"/>
        </w:rPr>
        <w:t xml:space="preserve">Este </w:t>
      </w:r>
      <w:r w:rsidR="00002C83">
        <w:rPr>
          <w:sz w:val="22"/>
          <w:szCs w:val="22"/>
          <w:lang w:val="es-ES"/>
        </w:rPr>
        <w:t>paso</w:t>
      </w:r>
      <w:r w:rsidR="00002C83" w:rsidRPr="002B15E4">
        <w:rPr>
          <w:sz w:val="22"/>
          <w:szCs w:val="22"/>
          <w:lang w:val="es-ES"/>
        </w:rPr>
        <w:t xml:space="preserve"> se </w:t>
      </w:r>
      <w:r w:rsidR="00002C83">
        <w:rPr>
          <w:sz w:val="22"/>
          <w:szCs w:val="22"/>
          <w:lang w:val="es-ES"/>
        </w:rPr>
        <w:t>relaciona</w:t>
      </w:r>
      <w:r w:rsidR="00002C83" w:rsidRPr="002B15E4">
        <w:rPr>
          <w:sz w:val="22"/>
          <w:szCs w:val="22"/>
          <w:lang w:val="es-ES"/>
        </w:rPr>
        <w:t xml:space="preserve"> con lo que </w:t>
      </w:r>
      <w:sdt>
        <w:sdtPr>
          <w:rPr>
            <w:sz w:val="22"/>
            <w:szCs w:val="22"/>
            <w:lang w:val="es-ES"/>
          </w:rPr>
          <w:tag w:val="MENDELEY_CITATION_v3_eyJjaXRhdGlvbklEIjoiTUVOREVMRVlfQ0lUQVRJT05fNTk4YWM0ZGYtNzAxNS00ODAwLWJlN2YtM2VmYmM4Y2MzYzE1IiwicHJvcGVydGllcyI6eyJub3RlSW5kZXgiOjB9LCJpc0VkaXRlZCI6ZmFsc2UsIm1hbnVhbE92ZXJyaWRlIjp7ImlzTWFudWFsbHlPdmVycmlkZGVuIjpmYWxzZSwiY2l0ZXByb2NUZXh0IjoiKENvaGVuIGV0IGFsLiwgbi5kLikiLCJtYW51YWxPdmVycmlkZVRleHQiOiI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
          <w:id w:val="1519742861"/>
          <w:placeholder>
            <w:docPart w:val="5377A2EA1FA34F78891564DB33FFD8A3"/>
          </w:placeholder>
        </w:sdtPr>
        <w:sdtContent>
          <w:r w:rsidR="00F66E7D" w:rsidRPr="00F66E7D">
            <w:rPr>
              <w:sz w:val="22"/>
              <w:szCs w:val="22"/>
              <w:lang w:val="es-ES"/>
            </w:rPr>
            <w:t>(Cohen et al., n.d.)</w:t>
          </w:r>
        </w:sdtContent>
      </w:sdt>
      <w:r w:rsidR="00002C83" w:rsidRPr="002B15E4">
        <w:rPr>
          <w:sz w:val="22"/>
          <w:szCs w:val="22"/>
          <w:lang w:val="es-ES"/>
        </w:rPr>
        <w:t xml:space="preserve"> llama “codificación abierta”, o “open coding”, donde el investigador codifica creando nuevos códigos a medida que lee</w:t>
      </w:r>
      <w:r w:rsidR="00002C83">
        <w:rPr>
          <w:sz w:val="22"/>
          <w:szCs w:val="22"/>
          <w:lang w:val="es-ES"/>
        </w:rPr>
        <w:t>.</w:t>
      </w:r>
    </w:p>
    <w:p w14:paraId="53DB6BFC" w14:textId="31B8B93C" w:rsidR="00D56943" w:rsidRPr="00D56943" w:rsidRDefault="004740F6" w:rsidP="0030694F">
      <w:pPr>
        <w:pStyle w:val="Default"/>
        <w:numPr>
          <w:ilvl w:val="0"/>
          <w:numId w:val="1"/>
        </w:numPr>
        <w:spacing w:after="59"/>
        <w:jc w:val="both"/>
        <w:rPr>
          <w:color w:val="auto"/>
          <w:sz w:val="22"/>
          <w:szCs w:val="22"/>
          <w:lang w:val="es-ES"/>
        </w:rPr>
      </w:pPr>
      <w:r>
        <w:rPr>
          <w:color w:val="auto"/>
          <w:sz w:val="22"/>
          <w:szCs w:val="22"/>
          <w:lang w:val="es-ES"/>
        </w:rPr>
        <w:t xml:space="preserve">Analizando las cuentas por cada código, se profundizó en aquellos con menos cuentas, por si se pudieran combinar con otros de cuentas mayores. Fue habitual la presencia de códigos innecesariamente específicos que se pudieran combinar, además de otros demasiado generales que se convirtieron en más discriminatorios </w:t>
      </w:r>
      <w:sdt>
        <w:sdtPr>
          <w:rPr>
            <w:sz w:val="22"/>
            <w:szCs w:val="22"/>
            <w:lang w:val="es-ES"/>
          </w:rPr>
          <w:tag w:val="MENDELEY_CITATION_v3_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"/>
          <w:id w:val="1183091013"/>
          <w:placeholder>
            <w:docPart w:val="58AD5F19133244A7B0BC3F5E3A50E9ED"/>
          </w:placeholder>
        </w:sdtPr>
        <w:sdtContent>
          <w:r w:rsidR="00F66E7D" w:rsidRPr="00F66E7D">
            <w:rPr>
              <w:sz w:val="22"/>
              <w:szCs w:val="22"/>
              <w:lang w:val="es-ES"/>
            </w:rPr>
            <w:t>(Miles, 1994)</w:t>
          </w:r>
        </w:sdtContent>
      </w:sdt>
      <w:r>
        <w:rPr>
          <w:sz w:val="22"/>
          <w:szCs w:val="22"/>
          <w:lang w:val="es-ES"/>
        </w:rPr>
        <w:t>.</w:t>
      </w:r>
      <w:r>
        <w:rPr>
          <w:color w:val="auto"/>
          <w:sz w:val="22"/>
          <w:szCs w:val="22"/>
          <w:lang w:val="es-ES"/>
        </w:rPr>
        <w:t xml:space="preserve"> </w:t>
      </w:r>
    </w:p>
    <w:p w14:paraId="5B85C4D6" w14:textId="6F172C93" w:rsidR="00D56943" w:rsidRPr="00D56943" w:rsidRDefault="00D56943" w:rsidP="0030694F">
      <w:pPr>
        <w:pStyle w:val="Default"/>
        <w:numPr>
          <w:ilvl w:val="0"/>
          <w:numId w:val="1"/>
        </w:numPr>
        <w:spacing w:after="59"/>
        <w:jc w:val="both"/>
        <w:rPr>
          <w:color w:val="auto"/>
          <w:sz w:val="22"/>
          <w:szCs w:val="22"/>
          <w:lang w:val="es-ES"/>
        </w:rPr>
      </w:pPr>
      <w:r>
        <w:rPr>
          <w:sz w:val="22"/>
          <w:szCs w:val="22"/>
          <w:lang w:val="es-ES"/>
        </w:rPr>
        <w:t>Se realizaron los pasos anteriores para las respuestas tras la intervención didáctica.</w:t>
      </w:r>
    </w:p>
    <w:p w14:paraId="0AA79490" w14:textId="1D09446D" w:rsidR="0077730A" w:rsidRPr="004D1C87" w:rsidRDefault="0077730A" w:rsidP="0030694F">
      <w:pPr>
        <w:pStyle w:val="Default"/>
        <w:numPr>
          <w:ilvl w:val="0"/>
          <w:numId w:val="1"/>
        </w:numPr>
        <w:spacing w:after="59"/>
        <w:jc w:val="both"/>
        <w:rPr>
          <w:color w:val="auto"/>
          <w:sz w:val="22"/>
          <w:szCs w:val="22"/>
          <w:lang w:val="es-ES"/>
        </w:rPr>
      </w:pPr>
      <w:r>
        <w:rPr>
          <w:sz w:val="22"/>
          <w:szCs w:val="22"/>
          <w:lang w:val="es-ES"/>
        </w:rPr>
        <w:t xml:space="preserve">Una vez categorizadas todas las respuestas, se mostraron los resultados obtenidos de manera gráfica en un diagrama de cajas y flechas como el de la figura </w:t>
      </w:r>
      <w:r w:rsidR="00900991">
        <w:rPr>
          <w:sz w:val="22"/>
          <w:szCs w:val="22"/>
          <w:lang w:val="es-ES"/>
        </w:rPr>
        <w:t>2</w:t>
      </w:r>
      <w:r>
        <w:rPr>
          <w:sz w:val="22"/>
          <w:szCs w:val="22"/>
          <w:lang w:val="es-ES"/>
        </w:rPr>
        <w:t xml:space="preserve">. </w:t>
      </w:r>
      <w:r w:rsidR="00BC67E4">
        <w:rPr>
          <w:sz w:val="22"/>
          <w:szCs w:val="22"/>
          <w:lang w:val="es-ES"/>
        </w:rPr>
        <w:t>Se puede observar cómo se establece una jerarquía de grado de “corrección” de las respuestas obtenidas</w:t>
      </w:r>
      <w:r w:rsidR="002B65C7">
        <w:rPr>
          <w:sz w:val="22"/>
          <w:szCs w:val="22"/>
          <w:lang w:val="es-ES"/>
        </w:rPr>
        <w:t>, tal y como indica la flecha ascendente amarilla de la derecha</w:t>
      </w:r>
      <w:r w:rsidR="00BC67E4">
        <w:rPr>
          <w:sz w:val="22"/>
          <w:szCs w:val="22"/>
          <w:lang w:val="es-ES"/>
        </w:rPr>
        <w:t xml:space="preserve">. Las </w:t>
      </w:r>
      <w:r w:rsidR="00DA0A1E">
        <w:rPr>
          <w:sz w:val="22"/>
          <w:szCs w:val="22"/>
          <w:lang w:val="es-ES"/>
        </w:rPr>
        <w:t>“</w:t>
      </w:r>
      <w:r w:rsidR="00BC67E4">
        <w:rPr>
          <w:sz w:val="22"/>
          <w:szCs w:val="22"/>
          <w:lang w:val="es-ES"/>
        </w:rPr>
        <w:t>más correctas</w:t>
      </w:r>
      <w:r w:rsidR="00DA0A1E">
        <w:rPr>
          <w:sz w:val="22"/>
          <w:szCs w:val="22"/>
          <w:lang w:val="es-ES"/>
        </w:rPr>
        <w:t>”</w:t>
      </w:r>
      <w:r w:rsidR="00BC67E4">
        <w:rPr>
          <w:sz w:val="22"/>
          <w:szCs w:val="22"/>
          <w:lang w:val="es-ES"/>
        </w:rPr>
        <w:t xml:space="preserve"> pertenecen a las cajas de más arriba en el diagrama y las “menos correctas” </w:t>
      </w:r>
      <w:r w:rsidR="004A3410">
        <w:rPr>
          <w:sz w:val="22"/>
          <w:szCs w:val="22"/>
          <w:lang w:val="es-ES"/>
        </w:rPr>
        <w:t>pertenecen</w:t>
      </w:r>
      <w:r w:rsidR="00BC67E4">
        <w:rPr>
          <w:sz w:val="22"/>
          <w:szCs w:val="22"/>
          <w:lang w:val="es-ES"/>
        </w:rPr>
        <w:t xml:space="preserve"> a las cajas de más abajo en el diagrama. Ésta no fue la única jerarquía empleada. Aunque no se vea directamente en el diagrama, por no </w:t>
      </w:r>
      <w:r w:rsidR="00BC67E4">
        <w:rPr>
          <w:sz w:val="22"/>
          <w:szCs w:val="22"/>
          <w:lang w:val="es-ES"/>
        </w:rPr>
        <w:lastRenderedPageBreak/>
        <w:t xml:space="preserve">entorpecer la lectura, </w:t>
      </w:r>
      <w:r w:rsidR="000F0BFC">
        <w:rPr>
          <w:sz w:val="22"/>
          <w:szCs w:val="22"/>
          <w:lang w:val="es-ES"/>
        </w:rPr>
        <w:t xml:space="preserve">se creó </w:t>
      </w:r>
      <w:r w:rsidR="000F0BFC" w:rsidRPr="002B15E4">
        <w:rPr>
          <w:sz w:val="22"/>
          <w:szCs w:val="22"/>
          <w:lang w:val="es-ES"/>
        </w:rPr>
        <w:t xml:space="preserve">una jerarquía de categorías (categorías y subcategorías) cuando </w:t>
      </w:r>
      <w:r w:rsidR="000F0BFC">
        <w:rPr>
          <w:sz w:val="22"/>
          <w:szCs w:val="22"/>
          <w:lang w:val="es-ES"/>
        </w:rPr>
        <w:t>fue</w:t>
      </w:r>
      <w:r w:rsidR="000F0BFC" w:rsidRPr="002B15E4">
        <w:rPr>
          <w:sz w:val="22"/>
          <w:szCs w:val="22"/>
          <w:lang w:val="es-ES"/>
        </w:rPr>
        <w:t xml:space="preserve"> necesario, e integrando códigos cuando se hace relevante hasta completar la codificación</w:t>
      </w:r>
      <w:r w:rsidR="000F0BFC">
        <w:rPr>
          <w:sz w:val="22"/>
          <w:szCs w:val="22"/>
          <w:lang w:val="es-ES"/>
        </w:rPr>
        <w:t xml:space="preserve"> </w:t>
      </w:r>
      <w:r w:rsidR="000F0BFC" w:rsidRPr="000F0BFC">
        <w:rPr>
          <w:sz w:val="22"/>
          <w:szCs w:val="22"/>
          <w:lang w:val="es-ES"/>
        </w:rPr>
        <w:t xml:space="preserve"> </w:t>
      </w:r>
      <w:sdt>
        <w:sdtPr>
          <w:rPr>
            <w:sz w:val="22"/>
            <w:szCs w:val="22"/>
            <w:lang w:val="es-ES"/>
          </w:rPr>
          <w:tag w:val="MENDELEY_CITATION_v3_eyJjaXRhdGlvbklEIjoiTUVOREVMRVlfQ0lUQVRJT05fMTc4YWVhOTMtNjMxNi00Y2U5LTk3NzEtZmYxNTExMGFmMDdiIiwicHJvcGVydGllcyI6eyJub3RlSW5kZXgiOjB9LCJpc0VkaXRlZCI6ZmFsc2UsIm1hbnVhbE92ZXJyaWRlIjp7ImlzTWFudWFsbHlPdmVycmlkZGVuIjp0cnVlLCJjaXRlcHJvY1RleHQiOiIoQ29oZW4gZXQgYWwuLCBuLmQuKSIsIm1hbnVhbE92ZXJyaWRlVGV4dCI6IihDb2hlbiBldCBhbC4sIDIwMDc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
          <w:id w:val="714478814"/>
          <w:placeholder>
            <w:docPart w:val="DefaultPlaceholder_-1854013440"/>
          </w:placeholder>
        </w:sdtPr>
        <w:sdtContent>
          <w:r w:rsidR="00F66E7D" w:rsidRPr="00F66E7D">
            <w:rPr>
              <w:sz w:val="22"/>
              <w:szCs w:val="22"/>
              <w:lang w:val="es-ES"/>
            </w:rPr>
            <w:t>(Cohen et al., 2007</w:t>
          </w:r>
        </w:sdtContent>
      </w:sdt>
      <w:r w:rsidR="000F0BFC">
        <w:rPr>
          <w:sz w:val="22"/>
          <w:szCs w:val="22"/>
          <w:lang w:val="es-ES"/>
        </w:rPr>
        <w:t>.</w:t>
      </w:r>
      <w:r w:rsidR="00D44C28">
        <w:rPr>
          <w:color w:val="auto"/>
          <w:sz w:val="22"/>
          <w:szCs w:val="22"/>
          <w:lang w:val="es-ES"/>
        </w:rPr>
        <w:t xml:space="preserve"> </w:t>
      </w:r>
      <w:r w:rsidR="00BC67E4" w:rsidRPr="00D44C28">
        <w:rPr>
          <w:sz w:val="22"/>
          <w:szCs w:val="22"/>
          <w:lang w:val="es-ES"/>
        </w:rPr>
        <w:t>Estas se comentan en la discusión específica de cada gráfica, que se verá en el apartado de “Resultados y Discusión”</w:t>
      </w:r>
      <w:r w:rsidR="004D1C87">
        <w:rPr>
          <w:sz w:val="22"/>
          <w:szCs w:val="22"/>
          <w:lang w:val="es-ES"/>
        </w:rPr>
        <w:t>.</w:t>
      </w:r>
    </w:p>
    <w:p w14:paraId="32EA3FC6" w14:textId="77777777" w:rsidR="004D1C87" w:rsidRPr="00D44C28" w:rsidRDefault="004D1C87" w:rsidP="0030694F">
      <w:pPr>
        <w:pStyle w:val="Default"/>
        <w:spacing w:after="59"/>
        <w:ind w:left="1080"/>
        <w:jc w:val="both"/>
        <w:rPr>
          <w:color w:val="auto"/>
          <w:sz w:val="22"/>
          <w:szCs w:val="22"/>
          <w:lang w:val="es-ES"/>
        </w:rPr>
      </w:pPr>
    </w:p>
    <w:p w14:paraId="2450F518" w14:textId="29B29B11" w:rsidR="00734E81" w:rsidRDefault="001F543C" w:rsidP="0030694F">
      <w:pPr>
        <w:pStyle w:val="Default"/>
        <w:spacing w:after="59"/>
        <w:jc w:val="both"/>
        <w:rPr>
          <w:sz w:val="22"/>
          <w:szCs w:val="22"/>
          <w:lang w:val="es-ES"/>
        </w:rPr>
      </w:pPr>
      <w:r>
        <w:rPr>
          <w:sz w:val="22"/>
          <w:szCs w:val="22"/>
          <w:lang w:val="es-ES"/>
        </w:rPr>
        <w:t>Dado</w:t>
      </w:r>
      <w:r w:rsidR="002542A5">
        <w:rPr>
          <w:sz w:val="22"/>
          <w:szCs w:val="22"/>
          <w:lang w:val="es-ES"/>
        </w:rPr>
        <w:t xml:space="preserve"> que la intención de la actividad de aula fue atacar las concepciones alternativas de la literatura </w:t>
      </w:r>
      <w:r w:rsidR="00FD7D87">
        <w:rPr>
          <w:sz w:val="22"/>
          <w:szCs w:val="22"/>
          <w:lang w:val="es-ES"/>
        </w:rPr>
        <w:t>por separado</w:t>
      </w:r>
      <w:r w:rsidR="00E5450E">
        <w:rPr>
          <w:sz w:val="22"/>
          <w:szCs w:val="22"/>
          <w:lang w:val="es-ES"/>
        </w:rPr>
        <w:t xml:space="preserve"> con cada pregunta</w:t>
      </w:r>
      <w:r w:rsidR="002542A5">
        <w:rPr>
          <w:sz w:val="22"/>
          <w:szCs w:val="22"/>
          <w:lang w:val="es-ES"/>
        </w:rPr>
        <w:t xml:space="preserve">, </w:t>
      </w:r>
      <w:r w:rsidR="000731F3">
        <w:rPr>
          <w:sz w:val="22"/>
          <w:szCs w:val="22"/>
          <w:lang w:val="es-ES"/>
        </w:rPr>
        <w:t xml:space="preserve">se observa que se representa un diagrama </w:t>
      </w:r>
      <w:r w:rsidR="00A14FC6">
        <w:rPr>
          <w:sz w:val="22"/>
          <w:szCs w:val="22"/>
          <w:lang w:val="es-ES"/>
        </w:rPr>
        <w:t xml:space="preserve">diferente </w:t>
      </w:r>
      <w:r w:rsidR="000731F3">
        <w:rPr>
          <w:sz w:val="22"/>
          <w:szCs w:val="22"/>
          <w:lang w:val="es-ES"/>
        </w:rPr>
        <w:t xml:space="preserve">por pregunta. </w:t>
      </w:r>
      <w:r w:rsidR="00A14FC6">
        <w:rPr>
          <w:sz w:val="22"/>
          <w:szCs w:val="22"/>
          <w:lang w:val="es-ES"/>
        </w:rPr>
        <w:t xml:space="preserve">Sí que se puede distinguir sin embargo entre preguntas de respuesta binaria (sí o no), y preguntas </w:t>
      </w:r>
      <w:r w:rsidR="00220A78">
        <w:rPr>
          <w:sz w:val="22"/>
          <w:szCs w:val="22"/>
          <w:lang w:val="es-ES"/>
        </w:rPr>
        <w:t>sobre definiciones, cuya respuesta era algo más abierta</w:t>
      </w:r>
      <w:r w:rsidR="00A14FC6">
        <w:rPr>
          <w:sz w:val="22"/>
          <w:szCs w:val="22"/>
          <w:lang w:val="es-ES"/>
        </w:rPr>
        <w:t>.</w:t>
      </w:r>
      <w:r w:rsidR="00661801">
        <w:rPr>
          <w:sz w:val="22"/>
          <w:szCs w:val="22"/>
          <w:lang w:val="es-ES"/>
        </w:rPr>
        <w:t xml:space="preserve"> Las preguntas de respuesta binaria analizadas en este trabajo son la </w:t>
      </w:r>
      <w:r w:rsidR="00DF06CC">
        <w:rPr>
          <w:sz w:val="22"/>
          <w:szCs w:val="22"/>
          <w:lang w:val="es-ES"/>
        </w:rPr>
        <w:t xml:space="preserve">1, 2, 9, y 11 de la figura 1. Las de definiciones son la </w:t>
      </w:r>
      <w:r w:rsidR="00A57EFD">
        <w:rPr>
          <w:sz w:val="22"/>
          <w:szCs w:val="22"/>
          <w:lang w:val="es-ES"/>
        </w:rPr>
        <w:t>3, 4, y 5.</w:t>
      </w:r>
    </w:p>
    <w:p w14:paraId="733160DD" w14:textId="77777777" w:rsidR="00734E81" w:rsidRPr="00C070BE" w:rsidRDefault="00734E81" w:rsidP="0030694F">
      <w:pPr>
        <w:pStyle w:val="Default"/>
        <w:spacing w:after="59"/>
        <w:jc w:val="both"/>
        <w:rPr>
          <w:sz w:val="22"/>
          <w:szCs w:val="22"/>
          <w:lang w:val="es-ES"/>
        </w:rPr>
      </w:pPr>
    </w:p>
    <w:p w14:paraId="2264864B" w14:textId="287330C3" w:rsidR="000731F3" w:rsidRPr="00C070BE" w:rsidRDefault="005F6E8B" w:rsidP="0030694F">
      <w:pPr>
        <w:pStyle w:val="Default"/>
        <w:spacing w:after="59"/>
        <w:jc w:val="both"/>
        <w:rPr>
          <w:sz w:val="22"/>
          <w:szCs w:val="22"/>
          <w:lang w:val="es-ES"/>
        </w:rPr>
      </w:pPr>
      <w:r>
        <w:rPr>
          <w:sz w:val="22"/>
          <w:szCs w:val="22"/>
          <w:lang w:val="es-ES"/>
        </w:rPr>
        <w:t>En la</w:t>
      </w:r>
      <w:r w:rsidR="00A14FC6" w:rsidRPr="00C070BE">
        <w:rPr>
          <w:sz w:val="22"/>
          <w:szCs w:val="22"/>
          <w:lang w:val="es-ES"/>
        </w:rPr>
        <w:t xml:space="preserve"> codificación de las preguntas de respuesta binaria </w:t>
      </w:r>
      <w:r w:rsidR="000C74CE" w:rsidRPr="00C070BE">
        <w:rPr>
          <w:sz w:val="22"/>
          <w:szCs w:val="22"/>
          <w:lang w:val="es-ES"/>
        </w:rPr>
        <w:t xml:space="preserve">se </w:t>
      </w:r>
      <w:r>
        <w:rPr>
          <w:sz w:val="22"/>
          <w:szCs w:val="22"/>
          <w:lang w:val="es-ES"/>
        </w:rPr>
        <w:t>clasificaron</w:t>
      </w:r>
      <w:r w:rsidR="00A14FC6" w:rsidRPr="00C070BE">
        <w:rPr>
          <w:sz w:val="22"/>
          <w:szCs w:val="22"/>
          <w:lang w:val="es-ES"/>
        </w:rPr>
        <w:t xml:space="preserve"> dos aspectos</w:t>
      </w:r>
      <w:r w:rsidR="00734E81" w:rsidRPr="00C070BE">
        <w:rPr>
          <w:sz w:val="22"/>
          <w:szCs w:val="22"/>
          <w:lang w:val="es-ES"/>
        </w:rPr>
        <w:t>:</w:t>
      </w:r>
    </w:p>
    <w:p w14:paraId="268D4DE5" w14:textId="77777777" w:rsidR="00734E81" w:rsidRDefault="00734E81" w:rsidP="0030694F">
      <w:pPr>
        <w:pStyle w:val="Default"/>
        <w:spacing w:after="59"/>
        <w:jc w:val="both"/>
        <w:rPr>
          <w:sz w:val="22"/>
          <w:szCs w:val="22"/>
          <w:lang w:val="es-ES"/>
        </w:rPr>
      </w:pPr>
    </w:p>
    <w:p w14:paraId="2E7E22A0" w14:textId="6F2BAF57" w:rsidR="00734E81" w:rsidRDefault="005F6E8B" w:rsidP="0030694F">
      <w:pPr>
        <w:pStyle w:val="Default"/>
        <w:numPr>
          <w:ilvl w:val="0"/>
          <w:numId w:val="1"/>
        </w:numPr>
        <w:spacing w:after="59"/>
        <w:jc w:val="both"/>
        <w:rPr>
          <w:sz w:val="22"/>
          <w:szCs w:val="22"/>
          <w:lang w:val="es-ES"/>
        </w:rPr>
      </w:pPr>
      <w:r>
        <w:rPr>
          <w:sz w:val="22"/>
          <w:szCs w:val="22"/>
          <w:lang w:val="es-ES"/>
        </w:rPr>
        <w:t>Corrección de las respuesta</w:t>
      </w:r>
      <w:r w:rsidR="00A22CBE">
        <w:rPr>
          <w:sz w:val="22"/>
          <w:szCs w:val="22"/>
          <w:lang w:val="es-ES"/>
        </w:rPr>
        <w:t>s: correctas o incorrectas.</w:t>
      </w:r>
    </w:p>
    <w:p w14:paraId="0FB60DB3" w14:textId="68E8DD19" w:rsidR="00F619B8" w:rsidRPr="009B0AB3" w:rsidRDefault="009B0AB3" w:rsidP="0030694F">
      <w:pPr>
        <w:pStyle w:val="Default"/>
        <w:numPr>
          <w:ilvl w:val="0"/>
          <w:numId w:val="1"/>
        </w:numPr>
        <w:spacing w:after="59"/>
        <w:jc w:val="both"/>
        <w:rPr>
          <w:sz w:val="22"/>
          <w:szCs w:val="22"/>
          <w:lang w:val="es-ES"/>
        </w:rPr>
      </w:pPr>
      <w:r>
        <w:rPr>
          <w:sz w:val="22"/>
          <w:szCs w:val="22"/>
          <w:lang w:val="es-ES"/>
        </w:rPr>
        <w:t>Justificación de las respuestas</w:t>
      </w:r>
      <w:r w:rsidR="00734E81">
        <w:rPr>
          <w:sz w:val="22"/>
          <w:szCs w:val="22"/>
          <w:lang w:val="es-ES"/>
        </w:rPr>
        <w:t>:</w:t>
      </w:r>
      <w:r w:rsidR="00B916B3">
        <w:rPr>
          <w:sz w:val="22"/>
          <w:szCs w:val="22"/>
          <w:lang w:val="es-ES"/>
        </w:rPr>
        <w:t xml:space="preserve"> se podían </w:t>
      </w:r>
      <w:r w:rsidR="00AC299D">
        <w:rPr>
          <w:sz w:val="22"/>
          <w:szCs w:val="22"/>
          <w:lang w:val="es-ES"/>
        </w:rPr>
        <w:t>agrupar</w:t>
      </w:r>
      <w:r w:rsidR="00B916B3">
        <w:rPr>
          <w:sz w:val="22"/>
          <w:szCs w:val="22"/>
          <w:lang w:val="es-ES"/>
        </w:rPr>
        <w:t xml:space="preserve"> </w:t>
      </w:r>
      <w:r w:rsidR="00AC299D">
        <w:rPr>
          <w:sz w:val="22"/>
          <w:szCs w:val="22"/>
          <w:lang w:val="es-ES"/>
        </w:rPr>
        <w:t>según una de las siguientes categorías:</w:t>
      </w:r>
      <w:r>
        <w:rPr>
          <w:sz w:val="22"/>
          <w:szCs w:val="22"/>
          <w:lang w:val="es-ES"/>
        </w:rPr>
        <w:t xml:space="preserve"> </w:t>
      </w:r>
      <w:r w:rsidR="00734E81" w:rsidRPr="009B0AB3">
        <w:rPr>
          <w:sz w:val="22"/>
          <w:szCs w:val="22"/>
          <w:lang w:val="es-ES"/>
        </w:rPr>
        <w:t>NS / NC</w:t>
      </w:r>
      <w:r>
        <w:rPr>
          <w:sz w:val="22"/>
          <w:szCs w:val="22"/>
          <w:lang w:val="es-ES"/>
        </w:rPr>
        <w:t xml:space="preserve">, </w:t>
      </w:r>
      <w:r w:rsidR="00734E81" w:rsidRPr="009B0AB3">
        <w:rPr>
          <w:sz w:val="22"/>
          <w:szCs w:val="22"/>
          <w:lang w:val="es-ES"/>
        </w:rPr>
        <w:t>sin justificar</w:t>
      </w:r>
      <w:r>
        <w:rPr>
          <w:sz w:val="22"/>
          <w:szCs w:val="22"/>
          <w:lang w:val="es-ES"/>
        </w:rPr>
        <w:t xml:space="preserve">, </w:t>
      </w:r>
      <w:r w:rsidR="00734E81" w:rsidRPr="009B0AB3">
        <w:rPr>
          <w:sz w:val="22"/>
          <w:szCs w:val="22"/>
          <w:lang w:val="es-ES"/>
        </w:rPr>
        <w:t>justificación incorrecta</w:t>
      </w:r>
      <w:r>
        <w:rPr>
          <w:sz w:val="22"/>
          <w:szCs w:val="22"/>
          <w:lang w:val="es-ES"/>
        </w:rPr>
        <w:t xml:space="preserve">, </w:t>
      </w:r>
      <w:r w:rsidR="00734E81" w:rsidRPr="009B0AB3">
        <w:rPr>
          <w:sz w:val="22"/>
          <w:szCs w:val="22"/>
          <w:lang w:val="es-ES"/>
        </w:rPr>
        <w:t>justificación incorrecta razonable</w:t>
      </w:r>
      <w:r>
        <w:rPr>
          <w:sz w:val="22"/>
          <w:szCs w:val="22"/>
          <w:lang w:val="es-ES"/>
        </w:rPr>
        <w:t>, o j</w:t>
      </w:r>
      <w:r w:rsidR="00F619B8" w:rsidRPr="009B0AB3">
        <w:rPr>
          <w:sz w:val="22"/>
          <w:szCs w:val="22"/>
          <w:lang w:val="es-ES"/>
        </w:rPr>
        <w:t>ustificación correcta</w:t>
      </w:r>
    </w:p>
    <w:p w14:paraId="2B6D8933" w14:textId="77777777" w:rsidR="00734E81" w:rsidRDefault="00734E81" w:rsidP="0030694F">
      <w:pPr>
        <w:pStyle w:val="Default"/>
        <w:spacing w:after="59"/>
        <w:jc w:val="both"/>
        <w:rPr>
          <w:sz w:val="22"/>
          <w:szCs w:val="22"/>
          <w:lang w:val="es-ES"/>
        </w:rPr>
      </w:pPr>
    </w:p>
    <w:p w14:paraId="32B20E5C" w14:textId="20679445" w:rsidR="00E04B1E" w:rsidRDefault="00E04B1E" w:rsidP="0030694F">
      <w:pPr>
        <w:pStyle w:val="Default"/>
        <w:spacing w:after="59"/>
        <w:jc w:val="both"/>
        <w:rPr>
          <w:sz w:val="22"/>
          <w:szCs w:val="22"/>
          <w:lang w:val="es-ES"/>
        </w:rPr>
      </w:pPr>
      <w:r>
        <w:rPr>
          <w:sz w:val="22"/>
          <w:szCs w:val="22"/>
          <w:lang w:val="es-ES"/>
        </w:rPr>
        <w:t>Teniendo estos dos aspectos en cuenta se decidió la jerarquía en la corrección, o el grado de corrección de las respuestas – el indicado por la flecha amarilla ascendente en la figura 2.</w:t>
      </w:r>
      <w:r w:rsidR="005A1E50">
        <w:rPr>
          <w:sz w:val="22"/>
          <w:szCs w:val="22"/>
          <w:lang w:val="es-ES"/>
        </w:rPr>
        <w:t xml:space="preserve"> Así se sale de la binariedad del “bien o mal” y se emplea un espectro </w:t>
      </w:r>
      <w:r w:rsidR="0043208A">
        <w:rPr>
          <w:sz w:val="22"/>
          <w:szCs w:val="22"/>
          <w:lang w:val="es-ES"/>
        </w:rPr>
        <w:t>continuo</w:t>
      </w:r>
      <w:r w:rsidR="005A1E50">
        <w:rPr>
          <w:sz w:val="22"/>
          <w:szCs w:val="22"/>
          <w:lang w:val="es-ES"/>
        </w:rPr>
        <w:t xml:space="preserve"> de corrección donde, por </w:t>
      </w:r>
      <w:r w:rsidR="001A7184">
        <w:rPr>
          <w:sz w:val="22"/>
          <w:szCs w:val="22"/>
          <w:lang w:val="es-ES"/>
        </w:rPr>
        <w:t>ejemplo,</w:t>
      </w:r>
      <w:r w:rsidR="005A1E50">
        <w:rPr>
          <w:sz w:val="22"/>
          <w:szCs w:val="22"/>
          <w:lang w:val="es-ES"/>
        </w:rPr>
        <w:t xml:space="preserve"> las preguntas correctas con justificación razonable se consideran “más correctas” que las correctas sin justificación.</w:t>
      </w:r>
    </w:p>
    <w:p w14:paraId="1D388415" w14:textId="77777777" w:rsidR="00E04B1E" w:rsidRDefault="00E04B1E" w:rsidP="0030694F">
      <w:pPr>
        <w:pStyle w:val="Default"/>
        <w:spacing w:after="59"/>
        <w:jc w:val="both"/>
        <w:rPr>
          <w:sz w:val="22"/>
          <w:szCs w:val="22"/>
          <w:lang w:val="es-ES"/>
        </w:rPr>
      </w:pPr>
    </w:p>
    <w:p w14:paraId="324A7166" w14:textId="00900D68" w:rsidR="000731F3" w:rsidRDefault="00432C43" w:rsidP="0030694F">
      <w:pPr>
        <w:pStyle w:val="Default"/>
        <w:spacing w:after="59"/>
        <w:jc w:val="both"/>
        <w:rPr>
          <w:sz w:val="22"/>
          <w:szCs w:val="22"/>
          <w:lang w:val="es-ES"/>
        </w:rPr>
      </w:pPr>
      <w:r>
        <w:rPr>
          <w:sz w:val="22"/>
          <w:szCs w:val="22"/>
          <w:lang w:val="es-ES"/>
        </w:rPr>
        <w:t>La codificación de pre</w:t>
      </w:r>
      <w:r w:rsidR="001A7184">
        <w:rPr>
          <w:sz w:val="22"/>
          <w:szCs w:val="22"/>
          <w:lang w:val="es-ES"/>
        </w:rPr>
        <w:t>g</w:t>
      </w:r>
      <w:r>
        <w:rPr>
          <w:sz w:val="22"/>
          <w:szCs w:val="22"/>
          <w:lang w:val="es-ES"/>
        </w:rPr>
        <w:t xml:space="preserve">untas </w:t>
      </w:r>
      <w:r w:rsidR="00B304DB">
        <w:rPr>
          <w:sz w:val="22"/>
          <w:szCs w:val="22"/>
          <w:lang w:val="es-ES"/>
        </w:rPr>
        <w:t>sobre definiciones</w:t>
      </w:r>
      <w:r>
        <w:rPr>
          <w:sz w:val="22"/>
          <w:szCs w:val="22"/>
          <w:lang w:val="es-ES"/>
        </w:rPr>
        <w:t xml:space="preserve"> no siguió una regla general de categorización, ya que cada caso particular era diferente. Sin embargo</w:t>
      </w:r>
      <w:r w:rsidR="00E41CC9">
        <w:rPr>
          <w:sz w:val="22"/>
          <w:szCs w:val="22"/>
          <w:lang w:val="es-ES"/>
        </w:rPr>
        <w:t>,</w:t>
      </w:r>
      <w:r>
        <w:rPr>
          <w:sz w:val="22"/>
          <w:szCs w:val="22"/>
          <w:lang w:val="es-ES"/>
        </w:rPr>
        <w:t xml:space="preserve"> sí que se pudo mantener esa jerarquía en la corrección de las respuestas.</w:t>
      </w:r>
    </w:p>
    <w:p w14:paraId="13E22BFA" w14:textId="77777777" w:rsidR="00A70A40" w:rsidRDefault="00A70A40" w:rsidP="0030694F">
      <w:pPr>
        <w:pStyle w:val="Default"/>
        <w:spacing w:after="59"/>
        <w:jc w:val="both"/>
        <w:rPr>
          <w:sz w:val="22"/>
          <w:szCs w:val="22"/>
          <w:lang w:val="es-ES"/>
        </w:rPr>
      </w:pPr>
    </w:p>
    <w:p w14:paraId="5DB474F6" w14:textId="6F73DC11" w:rsidR="00307DDE" w:rsidRDefault="00146AC5" w:rsidP="0030694F">
      <w:pPr>
        <w:pStyle w:val="Default"/>
        <w:spacing w:after="59"/>
        <w:jc w:val="both"/>
        <w:rPr>
          <w:sz w:val="22"/>
          <w:szCs w:val="22"/>
          <w:lang w:val="es-ES"/>
        </w:rPr>
      </w:pPr>
      <w:r>
        <w:rPr>
          <w:sz w:val="22"/>
          <w:szCs w:val="22"/>
          <w:lang w:val="es-ES"/>
        </w:rPr>
        <w:t>Además de las representaciones de los resultados, s</w:t>
      </w:r>
      <w:r w:rsidR="003631AF">
        <w:rPr>
          <w:sz w:val="22"/>
          <w:szCs w:val="22"/>
          <w:lang w:val="es-ES"/>
        </w:rPr>
        <w:t>e incluyen</w:t>
      </w:r>
      <w:r w:rsidR="00A70A40">
        <w:rPr>
          <w:sz w:val="22"/>
          <w:szCs w:val="22"/>
          <w:lang w:val="es-ES"/>
        </w:rPr>
        <w:t xml:space="preserve"> observaciones específicas para cada </w:t>
      </w:r>
      <w:r w:rsidR="000F546B">
        <w:rPr>
          <w:sz w:val="22"/>
          <w:szCs w:val="22"/>
          <w:lang w:val="es-ES"/>
        </w:rPr>
        <w:t>diagrama, o sea, para cada pregunta</w:t>
      </w:r>
      <w:r w:rsidR="00307DDE">
        <w:rPr>
          <w:sz w:val="22"/>
          <w:szCs w:val="22"/>
          <w:lang w:val="es-ES"/>
        </w:rPr>
        <w:t>. Estas observaciones atienden a temas como la corrección de las respuestas, el cambio conceptual, y observaciones más específicas.</w:t>
      </w:r>
      <w:r w:rsidR="0081499C">
        <w:rPr>
          <w:sz w:val="22"/>
          <w:szCs w:val="22"/>
          <w:lang w:val="es-ES"/>
        </w:rPr>
        <w:t xml:space="preserve"> </w:t>
      </w:r>
      <w:r w:rsidR="00307DDE">
        <w:rPr>
          <w:sz w:val="22"/>
          <w:szCs w:val="22"/>
          <w:lang w:val="es-ES"/>
        </w:rPr>
        <w:t>Además, se comenta</w:t>
      </w:r>
      <w:r w:rsidR="007300CE">
        <w:rPr>
          <w:sz w:val="22"/>
          <w:szCs w:val="22"/>
          <w:lang w:val="es-ES"/>
        </w:rPr>
        <w:t xml:space="preserve"> al final del apartado de Resultados y Discusión una serie de observaciones generales, comunes a todas las preguntas.</w:t>
      </w:r>
    </w:p>
    <w:p w14:paraId="4684C873" w14:textId="7B3A4069" w:rsidR="00A65730" w:rsidRDefault="00A65730" w:rsidP="0030694F">
      <w:pPr>
        <w:pStyle w:val="Default"/>
        <w:spacing w:after="59"/>
        <w:jc w:val="both"/>
        <w:rPr>
          <w:sz w:val="22"/>
          <w:szCs w:val="22"/>
          <w:lang w:val="es-ES"/>
        </w:rPr>
      </w:pPr>
    </w:p>
    <w:p w14:paraId="5674EAD5" w14:textId="0C9C600F" w:rsidR="000E73FB" w:rsidRDefault="000E73FB" w:rsidP="0030694F">
      <w:pPr>
        <w:pStyle w:val="Default"/>
        <w:spacing w:after="59"/>
        <w:jc w:val="both"/>
        <w:rPr>
          <w:sz w:val="22"/>
          <w:szCs w:val="22"/>
          <w:lang w:val="es-ES"/>
        </w:rPr>
      </w:pPr>
      <w:r>
        <w:rPr>
          <w:sz w:val="22"/>
          <w:szCs w:val="22"/>
          <w:lang w:val="es-ES"/>
        </w:rPr>
        <w:t xml:space="preserve">Las evoluciones de corrección en las respuestas se </w:t>
      </w:r>
      <w:r w:rsidR="00E35188">
        <w:rPr>
          <w:sz w:val="22"/>
          <w:szCs w:val="22"/>
          <w:lang w:val="es-ES"/>
        </w:rPr>
        <w:t xml:space="preserve">agruparán en categorías </w:t>
      </w:r>
      <w:r w:rsidR="0073704F">
        <w:rPr>
          <w:sz w:val="22"/>
          <w:szCs w:val="22"/>
          <w:lang w:val="es-ES"/>
        </w:rPr>
        <w:t>elegidas de manera totalmente arbitraria, para poder interpretarlas cualitativamente de alguna manera.</w:t>
      </w:r>
      <w:r w:rsidR="009B67C2">
        <w:rPr>
          <w:sz w:val="22"/>
          <w:szCs w:val="22"/>
          <w:lang w:val="es-ES"/>
        </w:rPr>
        <w:t xml:space="preserve"> La tabla 4 muestra las agrupaciones elegidas para las evoluciones en la corrección:</w:t>
      </w:r>
    </w:p>
    <w:p w14:paraId="2D14F8B7" w14:textId="31CFE2F2" w:rsidR="00332CF1" w:rsidRDefault="00332CF1" w:rsidP="0030694F">
      <w:pPr>
        <w:pStyle w:val="Default"/>
        <w:spacing w:after="59"/>
        <w:jc w:val="both"/>
        <w:rPr>
          <w:sz w:val="22"/>
          <w:szCs w:val="22"/>
          <w:lang w:val="es-ES"/>
        </w:rPr>
      </w:pPr>
    </w:p>
    <w:p w14:paraId="5B03A917" w14:textId="1EA9025F" w:rsidR="00332CF1" w:rsidRDefault="00332CF1" w:rsidP="0030694F">
      <w:pPr>
        <w:pStyle w:val="Default"/>
        <w:spacing w:after="59"/>
        <w:jc w:val="both"/>
        <w:rPr>
          <w:sz w:val="22"/>
          <w:szCs w:val="22"/>
          <w:lang w:val="es-ES"/>
        </w:rPr>
      </w:pPr>
      <w:r>
        <w:rPr>
          <w:noProof/>
        </w:rPr>
        <mc:AlternateContent>
          <mc:Choice Requires="wps">
            <w:drawing>
              <wp:anchor distT="0" distB="0" distL="114300" distR="114300" simplePos="0" relativeHeight="251665408" behindDoc="0" locked="0" layoutInCell="1" allowOverlap="1" wp14:anchorId="27B14850" wp14:editId="54CCC962">
                <wp:simplePos x="0" y="0"/>
                <wp:positionH relativeFrom="margin">
                  <wp:align>center</wp:align>
                </wp:positionH>
                <wp:positionV relativeFrom="paragraph">
                  <wp:posOffset>115415</wp:posOffset>
                </wp:positionV>
                <wp:extent cx="6256655" cy="457200"/>
                <wp:effectExtent l="0" t="0" r="0" b="0"/>
                <wp:wrapNone/>
                <wp:docPr id="1612027854" name="Text Box 1"/>
                <wp:cNvGraphicFramePr/>
                <a:graphic xmlns:a="http://schemas.openxmlformats.org/drawingml/2006/main">
                  <a:graphicData uri="http://schemas.microsoft.com/office/word/2010/wordprocessingShape">
                    <wps:wsp>
                      <wps:cNvSpPr txBox="1"/>
                      <wps:spPr>
                        <a:xfrm>
                          <a:off x="0" y="0"/>
                          <a:ext cx="6256655" cy="457200"/>
                        </a:xfrm>
                        <a:prstGeom prst="rect">
                          <a:avLst/>
                        </a:prstGeom>
                        <a:solidFill>
                          <a:prstClr val="white"/>
                        </a:solidFill>
                        <a:ln>
                          <a:noFill/>
                        </a:ln>
                      </wps:spPr>
                      <wps:txbx>
                        <w:txbxContent>
                          <w:p w14:paraId="239D83D6" w14:textId="02058B51" w:rsidR="00332CF1" w:rsidRPr="00332CF1" w:rsidRDefault="00332CF1" w:rsidP="00332CF1">
                            <w:pPr>
                              <w:pStyle w:val="Descripcin"/>
                              <w:rPr>
                                <w:rFonts w:ascii="Arial" w:hAnsi="Arial" w:cs="Arial"/>
                                <w:noProof/>
                                <w:kern w:val="0"/>
                                <w:lang w:val="es-ES"/>
                              </w:rPr>
                            </w:pPr>
                            <w:r w:rsidRPr="00332CF1">
                              <w:rPr>
                                <w:lang w:val="es-ES"/>
                              </w:rPr>
                              <w:t xml:space="preserve">Tabla </w:t>
                            </w:r>
                            <w:r>
                              <w:fldChar w:fldCharType="begin"/>
                            </w:r>
                            <w:r w:rsidRPr="00332CF1">
                              <w:rPr>
                                <w:lang w:val="es-ES"/>
                              </w:rPr>
                              <w:instrText xml:space="preserve"> SEQ Tabla \* ARABIC </w:instrText>
                            </w:r>
                            <w:r>
                              <w:fldChar w:fldCharType="separate"/>
                            </w:r>
                            <w:r w:rsidRPr="00332CF1">
                              <w:rPr>
                                <w:noProof/>
                                <w:lang w:val="es-ES"/>
                              </w:rPr>
                              <w:t>4</w:t>
                            </w:r>
                            <w:r>
                              <w:fldChar w:fldCharType="end"/>
                            </w:r>
                            <w:r w:rsidRPr="00332CF1">
                              <w:rPr>
                                <w:lang w:val="es-ES"/>
                              </w:rPr>
                              <w:t>. Categorización cualitativa de la evolución en el grado de corrección</w:t>
                            </w:r>
                            <w:r w:rsidRPr="00332CF1">
                              <w:rPr>
                                <w:noProof/>
                                <w:lang w:val="es-ES"/>
                              </w:rPr>
                              <w:t xml:space="preserve"> de las respuestas.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7B14850" id="_x0000_s1027" type="#_x0000_t202" style="position:absolute;left:0;text-align:left;margin-left:0;margin-top:9.1pt;width:492.65pt;height:36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" stroked="f">
                <v:textbox inset="0,0,0,0">
                  <w:txbxContent>
                    <w:p w14:paraId="239D83D6" w14:textId="02058B51" w:rsidR="00332CF1" w:rsidRPr="00332CF1" w:rsidRDefault="00332CF1" w:rsidP="00332CF1">
                      <w:pPr>
                        <w:pStyle w:val="Descripcin"/>
                        <w:rPr>
                          <w:rFonts w:ascii="Arial" w:hAnsi="Arial" w:cs="Arial"/>
                          <w:noProof/>
                          <w:kern w:val="0"/>
                          <w:lang w:val="es-ES"/>
                        </w:rPr>
                      </w:pPr>
                      <w:r w:rsidRPr="00332CF1">
                        <w:rPr>
                          <w:lang w:val="es-ES"/>
                        </w:rPr>
                        <w:t xml:space="preserve">Tabla </w:t>
                      </w:r>
                      <w:r>
                        <w:fldChar w:fldCharType="begin"/>
                      </w:r>
                      <w:r w:rsidRPr="00332CF1">
                        <w:rPr>
                          <w:lang w:val="es-ES"/>
                        </w:rPr>
                        <w:instrText xml:space="preserve"> SEQ Tabla \* ARABIC </w:instrText>
                      </w:r>
                      <w:r>
                        <w:fldChar w:fldCharType="separate"/>
                      </w:r>
                      <w:r w:rsidRPr="00332CF1">
                        <w:rPr>
                          <w:noProof/>
                          <w:lang w:val="es-ES"/>
                        </w:rPr>
                        <w:t>4</w:t>
                      </w:r>
                      <w:r>
                        <w:fldChar w:fldCharType="end"/>
                      </w:r>
                      <w:r w:rsidRPr="00332CF1">
                        <w:rPr>
                          <w:lang w:val="es-ES"/>
                        </w:rPr>
                        <w:t>. Categorización cualitativa de la evolución en el grado de corrección</w:t>
                      </w:r>
                      <w:r w:rsidRPr="00332CF1">
                        <w:rPr>
                          <w:noProof/>
                          <w:lang w:val="es-ES"/>
                        </w:rPr>
                        <w:t xml:space="preserve"> de las respuestas.</w:t>
                      </w:r>
                    </w:p>
                  </w:txbxContent>
                </v:textbox>
                <w10:wrap anchorx="margin"/>
              </v:shape>
            </w:pict>
          </mc:Fallback>
        </mc:AlternateContent>
      </w:r>
    </w:p>
    <w:p w14:paraId="1DCCA73E" w14:textId="1625B5B9" w:rsidR="00332CF1" w:rsidRDefault="00332CF1" w:rsidP="0030694F">
      <w:pPr>
        <w:pStyle w:val="Default"/>
        <w:spacing w:after="59"/>
        <w:jc w:val="both"/>
        <w:rPr>
          <w:sz w:val="22"/>
          <w:szCs w:val="22"/>
          <w:lang w:val="es-ES"/>
        </w:rPr>
      </w:pPr>
    </w:p>
    <w:p w14:paraId="04D890F1" w14:textId="02AC74EB" w:rsidR="009B67C2" w:rsidRDefault="009B67C2" w:rsidP="0030694F">
      <w:pPr>
        <w:pStyle w:val="Default"/>
        <w:spacing w:after="59"/>
        <w:jc w:val="both"/>
        <w:rPr>
          <w:sz w:val="22"/>
          <w:szCs w:val="22"/>
          <w:lang w:val="es-ES"/>
        </w:rPr>
      </w:pPr>
    </w:p>
    <w:p w14:paraId="3871743C" w14:textId="69B8364E" w:rsidR="00332CF1" w:rsidRDefault="00332CF1" w:rsidP="0030694F">
      <w:pPr>
        <w:pStyle w:val="Default"/>
        <w:spacing w:after="59"/>
        <w:jc w:val="both"/>
        <w:rPr>
          <w:sz w:val="22"/>
          <w:szCs w:val="22"/>
          <w:lang w:val="es-ES"/>
        </w:rPr>
      </w:pPr>
      <w:r>
        <w:rPr>
          <w:noProof/>
          <w:color w:val="auto"/>
          <w:sz w:val="22"/>
          <w:szCs w:val="22"/>
          <w:lang w:val="es-ES"/>
        </w:rPr>
        <mc:AlternateContent>
          <mc:Choice Requires="wps">
            <w:drawing>
              <wp:anchor distT="0" distB="0" distL="114300" distR="114300" simplePos="0" relativeHeight="251663360" behindDoc="0" locked="0" layoutInCell="1" allowOverlap="1" wp14:anchorId="4F5D51E5" wp14:editId="4A1BA452">
                <wp:simplePos x="0" y="0"/>
                <wp:positionH relativeFrom="column">
                  <wp:posOffset>0</wp:posOffset>
                </wp:positionH>
                <wp:positionV relativeFrom="paragraph">
                  <wp:posOffset>0</wp:posOffset>
                </wp:positionV>
                <wp:extent cx="6256866" cy="76200"/>
                <wp:effectExtent l="0" t="0" r="10795" b="19050"/>
                <wp:wrapNone/>
                <wp:docPr id="348052602" name="Rectangle 1"/>
                <wp:cNvGraphicFramePr/>
                <a:graphic xmlns:a="http://schemas.openxmlformats.org/drawingml/2006/main">
                  <a:graphicData uri="http://schemas.microsoft.com/office/word/2010/wordprocessingShape">
                    <wps:wsp>
                      <wps:cNvSpPr/>
                      <wps:spPr>
                        <a:xfrm>
                          <a:off x="0" y="0"/>
                          <a:ext cx="6256866"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9F042" id="Rectangle 1" o:spid="_x0000_s1026" style="position:absolute;margin-left:0;margin-top:0;width:492.65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" fillcolor="#4472c4 [3204]" strokecolor="#1f3763 [1604]" strokeweight="1pt"/>
            </w:pict>
          </mc:Fallback>
        </mc:AlternateContent>
      </w:r>
    </w:p>
    <w:tbl>
      <w:tblPr>
        <w:tblStyle w:val="Tablaconcuadrcula"/>
        <w:tblW w:w="0" w:type="auto"/>
        <w:tblLook w:val="04A0" w:firstRow="1" w:lastRow="0" w:firstColumn="1" w:lastColumn="0" w:noHBand="0" w:noVBand="1"/>
      </w:tblPr>
      <w:tblGrid>
        <w:gridCol w:w="3344"/>
        <w:gridCol w:w="2667"/>
        <w:gridCol w:w="3355"/>
      </w:tblGrid>
      <w:tr w:rsidR="00F72916" w14:paraId="6465468F" w14:textId="77777777" w:rsidTr="00F72916">
        <w:tc>
          <w:tcPr>
            <w:tcW w:w="3344" w:type="dxa"/>
          </w:tcPr>
          <w:p w14:paraId="09A179E0" w14:textId="3DD6D3C1" w:rsidR="00F72916" w:rsidRDefault="00C569C9" w:rsidP="0030694F">
            <w:pPr>
              <w:pStyle w:val="Default"/>
              <w:spacing w:after="59"/>
              <w:jc w:val="both"/>
              <w:rPr>
                <w:sz w:val="22"/>
                <w:szCs w:val="22"/>
                <w:lang w:val="es-ES"/>
              </w:rPr>
            </w:pPr>
            <w:commentRangeStart w:id="24"/>
            <w:commentRangeStart w:id="25"/>
            <w:r>
              <w:rPr>
                <w:sz w:val="22"/>
                <w:szCs w:val="22"/>
                <w:lang w:val="es-ES"/>
              </w:rPr>
              <w:t xml:space="preserve">Aumento </w:t>
            </w:r>
            <w:commentRangeEnd w:id="24"/>
            <w:r w:rsidR="008B1460">
              <w:rPr>
                <w:rStyle w:val="Refdecomentario"/>
                <w:rFonts w:asciiTheme="minorHAnsi" w:hAnsiTheme="minorHAnsi" w:cstheme="minorBidi"/>
                <w:color w:val="auto"/>
                <w:kern w:val="2"/>
              </w:rPr>
              <w:commentReference w:id="24"/>
            </w:r>
            <w:commentRangeEnd w:id="25"/>
            <w:r w:rsidR="00DC1FB5">
              <w:rPr>
                <w:rStyle w:val="Refdecomentario"/>
                <w:rFonts w:asciiTheme="minorHAnsi" w:hAnsiTheme="minorHAnsi" w:cstheme="minorBidi"/>
                <w:color w:val="auto"/>
                <w:kern w:val="2"/>
              </w:rPr>
              <w:commentReference w:id="25"/>
            </w:r>
            <w:r>
              <w:rPr>
                <w:sz w:val="22"/>
                <w:szCs w:val="22"/>
                <w:lang w:val="es-ES"/>
              </w:rPr>
              <w:t>en la corrección global de las respuestas (%)</w:t>
            </w:r>
          </w:p>
        </w:tc>
        <w:tc>
          <w:tcPr>
            <w:tcW w:w="2667" w:type="dxa"/>
          </w:tcPr>
          <w:p w14:paraId="10095761" w14:textId="14AF005A" w:rsidR="00F72916" w:rsidRDefault="00C22E0E" w:rsidP="0030694F">
            <w:pPr>
              <w:pStyle w:val="Default"/>
              <w:spacing w:after="59"/>
              <w:jc w:val="both"/>
              <w:rPr>
                <w:sz w:val="22"/>
                <w:szCs w:val="22"/>
                <w:lang w:val="es-ES"/>
              </w:rPr>
            </w:pPr>
            <w:r>
              <w:rPr>
                <w:sz w:val="22"/>
                <w:szCs w:val="22"/>
                <w:lang w:val="es-ES"/>
              </w:rPr>
              <w:t>Incremento de corrección en el cambio conceptual (%).</w:t>
            </w:r>
          </w:p>
        </w:tc>
        <w:tc>
          <w:tcPr>
            <w:tcW w:w="3355" w:type="dxa"/>
          </w:tcPr>
          <w:p w14:paraId="12CD2DDE" w14:textId="1A6AC447" w:rsidR="00F72916" w:rsidRDefault="00BC0A02" w:rsidP="0030694F">
            <w:pPr>
              <w:pStyle w:val="Default"/>
              <w:spacing w:after="59"/>
              <w:jc w:val="both"/>
              <w:rPr>
                <w:sz w:val="22"/>
                <w:szCs w:val="22"/>
                <w:lang w:val="es-ES"/>
              </w:rPr>
            </w:pPr>
            <w:r>
              <w:rPr>
                <w:sz w:val="22"/>
                <w:szCs w:val="22"/>
                <w:lang w:val="es-ES"/>
              </w:rPr>
              <w:t>Descripción cualitativa asociada.</w:t>
            </w:r>
          </w:p>
        </w:tc>
      </w:tr>
      <w:tr w:rsidR="00F72916" w14:paraId="7FE0A4A2" w14:textId="77777777" w:rsidTr="00F72916">
        <w:tc>
          <w:tcPr>
            <w:tcW w:w="3344" w:type="dxa"/>
          </w:tcPr>
          <w:p w14:paraId="1C50BC89" w14:textId="2FD7C191" w:rsidR="00F72916" w:rsidRDefault="00476CBF" w:rsidP="0030694F">
            <w:pPr>
              <w:pStyle w:val="Default"/>
              <w:spacing w:after="59"/>
              <w:jc w:val="both"/>
              <w:rPr>
                <w:sz w:val="22"/>
                <w:szCs w:val="22"/>
                <w:lang w:val="es-ES"/>
              </w:rPr>
            </w:pPr>
            <w:r>
              <w:rPr>
                <w:sz w:val="22"/>
                <w:szCs w:val="22"/>
                <w:lang w:val="es-ES"/>
              </w:rPr>
              <w:t>0 a 10</w:t>
            </w:r>
          </w:p>
        </w:tc>
        <w:tc>
          <w:tcPr>
            <w:tcW w:w="2667" w:type="dxa"/>
          </w:tcPr>
          <w:p w14:paraId="16660AA8" w14:textId="2F7BAD22" w:rsidR="00F72916" w:rsidRDefault="003771DE" w:rsidP="0030694F">
            <w:pPr>
              <w:pStyle w:val="Default"/>
              <w:spacing w:after="59"/>
              <w:jc w:val="both"/>
              <w:rPr>
                <w:sz w:val="22"/>
                <w:szCs w:val="22"/>
                <w:lang w:val="es-ES"/>
              </w:rPr>
            </w:pPr>
            <w:r>
              <w:rPr>
                <w:sz w:val="22"/>
                <w:szCs w:val="22"/>
                <w:lang w:val="es-ES"/>
              </w:rPr>
              <w:t>0 a 50</w:t>
            </w:r>
          </w:p>
        </w:tc>
        <w:tc>
          <w:tcPr>
            <w:tcW w:w="3355" w:type="dxa"/>
          </w:tcPr>
          <w:p w14:paraId="605D8C6A" w14:textId="45563F7E" w:rsidR="00F72916" w:rsidRDefault="00476CBF" w:rsidP="0030694F">
            <w:pPr>
              <w:pStyle w:val="Default"/>
              <w:spacing w:after="59"/>
              <w:jc w:val="both"/>
              <w:rPr>
                <w:sz w:val="22"/>
                <w:szCs w:val="22"/>
                <w:lang w:val="es-ES"/>
              </w:rPr>
            </w:pPr>
            <w:r>
              <w:rPr>
                <w:sz w:val="22"/>
                <w:szCs w:val="22"/>
                <w:lang w:val="es-ES"/>
              </w:rPr>
              <w:t>Poco favorable</w:t>
            </w:r>
          </w:p>
        </w:tc>
      </w:tr>
      <w:tr w:rsidR="00F72916" w14:paraId="26D9DE56" w14:textId="77777777" w:rsidTr="00F72916">
        <w:tc>
          <w:tcPr>
            <w:tcW w:w="3344" w:type="dxa"/>
          </w:tcPr>
          <w:p w14:paraId="6818CACB" w14:textId="0329AA40" w:rsidR="00F72916" w:rsidRDefault="00476CBF" w:rsidP="0030694F">
            <w:pPr>
              <w:pStyle w:val="Default"/>
              <w:spacing w:after="59"/>
              <w:jc w:val="both"/>
              <w:rPr>
                <w:sz w:val="22"/>
                <w:szCs w:val="22"/>
                <w:lang w:val="es-ES"/>
              </w:rPr>
            </w:pPr>
            <w:r>
              <w:rPr>
                <w:sz w:val="22"/>
                <w:szCs w:val="22"/>
                <w:lang w:val="es-ES"/>
              </w:rPr>
              <w:t>1</w:t>
            </w:r>
            <w:r w:rsidR="00F72916">
              <w:rPr>
                <w:sz w:val="22"/>
                <w:szCs w:val="22"/>
                <w:lang w:val="es-ES"/>
              </w:rPr>
              <w:t>0 a 2</w:t>
            </w:r>
            <w:r w:rsidR="00C24157">
              <w:rPr>
                <w:sz w:val="22"/>
                <w:szCs w:val="22"/>
                <w:lang w:val="es-ES"/>
              </w:rPr>
              <w:t>0</w:t>
            </w:r>
          </w:p>
        </w:tc>
        <w:tc>
          <w:tcPr>
            <w:tcW w:w="2667" w:type="dxa"/>
          </w:tcPr>
          <w:p w14:paraId="1929260B" w14:textId="5129D16D" w:rsidR="00F72916" w:rsidRDefault="003771DE" w:rsidP="0030694F">
            <w:pPr>
              <w:pStyle w:val="Default"/>
              <w:spacing w:after="59"/>
              <w:jc w:val="both"/>
              <w:rPr>
                <w:sz w:val="22"/>
                <w:szCs w:val="22"/>
                <w:lang w:val="es-ES"/>
              </w:rPr>
            </w:pPr>
            <w:r>
              <w:rPr>
                <w:sz w:val="22"/>
                <w:szCs w:val="22"/>
                <w:lang w:val="es-ES"/>
              </w:rPr>
              <w:t>50 a 65</w:t>
            </w:r>
          </w:p>
        </w:tc>
        <w:tc>
          <w:tcPr>
            <w:tcW w:w="3355" w:type="dxa"/>
          </w:tcPr>
          <w:p w14:paraId="1A28B5F9" w14:textId="4DF3BA63" w:rsidR="00F72916" w:rsidRDefault="00C24157" w:rsidP="0030694F">
            <w:pPr>
              <w:pStyle w:val="Default"/>
              <w:spacing w:after="59"/>
              <w:jc w:val="both"/>
              <w:rPr>
                <w:sz w:val="22"/>
                <w:szCs w:val="22"/>
                <w:lang w:val="es-ES"/>
              </w:rPr>
            </w:pPr>
            <w:r>
              <w:rPr>
                <w:sz w:val="22"/>
                <w:szCs w:val="22"/>
                <w:lang w:val="es-ES"/>
              </w:rPr>
              <w:t>Favorable</w:t>
            </w:r>
          </w:p>
        </w:tc>
      </w:tr>
      <w:tr w:rsidR="00F72916" w14:paraId="1D540102" w14:textId="77777777" w:rsidTr="00F72916">
        <w:tc>
          <w:tcPr>
            <w:tcW w:w="3344" w:type="dxa"/>
          </w:tcPr>
          <w:p w14:paraId="0F334AA8" w14:textId="09CF6671" w:rsidR="00F72916" w:rsidRDefault="00F72916" w:rsidP="0030694F">
            <w:pPr>
              <w:pStyle w:val="Default"/>
              <w:spacing w:after="59"/>
              <w:jc w:val="both"/>
              <w:rPr>
                <w:sz w:val="22"/>
                <w:szCs w:val="22"/>
                <w:lang w:val="es-ES"/>
              </w:rPr>
            </w:pPr>
            <w:r>
              <w:rPr>
                <w:sz w:val="22"/>
                <w:szCs w:val="22"/>
                <w:lang w:val="es-ES"/>
              </w:rPr>
              <w:t>2</w:t>
            </w:r>
            <w:r w:rsidR="00C24157">
              <w:rPr>
                <w:sz w:val="22"/>
                <w:szCs w:val="22"/>
                <w:lang w:val="es-ES"/>
              </w:rPr>
              <w:t>0</w:t>
            </w:r>
            <w:r>
              <w:rPr>
                <w:sz w:val="22"/>
                <w:szCs w:val="22"/>
                <w:lang w:val="es-ES"/>
              </w:rPr>
              <w:t xml:space="preserve"> a 50</w:t>
            </w:r>
          </w:p>
        </w:tc>
        <w:tc>
          <w:tcPr>
            <w:tcW w:w="2667" w:type="dxa"/>
          </w:tcPr>
          <w:p w14:paraId="4A67800F" w14:textId="7DE0BD56" w:rsidR="00F72916" w:rsidRDefault="003771DE" w:rsidP="0030694F">
            <w:pPr>
              <w:pStyle w:val="Default"/>
              <w:spacing w:after="59"/>
              <w:jc w:val="both"/>
              <w:rPr>
                <w:sz w:val="22"/>
                <w:szCs w:val="22"/>
                <w:lang w:val="es-ES"/>
              </w:rPr>
            </w:pPr>
            <w:r>
              <w:rPr>
                <w:sz w:val="22"/>
                <w:szCs w:val="22"/>
                <w:lang w:val="es-ES"/>
              </w:rPr>
              <w:t>65 a 80</w:t>
            </w:r>
          </w:p>
        </w:tc>
        <w:tc>
          <w:tcPr>
            <w:tcW w:w="3355" w:type="dxa"/>
          </w:tcPr>
          <w:p w14:paraId="3DC3D876" w14:textId="3EED4DEF" w:rsidR="00F72916" w:rsidRDefault="00C24157" w:rsidP="0030694F">
            <w:pPr>
              <w:pStyle w:val="Default"/>
              <w:spacing w:after="59"/>
              <w:jc w:val="both"/>
              <w:rPr>
                <w:sz w:val="22"/>
                <w:szCs w:val="22"/>
                <w:lang w:val="es-ES"/>
              </w:rPr>
            </w:pPr>
            <w:r>
              <w:rPr>
                <w:sz w:val="22"/>
                <w:szCs w:val="22"/>
                <w:lang w:val="es-ES"/>
              </w:rPr>
              <w:t>Muy favorable</w:t>
            </w:r>
          </w:p>
        </w:tc>
      </w:tr>
      <w:tr w:rsidR="00F72916" w14:paraId="2A926C76" w14:textId="77777777" w:rsidTr="00F72916">
        <w:tc>
          <w:tcPr>
            <w:tcW w:w="3344" w:type="dxa"/>
          </w:tcPr>
          <w:p w14:paraId="587D6C07" w14:textId="04588665" w:rsidR="00F72916" w:rsidRDefault="00F72916" w:rsidP="0030694F">
            <w:pPr>
              <w:pStyle w:val="Default"/>
              <w:spacing w:after="59"/>
              <w:jc w:val="both"/>
              <w:rPr>
                <w:sz w:val="22"/>
                <w:szCs w:val="22"/>
                <w:lang w:val="es-ES"/>
              </w:rPr>
            </w:pPr>
            <w:r>
              <w:rPr>
                <w:sz w:val="22"/>
                <w:szCs w:val="22"/>
                <w:lang w:val="es-ES"/>
              </w:rPr>
              <w:t xml:space="preserve">50 </w:t>
            </w:r>
            <w:r w:rsidR="00D25CBF">
              <w:rPr>
                <w:sz w:val="22"/>
                <w:szCs w:val="22"/>
                <w:lang w:val="es-ES"/>
              </w:rPr>
              <w:t>a</w:t>
            </w:r>
            <w:r>
              <w:rPr>
                <w:sz w:val="22"/>
                <w:szCs w:val="22"/>
                <w:lang w:val="es-ES"/>
              </w:rPr>
              <w:t xml:space="preserve"> 100</w:t>
            </w:r>
          </w:p>
        </w:tc>
        <w:tc>
          <w:tcPr>
            <w:tcW w:w="2667" w:type="dxa"/>
          </w:tcPr>
          <w:p w14:paraId="21524583" w14:textId="71ABBFCC" w:rsidR="00F72916" w:rsidRDefault="003771DE" w:rsidP="0030694F">
            <w:pPr>
              <w:pStyle w:val="Default"/>
              <w:spacing w:after="59"/>
              <w:jc w:val="both"/>
              <w:rPr>
                <w:sz w:val="22"/>
                <w:szCs w:val="22"/>
                <w:lang w:val="es-ES"/>
              </w:rPr>
            </w:pPr>
            <w:r>
              <w:rPr>
                <w:sz w:val="22"/>
                <w:szCs w:val="22"/>
                <w:lang w:val="es-ES"/>
              </w:rPr>
              <w:t>75 a 100</w:t>
            </w:r>
          </w:p>
        </w:tc>
        <w:tc>
          <w:tcPr>
            <w:tcW w:w="3355" w:type="dxa"/>
          </w:tcPr>
          <w:p w14:paraId="5EA63D81" w14:textId="77B9788A" w:rsidR="00F72916" w:rsidRDefault="00F72916" w:rsidP="0030694F">
            <w:pPr>
              <w:pStyle w:val="Default"/>
              <w:spacing w:after="59"/>
              <w:jc w:val="both"/>
              <w:rPr>
                <w:sz w:val="22"/>
                <w:szCs w:val="22"/>
                <w:lang w:val="es-ES"/>
              </w:rPr>
            </w:pPr>
            <w:r>
              <w:rPr>
                <w:sz w:val="22"/>
                <w:szCs w:val="22"/>
                <w:lang w:val="es-ES"/>
              </w:rPr>
              <w:t>Enormemente favorable</w:t>
            </w:r>
          </w:p>
        </w:tc>
      </w:tr>
    </w:tbl>
    <w:p w14:paraId="5C11B0BD" w14:textId="77777777" w:rsidR="009B67C2" w:rsidRDefault="009B67C2" w:rsidP="0030694F">
      <w:pPr>
        <w:pStyle w:val="Default"/>
        <w:spacing w:after="59"/>
        <w:jc w:val="both"/>
        <w:rPr>
          <w:sz w:val="22"/>
          <w:szCs w:val="22"/>
          <w:lang w:val="es-ES"/>
        </w:rPr>
      </w:pPr>
    </w:p>
    <w:p w14:paraId="36874795" w14:textId="77777777" w:rsidR="00307DDE" w:rsidRDefault="00307DDE" w:rsidP="0030694F">
      <w:pPr>
        <w:pStyle w:val="Default"/>
        <w:spacing w:after="59"/>
        <w:jc w:val="both"/>
        <w:rPr>
          <w:sz w:val="22"/>
          <w:szCs w:val="22"/>
          <w:lang w:val="es-ES"/>
        </w:rPr>
      </w:pPr>
    </w:p>
    <w:p w14:paraId="62E80458" w14:textId="28B9A739" w:rsidR="002542A5" w:rsidRDefault="002542A5" w:rsidP="0030694F">
      <w:pPr>
        <w:pStyle w:val="Default"/>
        <w:spacing w:after="59"/>
        <w:jc w:val="both"/>
        <w:rPr>
          <w:sz w:val="22"/>
          <w:szCs w:val="22"/>
          <w:lang w:val="es-ES"/>
        </w:rPr>
      </w:pPr>
      <w:r>
        <w:rPr>
          <w:sz w:val="22"/>
          <w:szCs w:val="22"/>
          <w:lang w:val="es-ES"/>
        </w:rPr>
        <w:lastRenderedPageBreak/>
        <w:t xml:space="preserve">Tomando </w:t>
      </w:r>
      <w:r w:rsidR="00DF51CA">
        <w:rPr>
          <w:sz w:val="22"/>
          <w:szCs w:val="22"/>
          <w:lang w:val="es-ES"/>
        </w:rPr>
        <w:t xml:space="preserve">de nuevo </w:t>
      </w:r>
      <w:r>
        <w:rPr>
          <w:sz w:val="22"/>
          <w:szCs w:val="22"/>
          <w:lang w:val="es-ES"/>
        </w:rPr>
        <w:t xml:space="preserve">la figura </w:t>
      </w:r>
      <w:r w:rsidR="00DF51CA">
        <w:rPr>
          <w:sz w:val="22"/>
          <w:szCs w:val="22"/>
          <w:lang w:val="es-ES"/>
        </w:rPr>
        <w:t>2</w:t>
      </w:r>
      <w:r>
        <w:rPr>
          <w:sz w:val="22"/>
          <w:szCs w:val="22"/>
          <w:lang w:val="es-ES"/>
        </w:rPr>
        <w:t xml:space="preserve"> como referencia, describamos brevemente cómo interpretar cada diagrama y la información que se puede extraer</w:t>
      </w:r>
      <w:r w:rsidR="00C34DBF">
        <w:rPr>
          <w:sz w:val="22"/>
          <w:szCs w:val="22"/>
          <w:lang w:val="es-ES"/>
        </w:rPr>
        <w:t xml:space="preserve"> de ellos</w:t>
      </w:r>
      <w:r>
        <w:rPr>
          <w:sz w:val="22"/>
          <w:szCs w:val="22"/>
          <w:lang w:val="es-ES"/>
        </w:rPr>
        <w:t>:</w:t>
      </w:r>
    </w:p>
    <w:p w14:paraId="79FB9D6D" w14:textId="77777777" w:rsidR="002542A5" w:rsidRDefault="002542A5" w:rsidP="0030694F">
      <w:pPr>
        <w:pStyle w:val="Default"/>
        <w:spacing w:after="59"/>
        <w:jc w:val="both"/>
        <w:rPr>
          <w:sz w:val="22"/>
          <w:szCs w:val="22"/>
          <w:lang w:val="es-ES"/>
        </w:rPr>
      </w:pPr>
    </w:p>
    <w:p w14:paraId="44D3494C" w14:textId="77777777" w:rsidR="002542A5" w:rsidRDefault="002542A5" w:rsidP="0030694F">
      <w:pPr>
        <w:pStyle w:val="Default"/>
        <w:numPr>
          <w:ilvl w:val="0"/>
          <w:numId w:val="1"/>
        </w:numPr>
        <w:spacing w:after="59"/>
        <w:jc w:val="both"/>
        <w:rPr>
          <w:sz w:val="22"/>
          <w:szCs w:val="22"/>
          <w:lang w:val="es-ES"/>
        </w:rPr>
      </w:pPr>
      <w:r>
        <w:rPr>
          <w:sz w:val="22"/>
          <w:szCs w:val="22"/>
          <w:lang w:val="es-ES"/>
        </w:rPr>
        <w:t>Cada caja encierra una categoría.</w:t>
      </w:r>
    </w:p>
    <w:p w14:paraId="78AFB542" w14:textId="77777777" w:rsidR="002542A5" w:rsidRDefault="002542A5" w:rsidP="0030694F">
      <w:pPr>
        <w:pStyle w:val="Default"/>
        <w:numPr>
          <w:ilvl w:val="0"/>
          <w:numId w:val="1"/>
        </w:numPr>
        <w:spacing w:after="59"/>
        <w:jc w:val="both"/>
        <w:rPr>
          <w:sz w:val="22"/>
          <w:szCs w:val="22"/>
          <w:lang w:val="es-ES"/>
        </w:rPr>
      </w:pPr>
      <w:r>
        <w:rPr>
          <w:sz w:val="22"/>
          <w:szCs w:val="22"/>
          <w:lang w:val="es-ES"/>
        </w:rPr>
        <w:t xml:space="preserve">Cada flecha representa un cambio conceptual en un alumno. Si la flecha va acompañada de un número en una caja gris, significa que la flecha representa una cantidad de cambios conceptuales igual al número indicado en la caja gris. </w:t>
      </w:r>
    </w:p>
    <w:p w14:paraId="07C99E37" w14:textId="77777777" w:rsidR="002542A5" w:rsidRDefault="002542A5" w:rsidP="0030694F">
      <w:pPr>
        <w:pStyle w:val="Default"/>
        <w:numPr>
          <w:ilvl w:val="0"/>
          <w:numId w:val="1"/>
        </w:numPr>
        <w:spacing w:after="59"/>
        <w:jc w:val="both"/>
        <w:rPr>
          <w:sz w:val="22"/>
          <w:szCs w:val="22"/>
          <w:lang w:val="es-ES"/>
        </w:rPr>
      </w:pPr>
      <w:r>
        <w:rPr>
          <w:sz w:val="22"/>
          <w:szCs w:val="22"/>
          <w:lang w:val="es-ES"/>
        </w:rPr>
        <w:t>Las colas de flecha indican las respuestas antes de la intervención.</w:t>
      </w:r>
    </w:p>
    <w:p w14:paraId="5CC7538F" w14:textId="77777777" w:rsidR="002542A5" w:rsidRDefault="002542A5" w:rsidP="0030694F">
      <w:pPr>
        <w:pStyle w:val="Default"/>
        <w:numPr>
          <w:ilvl w:val="0"/>
          <w:numId w:val="1"/>
        </w:numPr>
        <w:spacing w:after="59"/>
        <w:jc w:val="both"/>
        <w:rPr>
          <w:sz w:val="22"/>
          <w:szCs w:val="22"/>
          <w:lang w:val="es-ES"/>
        </w:rPr>
      </w:pPr>
      <w:r>
        <w:rPr>
          <w:sz w:val="22"/>
          <w:szCs w:val="22"/>
          <w:lang w:val="es-ES"/>
        </w:rPr>
        <w:t>Las puntas de flecha indican las respuestas después de la intervención.</w:t>
      </w:r>
    </w:p>
    <w:p w14:paraId="65DD7BE6" w14:textId="3522A9C9" w:rsidR="002542A5" w:rsidRDefault="002542A5" w:rsidP="0030694F">
      <w:pPr>
        <w:pStyle w:val="Default"/>
        <w:numPr>
          <w:ilvl w:val="0"/>
          <w:numId w:val="1"/>
        </w:numPr>
        <w:spacing w:after="59"/>
        <w:jc w:val="both"/>
        <w:rPr>
          <w:sz w:val="22"/>
          <w:szCs w:val="22"/>
          <w:lang w:val="es-ES"/>
        </w:rPr>
      </w:pPr>
      <w:r>
        <w:rPr>
          <w:sz w:val="22"/>
          <w:szCs w:val="22"/>
          <w:lang w:val="es-ES"/>
        </w:rPr>
        <w:t>La región verde engloba las categorías que se consideran respuestas correctas.</w:t>
      </w:r>
      <w:r w:rsidR="00DF5D76">
        <w:rPr>
          <w:sz w:val="22"/>
          <w:szCs w:val="22"/>
          <w:lang w:val="es-ES"/>
        </w:rPr>
        <w:t xml:space="preserve"> Para las preguntas de respuesta binaria, esta zona engloba tanto las respuestas correctas con correcta justificación, como las correctas no justificadas.</w:t>
      </w:r>
    </w:p>
    <w:p w14:paraId="7CE7166B" w14:textId="77777777" w:rsidR="002542A5" w:rsidRDefault="002542A5" w:rsidP="0030694F">
      <w:pPr>
        <w:pStyle w:val="Default"/>
        <w:numPr>
          <w:ilvl w:val="0"/>
          <w:numId w:val="1"/>
        </w:numPr>
        <w:spacing w:after="59"/>
        <w:jc w:val="both"/>
        <w:rPr>
          <w:sz w:val="22"/>
          <w:szCs w:val="22"/>
          <w:lang w:val="es-ES"/>
        </w:rPr>
      </w:pPr>
      <w:r>
        <w:rPr>
          <w:sz w:val="22"/>
          <w:szCs w:val="22"/>
          <w:lang w:val="es-ES"/>
        </w:rPr>
        <w:t>La región roja engloba las categorías que se consideran respuestas incorrectas.</w:t>
      </w:r>
    </w:p>
    <w:p w14:paraId="48540E57" w14:textId="77777777" w:rsidR="002542A5" w:rsidRDefault="002542A5" w:rsidP="0030694F">
      <w:pPr>
        <w:pStyle w:val="Default"/>
        <w:numPr>
          <w:ilvl w:val="0"/>
          <w:numId w:val="1"/>
        </w:numPr>
        <w:spacing w:after="59"/>
        <w:jc w:val="both"/>
        <w:rPr>
          <w:sz w:val="22"/>
          <w:szCs w:val="22"/>
          <w:lang w:val="es-ES"/>
        </w:rPr>
      </w:pPr>
      <w:r>
        <w:rPr>
          <w:sz w:val="22"/>
          <w:szCs w:val="22"/>
          <w:lang w:val="es-ES"/>
        </w:rPr>
        <w:t>La región amarilla engloba las categorías que corresponden a respuestas incorrectas, pero con justificaciones razonables.</w:t>
      </w:r>
    </w:p>
    <w:p w14:paraId="5BB70907" w14:textId="77777777" w:rsidR="002542A5" w:rsidRDefault="002542A5" w:rsidP="0030694F">
      <w:pPr>
        <w:pStyle w:val="Default"/>
        <w:numPr>
          <w:ilvl w:val="0"/>
          <w:numId w:val="1"/>
        </w:numPr>
        <w:spacing w:after="59"/>
        <w:jc w:val="both"/>
        <w:rPr>
          <w:sz w:val="22"/>
          <w:szCs w:val="22"/>
          <w:lang w:val="es-ES"/>
        </w:rPr>
      </w:pPr>
      <w:r>
        <w:rPr>
          <w:sz w:val="22"/>
          <w:szCs w:val="22"/>
          <w:lang w:val="es-ES"/>
        </w:rPr>
        <w:t>La corrección de las respuestas se jerarquiza tal y como indica la flecha gruesa del lateral del diagrama: Las respuestas “más correctas” están situadas arriba del todo mientras que las “más incorrectas” se encuentran abajo del todo.</w:t>
      </w:r>
    </w:p>
    <w:p w14:paraId="17E24130" w14:textId="77777777" w:rsidR="002542A5" w:rsidRDefault="002542A5" w:rsidP="0030694F">
      <w:pPr>
        <w:pStyle w:val="Default"/>
        <w:numPr>
          <w:ilvl w:val="0"/>
          <w:numId w:val="1"/>
        </w:numPr>
        <w:spacing w:after="59"/>
        <w:jc w:val="both"/>
        <w:rPr>
          <w:sz w:val="22"/>
          <w:szCs w:val="22"/>
          <w:lang w:val="es-ES"/>
        </w:rPr>
      </w:pPr>
      <w:r>
        <w:rPr>
          <w:sz w:val="22"/>
          <w:szCs w:val="22"/>
          <w:lang w:val="es-ES"/>
        </w:rPr>
        <w:t xml:space="preserve">Por ello, las flechas en color verde indican “cambios conceptuales favorables” - un aumento en la “corrección de la respuesta”. También se usan flechas verdes para indicar cambios conceptuales que no cambian su nivel de corrección, pero que se mueven en la región correcta (la región verde). </w:t>
      </w:r>
    </w:p>
    <w:p w14:paraId="5DEB9AA3" w14:textId="77777777" w:rsidR="002542A5" w:rsidRDefault="002542A5" w:rsidP="0030694F">
      <w:pPr>
        <w:pStyle w:val="Default"/>
        <w:numPr>
          <w:ilvl w:val="0"/>
          <w:numId w:val="1"/>
        </w:numPr>
        <w:spacing w:after="59"/>
        <w:jc w:val="both"/>
        <w:rPr>
          <w:sz w:val="22"/>
          <w:szCs w:val="22"/>
          <w:lang w:val="es-ES"/>
        </w:rPr>
      </w:pPr>
      <w:r>
        <w:rPr>
          <w:sz w:val="22"/>
          <w:szCs w:val="22"/>
          <w:lang w:val="es-ES"/>
        </w:rPr>
        <w:t>Además, las flechas en color rojo indican “cambios conceptuales no favorables” - una disminución en la “corrección de la respuesta”. También se usan flechas rojas para indicar cambios conceptuales que no cambian su nivel de corrección, pero que se mueven en la región incorrecta (la región roja).</w:t>
      </w:r>
    </w:p>
    <w:p w14:paraId="32985501"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colas de flecha en la región verde se puede contar el número de respuestas correctas previas a la intervención.</w:t>
      </w:r>
    </w:p>
    <w:p w14:paraId="1901CF86"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puntas de flecha en la región verde se puede contar el número de respuestas correctas tras la intervención.</w:t>
      </w:r>
    </w:p>
    <w:p w14:paraId="7582F815"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colas de flecha en la región roja se puede contar el número de respuestas incorrectas previas a la intervención.</w:t>
      </w:r>
    </w:p>
    <w:p w14:paraId="3C742482" w14:textId="77777777" w:rsidR="002542A5" w:rsidRPr="007423B5" w:rsidRDefault="002542A5" w:rsidP="0030694F">
      <w:pPr>
        <w:pStyle w:val="Default"/>
        <w:numPr>
          <w:ilvl w:val="0"/>
          <w:numId w:val="1"/>
        </w:numPr>
        <w:spacing w:after="59"/>
        <w:jc w:val="both"/>
        <w:rPr>
          <w:sz w:val="22"/>
          <w:szCs w:val="22"/>
          <w:lang w:val="es-ES"/>
        </w:rPr>
      </w:pPr>
      <w:r>
        <w:rPr>
          <w:sz w:val="22"/>
          <w:szCs w:val="22"/>
          <w:lang w:val="es-ES"/>
        </w:rPr>
        <w:t>Contando las puntas de flecha en la región roja se puede contar el número de respuestas incorrectas tras la intervención.</w:t>
      </w:r>
    </w:p>
    <w:p w14:paraId="4EA951D6" w14:textId="5E05F11D" w:rsidR="002542A5" w:rsidRDefault="002542A5" w:rsidP="0030694F">
      <w:pPr>
        <w:pStyle w:val="Default"/>
        <w:numPr>
          <w:ilvl w:val="0"/>
          <w:numId w:val="1"/>
        </w:numPr>
        <w:spacing w:after="59"/>
        <w:jc w:val="both"/>
        <w:rPr>
          <w:sz w:val="22"/>
          <w:szCs w:val="22"/>
          <w:lang w:val="es-ES"/>
        </w:rPr>
      </w:pPr>
      <w:r>
        <w:rPr>
          <w:sz w:val="22"/>
          <w:szCs w:val="22"/>
          <w:lang w:val="es-ES"/>
        </w:rPr>
        <w:t>Los códigos en rojo (</w:t>
      </w:r>
      <w:r w:rsidR="00E91867">
        <w:rPr>
          <w:sz w:val="22"/>
          <w:szCs w:val="22"/>
          <w:lang w:val="es-ES"/>
        </w:rPr>
        <w:t>CADD1</w:t>
      </w:r>
      <w:r>
        <w:rPr>
          <w:sz w:val="22"/>
          <w:szCs w:val="22"/>
          <w:lang w:val="es-ES"/>
        </w:rPr>
        <w:t xml:space="preserve"> en el ejemplo) corresponden a concepciones alternativas listadas en la tabla </w:t>
      </w:r>
      <w:r w:rsidR="00C9611A">
        <w:rPr>
          <w:sz w:val="22"/>
          <w:szCs w:val="22"/>
          <w:lang w:val="es-ES"/>
        </w:rPr>
        <w:t>2</w:t>
      </w:r>
      <w:r>
        <w:rPr>
          <w:sz w:val="22"/>
          <w:szCs w:val="22"/>
          <w:lang w:val="es-ES"/>
        </w:rPr>
        <w:t xml:space="preserve"> de arriba, con las que conectan las cajas de la región roja.</w:t>
      </w:r>
    </w:p>
    <w:p w14:paraId="44299123" w14:textId="4B63F009" w:rsidR="004F70EA" w:rsidRPr="00320ADC" w:rsidRDefault="002542A5" w:rsidP="0030694F">
      <w:pPr>
        <w:pStyle w:val="Default"/>
        <w:numPr>
          <w:ilvl w:val="0"/>
          <w:numId w:val="1"/>
        </w:numPr>
        <w:spacing w:after="59"/>
        <w:jc w:val="both"/>
        <w:rPr>
          <w:sz w:val="22"/>
          <w:szCs w:val="22"/>
          <w:lang w:val="es-ES"/>
        </w:rPr>
      </w:pPr>
      <w:r>
        <w:rPr>
          <w:sz w:val="22"/>
          <w:szCs w:val="22"/>
          <w:lang w:val="es-ES"/>
        </w:rPr>
        <w:t>los códigos en verde (</w:t>
      </w:r>
      <w:r w:rsidR="00C9611A">
        <w:rPr>
          <w:sz w:val="22"/>
          <w:szCs w:val="22"/>
          <w:lang w:val="es-ES"/>
        </w:rPr>
        <w:t>CCDD1</w:t>
      </w:r>
      <w:r>
        <w:rPr>
          <w:sz w:val="22"/>
          <w:szCs w:val="22"/>
          <w:lang w:val="es-ES"/>
        </w:rPr>
        <w:t xml:space="preserve"> en el ejemplo) corresponden a concepciones científicas, listadas en la tabla </w:t>
      </w:r>
      <w:r w:rsidR="00C9611A">
        <w:rPr>
          <w:sz w:val="22"/>
          <w:szCs w:val="22"/>
          <w:lang w:val="es-ES"/>
        </w:rPr>
        <w:t>2</w:t>
      </w:r>
      <w:r>
        <w:rPr>
          <w:sz w:val="22"/>
          <w:szCs w:val="22"/>
          <w:lang w:val="es-ES"/>
        </w:rPr>
        <w:t xml:space="preserve"> de arriba, con las que conectan las cajas de la región verde.</w:t>
      </w:r>
    </w:p>
    <w:p w14:paraId="3A4F9F83" w14:textId="77777777" w:rsidR="0021501E" w:rsidRPr="00C9611A" w:rsidRDefault="0021501E" w:rsidP="00CA6AA3">
      <w:pPr>
        <w:pStyle w:val="Default"/>
        <w:spacing w:after="59"/>
        <w:rPr>
          <w:color w:val="auto"/>
          <w:sz w:val="22"/>
          <w:szCs w:val="22"/>
          <w:lang w:val="es-ES"/>
        </w:rPr>
      </w:pPr>
    </w:p>
    <w:p w14:paraId="44C92304" w14:textId="0D05DB13" w:rsidR="00DF3986" w:rsidRDefault="000B4D98" w:rsidP="006737F6">
      <w:pPr>
        <w:pStyle w:val="Default"/>
        <w:numPr>
          <w:ilvl w:val="0"/>
          <w:numId w:val="2"/>
        </w:numPr>
        <w:spacing w:after="59"/>
        <w:rPr>
          <w:b/>
          <w:bCs/>
          <w:color w:val="2C73B5"/>
          <w:sz w:val="28"/>
          <w:szCs w:val="28"/>
          <w:lang w:val="es-ES"/>
        </w:rPr>
      </w:pPr>
      <w:r>
        <w:rPr>
          <w:b/>
          <w:bCs/>
          <w:color w:val="2C73B5"/>
          <w:sz w:val="28"/>
          <w:szCs w:val="28"/>
          <w:lang w:val="es-ES"/>
        </w:rPr>
        <w:t>RESULTADOS</w:t>
      </w:r>
      <w:r w:rsidR="003753BF">
        <w:rPr>
          <w:b/>
          <w:bCs/>
          <w:color w:val="2C73B5"/>
          <w:sz w:val="28"/>
          <w:szCs w:val="28"/>
          <w:lang w:val="es-ES"/>
        </w:rPr>
        <w:t xml:space="preserve"> Y DISCUSIÓN</w:t>
      </w:r>
    </w:p>
    <w:p w14:paraId="665ADFAF" w14:textId="77777777" w:rsidR="00E33121" w:rsidRDefault="00E33121" w:rsidP="00E33121">
      <w:pPr>
        <w:pStyle w:val="Default"/>
        <w:spacing w:after="59"/>
        <w:ind w:left="720"/>
        <w:rPr>
          <w:b/>
          <w:bCs/>
          <w:color w:val="2C73B5"/>
          <w:sz w:val="28"/>
          <w:szCs w:val="28"/>
          <w:lang w:val="es-ES"/>
        </w:rPr>
      </w:pPr>
    </w:p>
    <w:p w14:paraId="2B1ECE30" w14:textId="43D8267F" w:rsidR="00D202F0" w:rsidRPr="00DF3986" w:rsidRDefault="00D202F0" w:rsidP="00D202F0">
      <w:pPr>
        <w:pStyle w:val="Default"/>
        <w:numPr>
          <w:ilvl w:val="1"/>
          <w:numId w:val="2"/>
        </w:numPr>
        <w:spacing w:after="59"/>
        <w:rPr>
          <w:b/>
          <w:bCs/>
          <w:color w:val="2C73B5"/>
          <w:sz w:val="28"/>
          <w:szCs w:val="28"/>
          <w:lang w:val="es-ES"/>
        </w:rPr>
      </w:pPr>
      <w:r>
        <w:rPr>
          <w:b/>
          <w:bCs/>
          <w:color w:val="2C73B5"/>
          <w:sz w:val="28"/>
          <w:szCs w:val="28"/>
          <w:lang w:val="es-ES"/>
        </w:rPr>
        <w:t xml:space="preserve">Preguntas de respuesta </w:t>
      </w:r>
      <w:r w:rsidR="00E33121">
        <w:rPr>
          <w:b/>
          <w:bCs/>
          <w:color w:val="2C73B5"/>
          <w:sz w:val="28"/>
          <w:szCs w:val="28"/>
          <w:lang w:val="es-ES"/>
        </w:rPr>
        <w:t>binaria (sí o no)</w:t>
      </w:r>
    </w:p>
    <w:p w14:paraId="39B95D22" w14:textId="77777777" w:rsidR="008C592D" w:rsidRDefault="008C592D" w:rsidP="006737F6">
      <w:pPr>
        <w:pStyle w:val="Default"/>
        <w:spacing w:after="59"/>
        <w:rPr>
          <w:sz w:val="22"/>
          <w:szCs w:val="22"/>
          <w:lang w:val="es-ES"/>
        </w:rPr>
      </w:pPr>
    </w:p>
    <w:p w14:paraId="4B7D9697" w14:textId="77777777" w:rsidR="009A4BB1" w:rsidRDefault="009A4BB1" w:rsidP="000842C5">
      <w:pPr>
        <w:pStyle w:val="Default"/>
        <w:spacing w:after="59"/>
        <w:jc w:val="both"/>
        <w:rPr>
          <w:b/>
          <w:bCs/>
          <w:color w:val="auto"/>
          <w:sz w:val="22"/>
          <w:szCs w:val="22"/>
          <w:lang w:val="es-ES"/>
        </w:rPr>
      </w:pPr>
      <w:r>
        <w:rPr>
          <w:b/>
          <w:bCs/>
          <w:color w:val="auto"/>
          <w:sz w:val="22"/>
          <w:szCs w:val="22"/>
          <w:lang w:val="es-ES"/>
        </w:rPr>
        <w:t>CATEGORIZACIÓN DE RESPUESTAS A LA PREGUNTA 1:</w:t>
      </w:r>
    </w:p>
    <w:p w14:paraId="2C070E6D" w14:textId="77777777" w:rsidR="009A4BB1" w:rsidRDefault="009A4BB1" w:rsidP="000842C5">
      <w:pPr>
        <w:pStyle w:val="Default"/>
        <w:spacing w:after="59"/>
        <w:jc w:val="both"/>
        <w:rPr>
          <w:b/>
          <w:bCs/>
          <w:color w:val="auto"/>
          <w:sz w:val="22"/>
          <w:szCs w:val="22"/>
          <w:lang w:val="es-ES"/>
        </w:rPr>
      </w:pPr>
      <w:r w:rsidRPr="00894565">
        <w:rPr>
          <w:b/>
          <w:bCs/>
          <w:color w:val="auto"/>
          <w:sz w:val="22"/>
          <w:szCs w:val="22"/>
          <w:lang w:val="es-ES"/>
        </w:rPr>
        <w:t>¿</w:t>
      </w:r>
      <w:r>
        <w:rPr>
          <w:b/>
          <w:bCs/>
          <w:color w:val="auto"/>
          <w:sz w:val="22"/>
          <w:szCs w:val="22"/>
          <w:lang w:val="es-ES"/>
        </w:rPr>
        <w:t>La distancia recorrida por un móvil y su desplazamiento son iguales o diferentes</w:t>
      </w:r>
      <w:r w:rsidRPr="00894565">
        <w:rPr>
          <w:b/>
          <w:bCs/>
          <w:color w:val="auto"/>
          <w:sz w:val="22"/>
          <w:szCs w:val="22"/>
          <w:lang w:val="es-ES"/>
        </w:rPr>
        <w:t>? Justifica tu respuesta.</w:t>
      </w:r>
      <w:r>
        <w:rPr>
          <w:b/>
          <w:bCs/>
          <w:color w:val="auto"/>
          <w:sz w:val="22"/>
          <w:szCs w:val="22"/>
          <w:lang w:val="es-ES"/>
        </w:rPr>
        <w:t xml:space="preserve"> </w:t>
      </w:r>
    </w:p>
    <w:p w14:paraId="25C130D5" w14:textId="77777777" w:rsidR="009A4BB1" w:rsidRDefault="009A4BB1" w:rsidP="000842C5">
      <w:pPr>
        <w:pStyle w:val="Default"/>
        <w:spacing w:after="59"/>
        <w:jc w:val="both"/>
        <w:rPr>
          <w:b/>
          <w:bCs/>
          <w:color w:val="auto"/>
          <w:sz w:val="22"/>
          <w:szCs w:val="22"/>
          <w:lang w:val="es-ES"/>
        </w:rPr>
      </w:pPr>
    </w:p>
    <w:p w14:paraId="7F7B2EEC" w14:textId="2BD98370" w:rsidR="009A4BB1" w:rsidRDefault="009A4BB1" w:rsidP="000842C5">
      <w:pPr>
        <w:pStyle w:val="Default"/>
        <w:spacing w:after="59"/>
        <w:jc w:val="both"/>
        <w:rPr>
          <w:sz w:val="22"/>
          <w:szCs w:val="22"/>
          <w:lang w:val="es-ES"/>
        </w:rPr>
      </w:pPr>
      <w:r>
        <w:rPr>
          <w:sz w:val="22"/>
          <w:szCs w:val="22"/>
          <w:lang w:val="es-ES"/>
        </w:rPr>
        <w:t xml:space="preserve">La figura </w:t>
      </w:r>
      <w:r w:rsidR="00117A37">
        <w:rPr>
          <w:sz w:val="22"/>
          <w:szCs w:val="22"/>
          <w:lang w:val="es-ES"/>
        </w:rPr>
        <w:t>2</w:t>
      </w:r>
      <w:r>
        <w:rPr>
          <w:sz w:val="22"/>
          <w:szCs w:val="22"/>
          <w:lang w:val="es-ES"/>
        </w:rPr>
        <w:t xml:space="preserve"> muestra los resultados de la pregunta 2 del cuestionario.</w:t>
      </w:r>
    </w:p>
    <w:p w14:paraId="33C401E1" w14:textId="77777777" w:rsidR="009A4BB1" w:rsidRDefault="009A4BB1" w:rsidP="009A4BB1">
      <w:pPr>
        <w:pStyle w:val="Default"/>
        <w:spacing w:after="59"/>
        <w:rPr>
          <w:sz w:val="22"/>
          <w:szCs w:val="22"/>
          <w:lang w:val="es-ES"/>
        </w:rPr>
      </w:pPr>
    </w:p>
    <w:p w14:paraId="38556057" w14:textId="77777777" w:rsidR="008D31BD" w:rsidRDefault="009A4BB1" w:rsidP="008D31BD">
      <w:pPr>
        <w:pStyle w:val="Default"/>
        <w:keepNext/>
        <w:spacing w:after="59"/>
      </w:pPr>
      <w:r w:rsidRPr="0046066D">
        <w:rPr>
          <w:b/>
          <w:bCs/>
          <w:noProof/>
          <w:color w:val="auto"/>
          <w:sz w:val="22"/>
          <w:szCs w:val="22"/>
          <w:lang w:val="es-ES"/>
        </w:rPr>
        <w:lastRenderedPageBreak/>
        <w:drawing>
          <wp:inline distT="0" distB="0" distL="0" distR="0" wp14:anchorId="162BA22C" wp14:editId="22F92EFA">
            <wp:extent cx="5953760" cy="4474845"/>
            <wp:effectExtent l="0" t="0" r="8890" b="1905"/>
            <wp:docPr id="1945789291"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9291" name="Picture 1" descr="A picture containing text, diagram, plan, screenshot&#10;&#10;Description automatically generated"/>
                    <pic:cNvPicPr/>
                  </pic:nvPicPr>
                  <pic:blipFill>
                    <a:blip r:embed="rId14"/>
                    <a:stretch>
                      <a:fillRect/>
                    </a:stretch>
                  </pic:blipFill>
                  <pic:spPr>
                    <a:xfrm>
                      <a:off x="0" y="0"/>
                      <a:ext cx="5953760" cy="4474845"/>
                    </a:xfrm>
                    <a:prstGeom prst="rect">
                      <a:avLst/>
                    </a:prstGeom>
                  </pic:spPr>
                </pic:pic>
              </a:graphicData>
            </a:graphic>
          </wp:inline>
        </w:drawing>
      </w:r>
    </w:p>
    <w:p w14:paraId="0188EF2E" w14:textId="603D7339" w:rsidR="009A4BB1" w:rsidRDefault="008D31BD" w:rsidP="008D31BD">
      <w:pPr>
        <w:pStyle w:val="Descripcin"/>
        <w:rPr>
          <w:b/>
          <w:bCs/>
          <w:color w:val="auto"/>
          <w:sz w:val="22"/>
          <w:szCs w:val="22"/>
          <w:lang w:val="es-ES"/>
        </w:rPr>
      </w:pPr>
      <w:r w:rsidRPr="008D31BD">
        <w:rPr>
          <w:lang w:val="es-ES"/>
        </w:rPr>
        <w:t xml:space="preserve">Figura </w:t>
      </w:r>
      <w:r>
        <w:fldChar w:fldCharType="begin"/>
      </w:r>
      <w:r w:rsidRPr="008D31BD">
        <w:rPr>
          <w:lang w:val="es-ES"/>
        </w:rPr>
        <w:instrText xml:space="preserve"> SEQ Figura \* ARABIC </w:instrText>
      </w:r>
      <w:r>
        <w:fldChar w:fldCharType="separate"/>
      </w:r>
      <w:r w:rsidR="00D607A6">
        <w:rPr>
          <w:noProof/>
          <w:lang w:val="es-ES"/>
        </w:rPr>
        <w:t>2</w:t>
      </w:r>
      <w:r>
        <w:fldChar w:fldCharType="end"/>
      </w:r>
      <w:r w:rsidRPr="008D31BD">
        <w:rPr>
          <w:lang w:val="es-ES"/>
        </w:rPr>
        <w:t>. Cambio conceptual de las respuestas a la pregunta 1 sobre distancia y desplazamiento.</w:t>
      </w:r>
    </w:p>
    <w:p w14:paraId="1CC49833" w14:textId="77777777" w:rsidR="009A4BB1" w:rsidRPr="00F24148" w:rsidRDefault="009A4BB1" w:rsidP="00117A37">
      <w:pPr>
        <w:pStyle w:val="Default"/>
        <w:spacing w:after="59"/>
        <w:rPr>
          <w:b/>
          <w:bCs/>
          <w:color w:val="auto"/>
          <w:sz w:val="22"/>
          <w:szCs w:val="22"/>
          <w:lang w:val="es-ES"/>
        </w:rPr>
      </w:pPr>
    </w:p>
    <w:p w14:paraId="1F2F8A3D" w14:textId="3B907D2E" w:rsidR="00881385" w:rsidRDefault="00AC6E19" w:rsidP="000842C5">
      <w:pPr>
        <w:pStyle w:val="Default"/>
        <w:spacing w:after="59"/>
        <w:jc w:val="both"/>
        <w:rPr>
          <w:color w:val="auto"/>
          <w:sz w:val="22"/>
          <w:szCs w:val="22"/>
          <w:lang w:val="es-ES"/>
        </w:rPr>
      </w:pPr>
      <w:r>
        <w:rPr>
          <w:color w:val="auto"/>
          <w:sz w:val="22"/>
          <w:szCs w:val="22"/>
          <w:lang w:val="es-ES"/>
        </w:rPr>
        <w:t>En esta pregunta, se observa que las respuestas erróneas manifiestan de manera explícita la CADD1, mientras que las correctas son una instancia de la CCDD1.</w:t>
      </w:r>
    </w:p>
    <w:p w14:paraId="3E80CDDE" w14:textId="77777777" w:rsidR="00881385" w:rsidRDefault="00881385" w:rsidP="000842C5">
      <w:pPr>
        <w:pStyle w:val="Default"/>
        <w:spacing w:after="59"/>
        <w:jc w:val="both"/>
        <w:rPr>
          <w:color w:val="auto"/>
          <w:sz w:val="22"/>
          <w:szCs w:val="22"/>
          <w:lang w:val="es-ES"/>
        </w:rPr>
      </w:pPr>
    </w:p>
    <w:p w14:paraId="4BD3B197" w14:textId="65ABD7E2" w:rsidR="009A4BB1" w:rsidRDefault="00117A37" w:rsidP="000842C5">
      <w:pPr>
        <w:pStyle w:val="Default"/>
        <w:spacing w:after="59"/>
        <w:jc w:val="both"/>
        <w:rPr>
          <w:color w:val="auto"/>
          <w:sz w:val="22"/>
          <w:szCs w:val="22"/>
          <w:lang w:val="es-ES"/>
        </w:rPr>
      </w:pPr>
      <w:r>
        <w:rPr>
          <w:color w:val="auto"/>
          <w:sz w:val="22"/>
          <w:szCs w:val="22"/>
          <w:lang w:val="es-ES"/>
        </w:rPr>
        <w:t xml:space="preserve">Como se puede apreciar en el diagrama, </w:t>
      </w:r>
      <w:r w:rsidR="008D31BD">
        <w:rPr>
          <w:color w:val="auto"/>
          <w:sz w:val="22"/>
          <w:szCs w:val="22"/>
          <w:lang w:val="es-ES"/>
        </w:rPr>
        <w:t>a</w:t>
      </w:r>
      <w:r w:rsidR="009A4BB1" w:rsidRPr="00D92210">
        <w:rPr>
          <w:color w:val="auto"/>
          <w:sz w:val="22"/>
          <w:szCs w:val="22"/>
          <w:lang w:val="es-ES"/>
        </w:rPr>
        <w:t xml:space="preserve">ntes de la intervención hay </w:t>
      </w:r>
      <w:r w:rsidR="008D31BD">
        <w:rPr>
          <w:color w:val="auto"/>
          <w:sz w:val="22"/>
          <w:szCs w:val="22"/>
          <w:lang w:val="es-ES"/>
        </w:rPr>
        <w:t xml:space="preserve">un </w:t>
      </w:r>
      <w:r w:rsidR="00691A4F">
        <w:rPr>
          <w:color w:val="auto"/>
          <w:sz w:val="22"/>
          <w:szCs w:val="22"/>
          <w:lang w:val="es-ES"/>
        </w:rPr>
        <w:t xml:space="preserve">43% </w:t>
      </w:r>
      <w:r w:rsidR="0034700C">
        <w:rPr>
          <w:color w:val="auto"/>
          <w:sz w:val="22"/>
          <w:szCs w:val="22"/>
          <w:lang w:val="es-ES"/>
        </w:rPr>
        <w:t>(9</w:t>
      </w:r>
      <w:r w:rsidR="0034700C" w:rsidRPr="00D92210">
        <w:rPr>
          <w:color w:val="auto"/>
          <w:sz w:val="22"/>
          <w:szCs w:val="22"/>
          <w:lang w:val="es-ES"/>
        </w:rPr>
        <w:t xml:space="preserve"> / 21</w:t>
      </w:r>
      <w:r w:rsidR="0034700C">
        <w:rPr>
          <w:color w:val="auto"/>
          <w:sz w:val="22"/>
          <w:szCs w:val="22"/>
          <w:lang w:val="es-ES"/>
        </w:rPr>
        <w:t>) de</w:t>
      </w:r>
      <w:r w:rsidR="00691A4F">
        <w:rPr>
          <w:color w:val="auto"/>
          <w:sz w:val="22"/>
          <w:szCs w:val="22"/>
          <w:lang w:val="es-ES"/>
        </w:rPr>
        <w:t xml:space="preserve"> </w:t>
      </w:r>
      <w:r w:rsidR="009A4BB1" w:rsidRPr="00D92210">
        <w:rPr>
          <w:color w:val="auto"/>
          <w:sz w:val="22"/>
          <w:szCs w:val="22"/>
          <w:lang w:val="es-ES"/>
        </w:rPr>
        <w:t xml:space="preserve">concepciones correctas. Después, los aciertos ascienden a </w:t>
      </w:r>
      <w:r w:rsidR="009C5043">
        <w:rPr>
          <w:color w:val="auto"/>
          <w:sz w:val="22"/>
          <w:szCs w:val="22"/>
          <w:lang w:val="es-ES"/>
        </w:rPr>
        <w:t xml:space="preserve">un </w:t>
      </w:r>
      <w:r w:rsidR="006A0F86">
        <w:rPr>
          <w:color w:val="auto"/>
          <w:sz w:val="22"/>
          <w:szCs w:val="22"/>
          <w:lang w:val="es-ES"/>
        </w:rPr>
        <w:t>95% (</w:t>
      </w:r>
      <w:r w:rsidR="009A4BB1">
        <w:rPr>
          <w:color w:val="auto"/>
          <w:sz w:val="22"/>
          <w:szCs w:val="22"/>
          <w:lang w:val="es-ES"/>
        </w:rPr>
        <w:t>20</w:t>
      </w:r>
      <w:r w:rsidR="009A4BB1" w:rsidRPr="00D92210">
        <w:rPr>
          <w:color w:val="auto"/>
          <w:sz w:val="22"/>
          <w:szCs w:val="22"/>
          <w:lang w:val="es-ES"/>
        </w:rPr>
        <w:t xml:space="preserve"> / 21</w:t>
      </w:r>
      <w:r w:rsidR="006A0F86">
        <w:rPr>
          <w:color w:val="auto"/>
          <w:sz w:val="22"/>
          <w:szCs w:val="22"/>
          <w:lang w:val="es-ES"/>
        </w:rPr>
        <w:t>)</w:t>
      </w:r>
      <w:r w:rsidR="009A4BB1" w:rsidRPr="00D92210">
        <w:rPr>
          <w:color w:val="auto"/>
          <w:sz w:val="22"/>
          <w:szCs w:val="22"/>
          <w:lang w:val="es-ES"/>
        </w:rPr>
        <w:t>.</w:t>
      </w:r>
      <w:r w:rsidR="007639D7">
        <w:rPr>
          <w:color w:val="auto"/>
          <w:sz w:val="22"/>
          <w:szCs w:val="22"/>
          <w:lang w:val="es-ES"/>
        </w:rPr>
        <w:t xml:space="preserve"> Por tanto, p</w:t>
      </w:r>
      <w:r w:rsidR="009A4BB1">
        <w:rPr>
          <w:color w:val="auto"/>
          <w:sz w:val="22"/>
          <w:szCs w:val="22"/>
          <w:lang w:val="es-ES"/>
        </w:rPr>
        <w:t>arece que hay una evolución global enormemente favorable en la corrección de las respuestas.</w:t>
      </w:r>
    </w:p>
    <w:p w14:paraId="719B3A94" w14:textId="77777777" w:rsidR="009A4BB1" w:rsidRDefault="009A4BB1" w:rsidP="000842C5">
      <w:pPr>
        <w:pStyle w:val="Default"/>
        <w:spacing w:after="59"/>
        <w:jc w:val="both"/>
        <w:rPr>
          <w:b/>
          <w:bCs/>
          <w:color w:val="auto"/>
          <w:sz w:val="22"/>
          <w:szCs w:val="22"/>
          <w:lang w:val="es-ES"/>
        </w:rPr>
      </w:pPr>
    </w:p>
    <w:p w14:paraId="3F4EE1D0" w14:textId="1AA5C806" w:rsidR="009A4BB1" w:rsidRDefault="006B4553" w:rsidP="000842C5">
      <w:pPr>
        <w:pStyle w:val="Default"/>
        <w:spacing w:after="59"/>
        <w:jc w:val="both"/>
        <w:rPr>
          <w:color w:val="auto"/>
          <w:sz w:val="22"/>
          <w:szCs w:val="22"/>
          <w:lang w:val="es-ES"/>
        </w:rPr>
      </w:pPr>
      <w:del w:id="26" w:author="ANGEL EZQUERRA MARTINEZ" w:date="2023-05-25T18:19:00Z">
        <w:r w:rsidDel="00384376">
          <w:rPr>
            <w:color w:val="auto"/>
            <w:sz w:val="22"/>
            <w:szCs w:val="22"/>
            <w:lang w:val="es-ES"/>
          </w:rPr>
          <w:delText>En lo relativo al cambio conceptual, s</w:delText>
        </w:r>
        <w:r w:rsidR="009A4BB1" w:rsidRPr="00D92210" w:rsidDel="00384376">
          <w:rPr>
            <w:color w:val="auto"/>
            <w:sz w:val="22"/>
            <w:szCs w:val="22"/>
            <w:lang w:val="es-ES"/>
          </w:rPr>
          <w:delText>e</w:delText>
        </w:r>
      </w:del>
      <w:ins w:id="27" w:author="ANGEL EZQUERRA MARTINEZ" w:date="2023-05-25T18:19:00Z">
        <w:r w:rsidR="00384376">
          <w:rPr>
            <w:color w:val="auto"/>
            <w:sz w:val="22"/>
            <w:szCs w:val="22"/>
            <w:lang w:val="es-ES"/>
          </w:rPr>
          <w:t>Se</w:t>
        </w:r>
      </w:ins>
      <w:r w:rsidR="009A4BB1" w:rsidRPr="00D92210">
        <w:rPr>
          <w:color w:val="auto"/>
          <w:sz w:val="22"/>
          <w:szCs w:val="22"/>
          <w:lang w:val="es-ES"/>
        </w:rPr>
        <w:t xml:space="preserve"> observa que </w:t>
      </w:r>
      <w:del w:id="28" w:author="ANGEL EZQUERRA MARTINEZ" w:date="2023-05-25T18:19:00Z">
        <w:r w:rsidR="009A4BB1" w:rsidRPr="00D92210" w:rsidDel="00384376">
          <w:rPr>
            <w:color w:val="auto"/>
            <w:sz w:val="22"/>
            <w:szCs w:val="22"/>
            <w:lang w:val="es-ES"/>
          </w:rPr>
          <w:delText xml:space="preserve">tantas como </w:delText>
        </w:r>
      </w:del>
      <w:r>
        <w:rPr>
          <w:color w:val="auto"/>
          <w:sz w:val="22"/>
          <w:szCs w:val="22"/>
          <w:lang w:val="es-ES"/>
        </w:rPr>
        <w:t>el 95% de respuestas (</w:t>
      </w:r>
      <w:r w:rsidR="009A4BB1">
        <w:rPr>
          <w:color w:val="auto"/>
          <w:sz w:val="22"/>
          <w:szCs w:val="22"/>
          <w:lang w:val="es-ES"/>
        </w:rPr>
        <w:t>20</w:t>
      </w:r>
      <w:r w:rsidR="009A4BB1" w:rsidRPr="00D92210">
        <w:rPr>
          <w:color w:val="auto"/>
          <w:sz w:val="22"/>
          <w:szCs w:val="22"/>
          <w:lang w:val="es-ES"/>
        </w:rPr>
        <w:t>/21</w:t>
      </w:r>
      <w:r>
        <w:rPr>
          <w:color w:val="auto"/>
          <w:sz w:val="22"/>
          <w:szCs w:val="22"/>
          <w:lang w:val="es-ES"/>
        </w:rPr>
        <w:t>)</w:t>
      </w:r>
      <w:r w:rsidR="009A4BB1" w:rsidRPr="00D92210">
        <w:rPr>
          <w:color w:val="auto"/>
          <w:sz w:val="22"/>
          <w:szCs w:val="22"/>
          <w:lang w:val="es-ES"/>
        </w:rPr>
        <w:t xml:space="preserve"> incrementan su nivel de corrección o permanecen correctas</w:t>
      </w:r>
      <w:r w:rsidR="007A76EE">
        <w:rPr>
          <w:color w:val="auto"/>
          <w:sz w:val="22"/>
          <w:szCs w:val="22"/>
          <w:lang w:val="es-ES"/>
        </w:rPr>
        <w:t xml:space="preserve">; quedando solo </w:t>
      </w:r>
      <w:r w:rsidR="009A4BB1" w:rsidRPr="006D1EC4">
        <w:rPr>
          <w:color w:val="auto"/>
          <w:sz w:val="22"/>
          <w:szCs w:val="22"/>
          <w:lang w:val="es-ES"/>
        </w:rPr>
        <w:t xml:space="preserve">1/21 </w:t>
      </w:r>
      <w:r w:rsidR="007A76EE">
        <w:rPr>
          <w:color w:val="auto"/>
          <w:sz w:val="22"/>
          <w:szCs w:val="22"/>
          <w:lang w:val="es-ES"/>
        </w:rPr>
        <w:t xml:space="preserve">que </w:t>
      </w:r>
      <w:r w:rsidR="009A4BB1">
        <w:rPr>
          <w:color w:val="auto"/>
          <w:sz w:val="22"/>
          <w:szCs w:val="22"/>
          <w:lang w:val="es-ES"/>
        </w:rPr>
        <w:t>mantiene</w:t>
      </w:r>
      <w:r w:rsidR="009A4BB1" w:rsidRPr="006D1EC4">
        <w:rPr>
          <w:color w:val="auto"/>
          <w:sz w:val="22"/>
          <w:szCs w:val="22"/>
          <w:lang w:val="es-ES"/>
        </w:rPr>
        <w:t xml:space="preserve"> </w:t>
      </w:r>
      <w:del w:id="29" w:author="ANGEL EZQUERRA MARTINEZ" w:date="2023-05-25T18:19:00Z">
        <w:r w:rsidR="009A4BB1" w:rsidRPr="006D1EC4" w:rsidDel="00384376">
          <w:rPr>
            <w:color w:val="auto"/>
            <w:sz w:val="22"/>
            <w:szCs w:val="22"/>
            <w:lang w:val="es-ES"/>
          </w:rPr>
          <w:delText xml:space="preserve">su nivel de corrección </w:delText>
        </w:r>
      </w:del>
      <w:r w:rsidR="009A4BB1">
        <w:rPr>
          <w:color w:val="auto"/>
          <w:sz w:val="22"/>
          <w:szCs w:val="22"/>
          <w:lang w:val="es-ES"/>
        </w:rPr>
        <w:t>en la región</w:t>
      </w:r>
      <w:r w:rsidR="009A4BB1" w:rsidRPr="006D1EC4">
        <w:rPr>
          <w:color w:val="auto"/>
          <w:sz w:val="22"/>
          <w:szCs w:val="22"/>
          <w:lang w:val="es-ES"/>
        </w:rPr>
        <w:t xml:space="preserve"> incorrecta</w:t>
      </w:r>
      <w:r w:rsidR="009A4BB1">
        <w:rPr>
          <w:color w:val="auto"/>
          <w:sz w:val="22"/>
          <w:szCs w:val="22"/>
          <w:lang w:val="es-ES"/>
        </w:rPr>
        <w:t>.</w:t>
      </w:r>
      <w:r w:rsidR="009A4BB1" w:rsidRPr="006D1EC4">
        <w:rPr>
          <w:color w:val="auto"/>
          <w:sz w:val="22"/>
          <w:szCs w:val="22"/>
          <w:lang w:val="es-ES"/>
        </w:rPr>
        <w:t xml:space="preserve"> </w:t>
      </w:r>
      <w:r w:rsidR="000C574E">
        <w:rPr>
          <w:color w:val="auto"/>
          <w:sz w:val="22"/>
          <w:szCs w:val="22"/>
          <w:lang w:val="es-ES"/>
        </w:rPr>
        <w:t xml:space="preserve">Esto supone </w:t>
      </w:r>
      <w:del w:id="30" w:author="ANGEL EZQUERRA MARTINEZ" w:date="2023-05-25T18:19:00Z">
        <w:r w:rsidR="000C574E" w:rsidDel="00384376">
          <w:rPr>
            <w:color w:val="auto"/>
            <w:sz w:val="22"/>
            <w:szCs w:val="22"/>
            <w:lang w:val="es-ES"/>
          </w:rPr>
          <w:delText>un cambio conceptual</w:delText>
        </w:r>
      </w:del>
      <w:ins w:id="31" w:author="ANGEL EZQUERRA MARTINEZ" w:date="2023-05-25T18:19:00Z">
        <w:r w:rsidR="00384376">
          <w:rPr>
            <w:color w:val="auto"/>
            <w:sz w:val="22"/>
            <w:szCs w:val="22"/>
            <w:lang w:val="es-ES"/>
          </w:rPr>
          <w:t xml:space="preserve"> una progresión</w:t>
        </w:r>
      </w:ins>
      <w:r w:rsidR="000C574E">
        <w:rPr>
          <w:color w:val="auto"/>
          <w:sz w:val="22"/>
          <w:szCs w:val="22"/>
          <w:lang w:val="es-ES"/>
        </w:rPr>
        <w:t xml:space="preserve"> </w:t>
      </w:r>
      <w:r w:rsidR="00F46893">
        <w:rPr>
          <w:color w:val="auto"/>
          <w:sz w:val="22"/>
          <w:szCs w:val="22"/>
          <w:lang w:val="es-ES"/>
        </w:rPr>
        <w:t>enormemente</w:t>
      </w:r>
      <w:r w:rsidR="000C574E">
        <w:rPr>
          <w:color w:val="auto"/>
          <w:sz w:val="22"/>
          <w:szCs w:val="22"/>
          <w:lang w:val="es-ES"/>
        </w:rPr>
        <w:t xml:space="preserve"> favorable</w:t>
      </w:r>
      <w:del w:id="32" w:author="ANGEL EZQUERRA MARTINEZ" w:date="2023-05-25T18:19:00Z">
        <w:r w:rsidR="000C574E" w:rsidDel="00384376">
          <w:rPr>
            <w:color w:val="auto"/>
            <w:sz w:val="22"/>
            <w:szCs w:val="22"/>
            <w:lang w:val="es-ES"/>
          </w:rPr>
          <w:delText xml:space="preserve"> también</w:delText>
        </w:r>
      </w:del>
      <w:r w:rsidR="000C574E">
        <w:rPr>
          <w:color w:val="auto"/>
          <w:sz w:val="22"/>
          <w:szCs w:val="22"/>
          <w:lang w:val="es-ES"/>
        </w:rPr>
        <w:t xml:space="preserve">. </w:t>
      </w:r>
      <w:del w:id="33" w:author="ANGEL EZQUERRA MARTINEZ" w:date="2023-05-25T18:20:00Z">
        <w:r w:rsidR="007A76EE" w:rsidDel="00384376">
          <w:rPr>
            <w:color w:val="auto"/>
            <w:sz w:val="22"/>
            <w:szCs w:val="22"/>
            <w:lang w:val="es-ES"/>
          </w:rPr>
          <w:delText>Mirando más de cerca esa evolución en concreto, al haberse quedado la respuesta final en blanco, no se puede saber si</w:delText>
        </w:r>
        <w:r w:rsidR="00E207DF" w:rsidDel="00384376">
          <w:rPr>
            <w:color w:val="auto"/>
            <w:sz w:val="22"/>
            <w:szCs w:val="22"/>
            <w:lang w:val="es-ES"/>
          </w:rPr>
          <w:delText xml:space="preserve"> el alumno no conocía la respuesta, o es que no le dio tiempo a contestarla. </w:delText>
        </w:r>
      </w:del>
      <w:r w:rsidR="00E207DF">
        <w:rPr>
          <w:color w:val="auto"/>
          <w:sz w:val="22"/>
          <w:szCs w:val="22"/>
          <w:lang w:val="es-ES"/>
        </w:rPr>
        <w:t>Como ya se ha mencionado, los alumnos solo disponían de 20 minutos para completar la actividad de aula de tal manera que no quitara mucho tiempo al resto de actividades de la programación de la unidad. Este tiempo pudo haber sido escaso como para responder todas las preguntas, y más aún para justificar con la debida extensión las respuestas que lo requerían.</w:t>
      </w:r>
    </w:p>
    <w:p w14:paraId="5172DDA0" w14:textId="77777777" w:rsidR="00240625" w:rsidRDefault="00240625" w:rsidP="000842C5">
      <w:pPr>
        <w:pStyle w:val="Default"/>
        <w:spacing w:after="59"/>
        <w:jc w:val="both"/>
        <w:rPr>
          <w:color w:val="auto"/>
          <w:sz w:val="22"/>
          <w:szCs w:val="22"/>
          <w:lang w:val="es-ES"/>
        </w:rPr>
      </w:pPr>
    </w:p>
    <w:p w14:paraId="2E98299F" w14:textId="77777777" w:rsidR="00DA3D19" w:rsidRDefault="00240625" w:rsidP="000842C5">
      <w:pPr>
        <w:pStyle w:val="Default"/>
        <w:spacing w:after="59"/>
        <w:jc w:val="both"/>
        <w:rPr>
          <w:color w:val="auto"/>
          <w:sz w:val="22"/>
          <w:szCs w:val="22"/>
          <w:lang w:val="es-ES"/>
        </w:rPr>
      </w:pPr>
      <w:r>
        <w:rPr>
          <w:color w:val="auto"/>
          <w:sz w:val="22"/>
          <w:szCs w:val="22"/>
          <w:lang w:val="es-ES"/>
        </w:rPr>
        <w:t>Parece evidente cómo</w:t>
      </w:r>
      <w:r w:rsidR="009A4BB1" w:rsidRPr="005439B1">
        <w:rPr>
          <w:color w:val="auto"/>
          <w:sz w:val="22"/>
          <w:szCs w:val="22"/>
          <w:lang w:val="es-ES"/>
        </w:rPr>
        <w:t xml:space="preserve"> la simulación vista en Science Bits (figura </w:t>
      </w:r>
      <w:r w:rsidR="005112D0">
        <w:rPr>
          <w:color w:val="auto"/>
          <w:sz w:val="22"/>
          <w:szCs w:val="22"/>
          <w:lang w:val="es-ES"/>
        </w:rPr>
        <w:t>3</w:t>
      </w:r>
      <w:r w:rsidR="009A4BB1" w:rsidRPr="005439B1">
        <w:rPr>
          <w:color w:val="auto"/>
          <w:sz w:val="22"/>
          <w:szCs w:val="22"/>
          <w:lang w:val="es-ES"/>
        </w:rPr>
        <w:t xml:space="preserve">) ayuda a los pupilos </w:t>
      </w:r>
      <w:r w:rsidR="009A4BB1">
        <w:rPr>
          <w:color w:val="auto"/>
          <w:sz w:val="22"/>
          <w:szCs w:val="22"/>
          <w:lang w:val="es-ES"/>
        </w:rPr>
        <w:t>con el cambio conceptual</w:t>
      </w:r>
      <w:r w:rsidR="009A4BB1" w:rsidRPr="005439B1">
        <w:rPr>
          <w:color w:val="auto"/>
          <w:sz w:val="22"/>
          <w:szCs w:val="22"/>
          <w:lang w:val="es-ES"/>
        </w:rPr>
        <w:t xml:space="preserve">, ya que </w:t>
      </w:r>
      <w:r w:rsidR="009A4BB1">
        <w:rPr>
          <w:color w:val="auto"/>
          <w:sz w:val="22"/>
          <w:szCs w:val="22"/>
          <w:lang w:val="es-ES"/>
        </w:rPr>
        <w:t xml:space="preserve">todas las justificaciones se podían subclasificar en 3 nociones </w:t>
      </w:r>
      <w:r w:rsidR="00DA3D19">
        <w:rPr>
          <w:color w:val="auto"/>
          <w:sz w:val="22"/>
          <w:szCs w:val="22"/>
          <w:lang w:val="es-ES"/>
        </w:rPr>
        <w:t xml:space="preserve">relacionadas con lo </w:t>
      </w:r>
      <w:r w:rsidR="009A4BB1">
        <w:rPr>
          <w:color w:val="auto"/>
          <w:sz w:val="22"/>
          <w:szCs w:val="22"/>
          <w:lang w:val="es-ES"/>
        </w:rPr>
        <w:t>aprendid</w:t>
      </w:r>
      <w:r w:rsidR="00DA3D19">
        <w:rPr>
          <w:color w:val="auto"/>
          <w:sz w:val="22"/>
          <w:szCs w:val="22"/>
          <w:lang w:val="es-ES"/>
        </w:rPr>
        <w:t xml:space="preserve">o </w:t>
      </w:r>
      <w:r w:rsidR="009A4BB1">
        <w:rPr>
          <w:color w:val="auto"/>
          <w:sz w:val="22"/>
          <w:szCs w:val="22"/>
          <w:lang w:val="es-ES"/>
        </w:rPr>
        <w:t xml:space="preserve">en </w:t>
      </w:r>
      <w:r w:rsidR="00DA3D19">
        <w:rPr>
          <w:color w:val="auto"/>
          <w:sz w:val="22"/>
          <w:szCs w:val="22"/>
          <w:lang w:val="es-ES"/>
        </w:rPr>
        <w:t>dicha</w:t>
      </w:r>
      <w:r w:rsidR="009A4BB1">
        <w:rPr>
          <w:color w:val="auto"/>
          <w:sz w:val="22"/>
          <w:szCs w:val="22"/>
          <w:lang w:val="es-ES"/>
        </w:rPr>
        <w:t xml:space="preserve"> simulación:</w:t>
      </w:r>
    </w:p>
    <w:p w14:paraId="5379345D" w14:textId="4948853C"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Comparar las definiciones de ambos términos para clarificar por qué son diferentes</w:t>
      </w:r>
      <w:r w:rsidR="00DA3D19">
        <w:rPr>
          <w:color w:val="auto"/>
          <w:sz w:val="22"/>
          <w:szCs w:val="22"/>
          <w:lang w:val="es-ES"/>
        </w:rPr>
        <w:t>.</w:t>
      </w:r>
    </w:p>
    <w:p w14:paraId="6BDABD0F" w14:textId="3307B21B"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Acudir al ejemplo visual del movimiento del tractor empleado en la simulación.</w:t>
      </w:r>
    </w:p>
    <w:p w14:paraId="4193CA28" w14:textId="77777777"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Comparar las cantidades distancia y desplazamiento, haciendo notar que el desplazamiento siempre será igual o menor que la distancia.</w:t>
      </w:r>
    </w:p>
    <w:p w14:paraId="2605FC78" w14:textId="77777777" w:rsidR="009E7C96" w:rsidRDefault="009A4BB1" w:rsidP="000842C5">
      <w:pPr>
        <w:pStyle w:val="Default"/>
        <w:spacing w:after="59"/>
        <w:jc w:val="both"/>
        <w:rPr>
          <w:color w:val="auto"/>
          <w:sz w:val="22"/>
          <w:szCs w:val="22"/>
          <w:lang w:val="es-ES"/>
        </w:rPr>
      </w:pPr>
      <w:r w:rsidRPr="00150D67">
        <w:rPr>
          <w:color w:val="auto"/>
          <w:sz w:val="22"/>
          <w:szCs w:val="22"/>
          <w:lang w:val="es-ES"/>
        </w:rPr>
        <w:lastRenderedPageBreak/>
        <w:t xml:space="preserve">Algunas justificaciones combinaban </w:t>
      </w:r>
      <w:r w:rsidR="008542D5">
        <w:rPr>
          <w:color w:val="auto"/>
          <w:sz w:val="22"/>
          <w:szCs w:val="22"/>
          <w:lang w:val="es-ES"/>
        </w:rPr>
        <w:t>dos de estas ideas, o incluso las tres.</w:t>
      </w:r>
    </w:p>
    <w:p w14:paraId="75AD3C70" w14:textId="77777777" w:rsidR="000842C5" w:rsidRDefault="000842C5" w:rsidP="000842C5">
      <w:pPr>
        <w:pStyle w:val="Default"/>
        <w:spacing w:after="59"/>
        <w:jc w:val="both"/>
        <w:rPr>
          <w:color w:val="auto"/>
          <w:sz w:val="22"/>
          <w:szCs w:val="22"/>
          <w:lang w:val="es-ES"/>
        </w:rPr>
      </w:pPr>
    </w:p>
    <w:p w14:paraId="6C7127E3" w14:textId="31946C28" w:rsidR="005112D0" w:rsidRPr="009E7C96" w:rsidRDefault="005112D0" w:rsidP="009E7C96">
      <w:pPr>
        <w:pStyle w:val="Default"/>
        <w:spacing w:after="59"/>
        <w:rPr>
          <w:color w:val="auto"/>
          <w:sz w:val="22"/>
          <w:szCs w:val="22"/>
          <w:lang w:val="es-ES"/>
        </w:rPr>
      </w:pPr>
      <w:r w:rsidRPr="005112D0">
        <w:rPr>
          <w:noProof/>
          <w:color w:val="auto"/>
          <w:sz w:val="22"/>
          <w:szCs w:val="22"/>
          <w:lang w:val="es-ES"/>
        </w:rPr>
        <w:drawing>
          <wp:inline distT="0" distB="0" distL="0" distR="0" wp14:anchorId="763019B0" wp14:editId="2E5674B1">
            <wp:extent cx="4801016" cy="2560542"/>
            <wp:effectExtent l="0" t="0" r="0" b="0"/>
            <wp:docPr id="931168841"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68841" name="Picture 1" descr="A picture containing text, screenshot, diagram&#10;&#10;Description automatically generated"/>
                    <pic:cNvPicPr/>
                  </pic:nvPicPr>
                  <pic:blipFill>
                    <a:blip r:embed="rId15"/>
                    <a:stretch>
                      <a:fillRect/>
                    </a:stretch>
                  </pic:blipFill>
                  <pic:spPr>
                    <a:xfrm>
                      <a:off x="0" y="0"/>
                      <a:ext cx="4801016" cy="2560542"/>
                    </a:xfrm>
                    <a:prstGeom prst="rect">
                      <a:avLst/>
                    </a:prstGeom>
                  </pic:spPr>
                </pic:pic>
              </a:graphicData>
            </a:graphic>
          </wp:inline>
        </w:drawing>
      </w:r>
    </w:p>
    <w:p w14:paraId="6B69BD87" w14:textId="527576FE" w:rsidR="00DC4D7D" w:rsidRDefault="005112D0" w:rsidP="005112D0">
      <w:pPr>
        <w:pStyle w:val="Descripcin"/>
        <w:rPr>
          <w:color w:val="auto"/>
          <w:sz w:val="22"/>
          <w:szCs w:val="22"/>
          <w:lang w:val="es-ES"/>
        </w:rPr>
      </w:pPr>
      <w:r w:rsidRPr="005112D0">
        <w:rPr>
          <w:lang w:val="es-ES"/>
        </w:rPr>
        <w:t xml:space="preserve">Figura </w:t>
      </w:r>
      <w:r>
        <w:fldChar w:fldCharType="begin"/>
      </w:r>
      <w:r w:rsidRPr="005112D0">
        <w:rPr>
          <w:lang w:val="es-ES"/>
        </w:rPr>
        <w:instrText xml:space="preserve"> SEQ Figura \* ARABIC </w:instrText>
      </w:r>
      <w:r>
        <w:fldChar w:fldCharType="separate"/>
      </w:r>
      <w:r w:rsidR="00D607A6">
        <w:rPr>
          <w:noProof/>
          <w:lang w:val="es-ES"/>
        </w:rPr>
        <w:t>3</w:t>
      </w:r>
      <w:r>
        <w:fldChar w:fldCharType="end"/>
      </w:r>
      <w:r w:rsidRPr="005112D0">
        <w:rPr>
          <w:lang w:val="es-ES"/>
        </w:rPr>
        <w:t xml:space="preserve">. </w:t>
      </w:r>
      <w:r w:rsidR="002F7C59">
        <w:rPr>
          <w:lang w:val="es-ES"/>
        </w:rPr>
        <w:t>Fotogramas de la s</w:t>
      </w:r>
      <w:r w:rsidRPr="005112D0">
        <w:rPr>
          <w:lang w:val="es-ES"/>
        </w:rPr>
        <w:t>imulación sobre trayectoria, distancia, y desplazamiento en Science Bits.</w:t>
      </w:r>
    </w:p>
    <w:p w14:paraId="0324BC57" w14:textId="77777777" w:rsidR="009A4BB1" w:rsidRPr="00150D67" w:rsidRDefault="009A4BB1" w:rsidP="009A4BB1">
      <w:pPr>
        <w:pStyle w:val="Default"/>
        <w:spacing w:after="59"/>
        <w:ind w:left="2520"/>
        <w:rPr>
          <w:color w:val="auto"/>
          <w:sz w:val="22"/>
          <w:szCs w:val="22"/>
          <w:lang w:val="es-ES"/>
        </w:rPr>
      </w:pPr>
    </w:p>
    <w:p w14:paraId="1F2D1E8B" w14:textId="77777777" w:rsidR="000356D2" w:rsidRDefault="0096200C" w:rsidP="000842C5">
      <w:pPr>
        <w:pStyle w:val="Default"/>
        <w:spacing w:after="59"/>
        <w:jc w:val="both"/>
        <w:rPr>
          <w:color w:val="auto"/>
          <w:sz w:val="22"/>
          <w:szCs w:val="22"/>
          <w:lang w:val="es-ES"/>
        </w:rPr>
      </w:pPr>
      <w:r>
        <w:rPr>
          <w:color w:val="auto"/>
          <w:sz w:val="22"/>
          <w:szCs w:val="22"/>
          <w:lang w:val="es-ES"/>
        </w:rPr>
        <w:t>Además,</w:t>
      </w:r>
      <w:r w:rsidR="009A4BB1" w:rsidRPr="00F83C74">
        <w:rPr>
          <w:color w:val="auto"/>
          <w:sz w:val="22"/>
          <w:szCs w:val="22"/>
          <w:lang w:val="es-ES"/>
        </w:rPr>
        <w:t xml:space="preserve"> se puede subcategorizar la categoría </w:t>
      </w:r>
      <w:r w:rsidR="009A4BB1">
        <w:rPr>
          <w:color w:val="auto"/>
          <w:sz w:val="22"/>
          <w:szCs w:val="22"/>
          <w:lang w:val="es-ES"/>
        </w:rPr>
        <w:t>“DIFERENTES. Sin justificar”. En concreto, las respuestas dentro de esta agrupación se dividían en las que</w:t>
      </w:r>
      <w:r w:rsidR="000356D2">
        <w:rPr>
          <w:color w:val="auto"/>
          <w:sz w:val="22"/>
          <w:szCs w:val="22"/>
          <w:lang w:val="es-ES"/>
        </w:rPr>
        <w:t>:</w:t>
      </w:r>
    </w:p>
    <w:p w14:paraId="5CD21D53" w14:textId="49962EC5" w:rsidR="000356D2" w:rsidRDefault="00D373EA" w:rsidP="000842C5">
      <w:pPr>
        <w:pStyle w:val="Default"/>
        <w:numPr>
          <w:ilvl w:val="0"/>
          <w:numId w:val="1"/>
        </w:numPr>
        <w:spacing w:after="59"/>
        <w:jc w:val="both"/>
        <w:rPr>
          <w:color w:val="auto"/>
          <w:sz w:val="22"/>
          <w:szCs w:val="22"/>
          <w:lang w:val="es-ES"/>
        </w:rPr>
      </w:pPr>
      <w:r>
        <w:rPr>
          <w:color w:val="auto"/>
          <w:sz w:val="22"/>
          <w:szCs w:val="22"/>
          <w:lang w:val="es-ES"/>
        </w:rPr>
        <w:t>N</w:t>
      </w:r>
      <w:r w:rsidR="009A4BB1">
        <w:rPr>
          <w:color w:val="auto"/>
          <w:sz w:val="22"/>
          <w:szCs w:val="22"/>
          <w:lang w:val="es-ES"/>
        </w:rPr>
        <w:t xml:space="preserve">o </w:t>
      </w:r>
      <w:r>
        <w:rPr>
          <w:color w:val="auto"/>
          <w:sz w:val="22"/>
          <w:szCs w:val="22"/>
          <w:lang w:val="es-ES"/>
        </w:rPr>
        <w:t>mostraban</w:t>
      </w:r>
      <w:r w:rsidR="009A4BB1">
        <w:rPr>
          <w:color w:val="auto"/>
          <w:sz w:val="22"/>
          <w:szCs w:val="22"/>
          <w:lang w:val="es-ES"/>
        </w:rPr>
        <w:t xml:space="preserve"> ningún intento de justificación</w:t>
      </w:r>
      <w:r>
        <w:rPr>
          <w:color w:val="auto"/>
          <w:sz w:val="22"/>
          <w:szCs w:val="22"/>
          <w:lang w:val="es-ES"/>
        </w:rPr>
        <w:t>.</w:t>
      </w:r>
    </w:p>
    <w:p w14:paraId="61D1DDFC" w14:textId="3D5B3E5E" w:rsidR="000356D2" w:rsidRDefault="00D373EA" w:rsidP="000842C5">
      <w:pPr>
        <w:pStyle w:val="Default"/>
        <w:numPr>
          <w:ilvl w:val="0"/>
          <w:numId w:val="1"/>
        </w:numPr>
        <w:spacing w:after="59"/>
        <w:jc w:val="both"/>
        <w:rPr>
          <w:color w:val="auto"/>
          <w:sz w:val="22"/>
          <w:szCs w:val="22"/>
          <w:lang w:val="es-ES"/>
        </w:rPr>
      </w:pPr>
      <w:r>
        <w:rPr>
          <w:color w:val="auto"/>
          <w:sz w:val="22"/>
          <w:szCs w:val="22"/>
          <w:lang w:val="es-ES"/>
        </w:rPr>
        <w:t>S</w:t>
      </w:r>
      <w:r w:rsidR="009A4BB1">
        <w:rPr>
          <w:color w:val="auto"/>
          <w:sz w:val="22"/>
          <w:szCs w:val="22"/>
          <w:lang w:val="es-ES"/>
        </w:rPr>
        <w:t>olo definían uno de los dos términos, dando a entender que el otro se sobreentendía</w:t>
      </w:r>
      <w:r>
        <w:rPr>
          <w:color w:val="auto"/>
          <w:sz w:val="22"/>
          <w:szCs w:val="22"/>
          <w:lang w:val="es-ES"/>
        </w:rPr>
        <w:t>.</w:t>
      </w:r>
    </w:p>
    <w:p w14:paraId="2372F224" w14:textId="26392EE3" w:rsidR="00354C04" w:rsidRDefault="00D373EA" w:rsidP="000842C5">
      <w:pPr>
        <w:pStyle w:val="Default"/>
        <w:numPr>
          <w:ilvl w:val="0"/>
          <w:numId w:val="1"/>
        </w:numPr>
        <w:spacing w:after="59"/>
        <w:jc w:val="both"/>
        <w:rPr>
          <w:color w:val="auto"/>
          <w:sz w:val="22"/>
          <w:szCs w:val="22"/>
          <w:lang w:val="es-ES"/>
        </w:rPr>
      </w:pPr>
      <w:r>
        <w:rPr>
          <w:color w:val="auto"/>
          <w:sz w:val="22"/>
          <w:szCs w:val="22"/>
          <w:lang w:val="es-ES"/>
        </w:rPr>
        <w:t>J</w:t>
      </w:r>
      <w:r w:rsidR="009A4BB1">
        <w:rPr>
          <w:color w:val="auto"/>
          <w:sz w:val="22"/>
          <w:szCs w:val="22"/>
          <w:lang w:val="es-ES"/>
        </w:rPr>
        <w:t xml:space="preserve">ustificaban con argumentos “vacíos”, como el mostrado en la figura </w:t>
      </w:r>
      <w:r w:rsidR="0093731C">
        <w:rPr>
          <w:color w:val="auto"/>
          <w:sz w:val="22"/>
          <w:szCs w:val="22"/>
          <w:lang w:val="es-ES"/>
        </w:rPr>
        <w:t>4</w:t>
      </w:r>
      <w:r w:rsidR="009A4BB1">
        <w:rPr>
          <w:color w:val="auto"/>
          <w:sz w:val="22"/>
          <w:szCs w:val="22"/>
          <w:lang w:val="es-ES"/>
        </w:rPr>
        <w:t xml:space="preserve">. </w:t>
      </w:r>
    </w:p>
    <w:p w14:paraId="1DF923B9" w14:textId="77777777" w:rsidR="0093731C" w:rsidRDefault="0093731C" w:rsidP="0093731C">
      <w:pPr>
        <w:pStyle w:val="Default"/>
        <w:spacing w:after="59"/>
        <w:rPr>
          <w:color w:val="auto"/>
          <w:sz w:val="22"/>
          <w:szCs w:val="22"/>
          <w:lang w:val="es-ES"/>
        </w:rPr>
      </w:pPr>
    </w:p>
    <w:p w14:paraId="5163E19E" w14:textId="77777777" w:rsidR="0093731C" w:rsidRDefault="0093731C" w:rsidP="0093731C">
      <w:pPr>
        <w:pStyle w:val="Default"/>
        <w:keepNext/>
        <w:spacing w:after="59"/>
      </w:pPr>
      <w:r>
        <w:rPr>
          <w:noProof/>
        </w:rPr>
        <w:drawing>
          <wp:inline distT="0" distB="0" distL="0" distR="0" wp14:anchorId="4C59B165" wp14:editId="7D52E385">
            <wp:extent cx="5953760" cy="407035"/>
            <wp:effectExtent l="0" t="0" r="8890" b="0"/>
            <wp:docPr id="29232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3760" cy="407035"/>
                    </a:xfrm>
                    <a:prstGeom prst="rect">
                      <a:avLst/>
                    </a:prstGeom>
                    <a:noFill/>
                    <a:ln>
                      <a:noFill/>
                    </a:ln>
                  </pic:spPr>
                </pic:pic>
              </a:graphicData>
            </a:graphic>
          </wp:inline>
        </w:drawing>
      </w:r>
    </w:p>
    <w:p w14:paraId="44CAACE8" w14:textId="65901520" w:rsidR="0093731C" w:rsidRPr="0093731C" w:rsidRDefault="0093731C" w:rsidP="0093731C">
      <w:pPr>
        <w:pStyle w:val="Descripcin"/>
        <w:rPr>
          <w:color w:val="auto"/>
          <w:sz w:val="22"/>
          <w:szCs w:val="22"/>
          <w:lang w:val="es-ES"/>
        </w:rPr>
      </w:pPr>
      <w:r w:rsidRPr="0093731C">
        <w:rPr>
          <w:lang w:val="es-ES"/>
        </w:rPr>
        <w:t xml:space="preserve">Figura </w:t>
      </w:r>
      <w:r>
        <w:fldChar w:fldCharType="begin"/>
      </w:r>
      <w:r w:rsidRPr="0093731C">
        <w:rPr>
          <w:lang w:val="es-ES"/>
        </w:rPr>
        <w:instrText xml:space="preserve"> SEQ Figura \* ARABIC </w:instrText>
      </w:r>
      <w:r>
        <w:fldChar w:fldCharType="separate"/>
      </w:r>
      <w:r w:rsidR="00D607A6">
        <w:rPr>
          <w:noProof/>
          <w:lang w:val="es-ES"/>
        </w:rPr>
        <w:t>4</w:t>
      </w:r>
      <w:r>
        <w:fldChar w:fldCharType="end"/>
      </w:r>
      <w:r w:rsidRPr="0093731C">
        <w:rPr>
          <w:lang w:val="es-ES"/>
        </w:rPr>
        <w:t>. Respuesta de una alumna a la pregunta 1 sobre distancia y desplazamiento.</w:t>
      </w:r>
    </w:p>
    <w:p w14:paraId="4E1F10C0" w14:textId="77777777" w:rsidR="0093731C" w:rsidRDefault="0093731C" w:rsidP="0093731C">
      <w:pPr>
        <w:pStyle w:val="Default"/>
        <w:spacing w:after="59"/>
        <w:rPr>
          <w:color w:val="auto"/>
          <w:sz w:val="22"/>
          <w:szCs w:val="22"/>
          <w:lang w:val="es-ES"/>
        </w:rPr>
      </w:pPr>
    </w:p>
    <w:p w14:paraId="4F9AE765" w14:textId="77777777" w:rsidR="00901D2B" w:rsidRDefault="00A65F16" w:rsidP="00800226">
      <w:pPr>
        <w:pStyle w:val="Default"/>
        <w:spacing w:after="59"/>
        <w:jc w:val="both"/>
        <w:rPr>
          <w:color w:val="auto"/>
          <w:sz w:val="22"/>
          <w:szCs w:val="22"/>
          <w:lang w:val="es-ES"/>
        </w:rPr>
      </w:pPr>
      <w:r>
        <w:rPr>
          <w:color w:val="auto"/>
          <w:sz w:val="22"/>
          <w:szCs w:val="22"/>
          <w:lang w:val="es-ES"/>
        </w:rPr>
        <w:t>L</w:t>
      </w:r>
      <w:r w:rsidR="009A4BB1">
        <w:rPr>
          <w:color w:val="auto"/>
          <w:sz w:val="22"/>
          <w:szCs w:val="22"/>
          <w:lang w:val="es-ES"/>
        </w:rPr>
        <w:t>a categoría “IGUALES. Sin justificar”, también se subdivide en las respuestas que</w:t>
      </w:r>
      <w:r w:rsidR="00901D2B">
        <w:rPr>
          <w:color w:val="auto"/>
          <w:sz w:val="22"/>
          <w:szCs w:val="22"/>
          <w:lang w:val="es-ES"/>
        </w:rPr>
        <w:t>:</w:t>
      </w:r>
    </w:p>
    <w:p w14:paraId="09CD8440" w14:textId="55D7054A" w:rsidR="00901D2B" w:rsidRDefault="00901D2B" w:rsidP="00800226">
      <w:pPr>
        <w:pStyle w:val="Default"/>
        <w:numPr>
          <w:ilvl w:val="0"/>
          <w:numId w:val="1"/>
        </w:numPr>
        <w:spacing w:after="59"/>
        <w:jc w:val="both"/>
        <w:rPr>
          <w:color w:val="auto"/>
          <w:sz w:val="22"/>
          <w:szCs w:val="22"/>
          <w:lang w:val="es-ES"/>
        </w:rPr>
      </w:pPr>
      <w:r>
        <w:rPr>
          <w:color w:val="auto"/>
          <w:sz w:val="22"/>
          <w:szCs w:val="22"/>
          <w:lang w:val="es-ES"/>
        </w:rPr>
        <w:t>C</w:t>
      </w:r>
      <w:r w:rsidR="009A4BB1">
        <w:rPr>
          <w:color w:val="auto"/>
          <w:sz w:val="22"/>
          <w:szCs w:val="22"/>
          <w:lang w:val="es-ES"/>
        </w:rPr>
        <w:t>arec</w:t>
      </w:r>
      <w:r>
        <w:rPr>
          <w:color w:val="auto"/>
          <w:sz w:val="22"/>
          <w:szCs w:val="22"/>
          <w:lang w:val="es-ES"/>
        </w:rPr>
        <w:t>ía</w:t>
      </w:r>
      <w:r w:rsidR="009A4BB1">
        <w:rPr>
          <w:color w:val="auto"/>
          <w:sz w:val="22"/>
          <w:szCs w:val="22"/>
          <w:lang w:val="es-ES"/>
        </w:rPr>
        <w:t>n de justificación</w:t>
      </w:r>
      <w:r>
        <w:rPr>
          <w:color w:val="auto"/>
          <w:sz w:val="22"/>
          <w:szCs w:val="22"/>
          <w:lang w:val="es-ES"/>
        </w:rPr>
        <w:t>.</w:t>
      </w:r>
    </w:p>
    <w:p w14:paraId="051208B2" w14:textId="5080E57C" w:rsidR="009A4BB1" w:rsidRDefault="00901D2B" w:rsidP="00800226">
      <w:pPr>
        <w:pStyle w:val="Default"/>
        <w:numPr>
          <w:ilvl w:val="0"/>
          <w:numId w:val="1"/>
        </w:numPr>
        <w:spacing w:after="59"/>
        <w:jc w:val="both"/>
        <w:rPr>
          <w:color w:val="auto"/>
          <w:sz w:val="22"/>
          <w:szCs w:val="22"/>
          <w:lang w:val="es-ES"/>
        </w:rPr>
      </w:pPr>
      <w:r>
        <w:rPr>
          <w:color w:val="auto"/>
          <w:sz w:val="22"/>
          <w:szCs w:val="22"/>
          <w:lang w:val="es-ES"/>
        </w:rPr>
        <w:t>E</w:t>
      </w:r>
      <w:r w:rsidR="009A4BB1">
        <w:rPr>
          <w:color w:val="auto"/>
          <w:sz w:val="22"/>
          <w:szCs w:val="22"/>
          <w:lang w:val="es-ES"/>
        </w:rPr>
        <w:t xml:space="preserve">mpleaban argumentos vacíos de índole similar al mostrado en la figura </w:t>
      </w:r>
      <w:r>
        <w:rPr>
          <w:color w:val="auto"/>
          <w:sz w:val="22"/>
          <w:szCs w:val="22"/>
          <w:lang w:val="es-ES"/>
        </w:rPr>
        <w:t>4</w:t>
      </w:r>
      <w:r w:rsidR="009A4BB1">
        <w:rPr>
          <w:color w:val="auto"/>
          <w:sz w:val="22"/>
          <w:szCs w:val="22"/>
          <w:lang w:val="es-ES"/>
        </w:rPr>
        <w:t>.</w:t>
      </w:r>
    </w:p>
    <w:p w14:paraId="61C2C1EC" w14:textId="77777777" w:rsidR="00167D18" w:rsidRDefault="00167D18" w:rsidP="00800226">
      <w:pPr>
        <w:pStyle w:val="Default"/>
        <w:spacing w:after="59"/>
        <w:ind w:left="1080"/>
        <w:jc w:val="both"/>
        <w:rPr>
          <w:color w:val="auto"/>
          <w:sz w:val="22"/>
          <w:szCs w:val="22"/>
          <w:lang w:val="es-ES"/>
        </w:rPr>
      </w:pPr>
    </w:p>
    <w:p w14:paraId="1FE458B4" w14:textId="7BBB3D30" w:rsidR="009A4BB1" w:rsidRPr="00F83C74" w:rsidRDefault="00877334" w:rsidP="00800226">
      <w:pPr>
        <w:pStyle w:val="Default"/>
        <w:spacing w:after="59"/>
        <w:jc w:val="both"/>
        <w:rPr>
          <w:color w:val="auto"/>
          <w:sz w:val="22"/>
          <w:szCs w:val="22"/>
          <w:lang w:val="es-ES"/>
        </w:rPr>
      </w:pPr>
      <w:r>
        <w:rPr>
          <w:color w:val="auto"/>
          <w:sz w:val="22"/>
          <w:szCs w:val="22"/>
          <w:lang w:val="es-ES"/>
        </w:rPr>
        <w:t>L</w:t>
      </w:r>
      <w:r w:rsidR="009A4BB1">
        <w:rPr>
          <w:color w:val="auto"/>
          <w:sz w:val="22"/>
          <w:szCs w:val="22"/>
          <w:lang w:val="es-ES"/>
        </w:rPr>
        <w:t xml:space="preserve">as </w:t>
      </w:r>
      <w:r>
        <w:rPr>
          <w:color w:val="auto"/>
          <w:sz w:val="22"/>
          <w:szCs w:val="22"/>
          <w:lang w:val="es-ES"/>
        </w:rPr>
        <w:t xml:space="preserve">4 </w:t>
      </w:r>
      <w:r w:rsidR="009A4BB1">
        <w:rPr>
          <w:color w:val="auto"/>
          <w:sz w:val="22"/>
          <w:szCs w:val="22"/>
          <w:lang w:val="es-ES"/>
        </w:rPr>
        <w:t xml:space="preserve">justificaciones que se etiquetan como razonables en la categoría amarilla argumentaban lo mismo: los conceptos son iguales porque la unidad de medida es la misma. Esto pudo haber sido una idea inducida de sesiones previas del curso en las que la profesora argumentaba que dos magnitudes no eran iguales </w:t>
      </w:r>
      <w:r w:rsidR="005E2E3C">
        <w:rPr>
          <w:color w:val="auto"/>
          <w:sz w:val="22"/>
          <w:szCs w:val="22"/>
          <w:lang w:val="es-ES"/>
        </w:rPr>
        <w:t>al no ser</w:t>
      </w:r>
      <w:r w:rsidR="009A4BB1">
        <w:rPr>
          <w:color w:val="auto"/>
          <w:sz w:val="22"/>
          <w:szCs w:val="22"/>
          <w:lang w:val="es-ES"/>
        </w:rPr>
        <w:t xml:space="preserve"> iguales sus unidades de medida</w:t>
      </w:r>
      <w:r>
        <w:rPr>
          <w:color w:val="auto"/>
          <w:sz w:val="22"/>
          <w:szCs w:val="22"/>
          <w:lang w:val="es-ES"/>
        </w:rPr>
        <w:t>.</w:t>
      </w:r>
      <w:r w:rsidR="009A4BB1">
        <w:rPr>
          <w:color w:val="auto"/>
          <w:sz w:val="22"/>
          <w:szCs w:val="22"/>
          <w:lang w:val="es-ES"/>
        </w:rPr>
        <w:t xml:space="preserve"> </w:t>
      </w:r>
      <w:r>
        <w:rPr>
          <w:color w:val="auto"/>
          <w:sz w:val="22"/>
          <w:szCs w:val="22"/>
          <w:lang w:val="es-ES"/>
        </w:rPr>
        <w:t xml:space="preserve">Esta presencia de la </w:t>
      </w:r>
      <w:r w:rsidR="000C1A6F">
        <w:rPr>
          <w:color w:val="auto"/>
          <w:sz w:val="22"/>
          <w:szCs w:val="22"/>
          <w:lang w:val="es-ES"/>
        </w:rPr>
        <w:t>falacia de afirmación del consecuente es más común en adolescentes que en adultos</w:t>
      </w:r>
      <w:r w:rsidR="00C15F0E">
        <w:rPr>
          <w:color w:val="auto"/>
          <w:sz w:val="22"/>
          <w:szCs w:val="22"/>
          <w:lang w:val="es-ES"/>
        </w:rPr>
        <w:t xml:space="preserve">, como demuestran estudios como el de (AUTOR, TÍTULO), debido </w:t>
      </w:r>
      <w:r w:rsidR="005F2EA0">
        <w:rPr>
          <w:color w:val="auto"/>
          <w:sz w:val="22"/>
          <w:szCs w:val="22"/>
          <w:lang w:val="es-ES"/>
        </w:rPr>
        <w:t>a que su desarrollo cognitivo está en curso.</w:t>
      </w:r>
    </w:p>
    <w:p w14:paraId="1FE0F755" w14:textId="77777777" w:rsidR="009A4BB1" w:rsidRDefault="009A4BB1" w:rsidP="00800226">
      <w:pPr>
        <w:pStyle w:val="Default"/>
        <w:spacing w:after="59"/>
        <w:jc w:val="both"/>
        <w:rPr>
          <w:b/>
          <w:bCs/>
          <w:color w:val="auto"/>
          <w:sz w:val="22"/>
          <w:szCs w:val="22"/>
          <w:lang w:val="es-ES"/>
        </w:rPr>
      </w:pPr>
    </w:p>
    <w:p w14:paraId="59B7C906" w14:textId="60C27A76" w:rsidR="001264EF" w:rsidRDefault="001264EF" w:rsidP="00800226">
      <w:pPr>
        <w:pStyle w:val="Default"/>
        <w:spacing w:after="59"/>
        <w:jc w:val="both"/>
        <w:rPr>
          <w:b/>
          <w:bCs/>
          <w:color w:val="auto"/>
          <w:sz w:val="22"/>
          <w:szCs w:val="22"/>
          <w:lang w:val="es-ES"/>
        </w:rPr>
      </w:pPr>
      <w:r>
        <w:rPr>
          <w:b/>
          <w:bCs/>
          <w:color w:val="auto"/>
          <w:sz w:val="22"/>
          <w:szCs w:val="22"/>
          <w:lang w:val="es-ES"/>
        </w:rPr>
        <w:t>CATEGORIZACIÓN DE RESPUESTAS A LA PREGUNTA 2:</w:t>
      </w:r>
    </w:p>
    <w:p w14:paraId="7AA7E130" w14:textId="77777777" w:rsidR="001264EF" w:rsidRPr="00894565" w:rsidRDefault="001264EF" w:rsidP="00800226">
      <w:pPr>
        <w:pStyle w:val="Default"/>
        <w:spacing w:after="59"/>
        <w:jc w:val="both"/>
        <w:rPr>
          <w:b/>
          <w:bCs/>
          <w:color w:val="auto"/>
          <w:sz w:val="22"/>
          <w:szCs w:val="22"/>
          <w:lang w:val="es-ES"/>
        </w:rPr>
      </w:pPr>
      <w:r w:rsidRPr="00894565">
        <w:rPr>
          <w:b/>
          <w:bCs/>
          <w:color w:val="auto"/>
          <w:sz w:val="22"/>
          <w:szCs w:val="22"/>
          <w:lang w:val="es-ES"/>
        </w:rPr>
        <w:t>¿La velocidad de un móvil es absoluta o depende del sistema de referencia? Justifica tu respuesta.</w:t>
      </w:r>
    </w:p>
    <w:p w14:paraId="2936BE4B" w14:textId="77777777" w:rsidR="008C592D" w:rsidRDefault="008C592D" w:rsidP="00800226">
      <w:pPr>
        <w:pStyle w:val="Default"/>
        <w:spacing w:after="59"/>
        <w:jc w:val="both"/>
        <w:rPr>
          <w:sz w:val="22"/>
          <w:szCs w:val="22"/>
          <w:lang w:val="es-ES"/>
        </w:rPr>
      </w:pPr>
    </w:p>
    <w:p w14:paraId="141272D2" w14:textId="65120194" w:rsidR="008C592D" w:rsidRDefault="00DB50C4" w:rsidP="00800226">
      <w:pPr>
        <w:pStyle w:val="Default"/>
        <w:spacing w:after="59"/>
        <w:jc w:val="both"/>
        <w:rPr>
          <w:sz w:val="22"/>
          <w:szCs w:val="22"/>
          <w:lang w:val="es-ES"/>
        </w:rPr>
      </w:pPr>
      <w:r>
        <w:rPr>
          <w:sz w:val="22"/>
          <w:szCs w:val="22"/>
          <w:lang w:val="es-ES"/>
        </w:rPr>
        <w:t xml:space="preserve">La figura </w:t>
      </w:r>
      <w:r w:rsidR="007F5313">
        <w:rPr>
          <w:sz w:val="22"/>
          <w:szCs w:val="22"/>
          <w:lang w:val="es-ES"/>
        </w:rPr>
        <w:t>5</w:t>
      </w:r>
      <w:r>
        <w:rPr>
          <w:sz w:val="22"/>
          <w:szCs w:val="22"/>
          <w:lang w:val="es-ES"/>
        </w:rPr>
        <w:t xml:space="preserve"> muestra los resultados de la pregunta 2</w:t>
      </w:r>
      <w:r w:rsidR="000C5A22">
        <w:rPr>
          <w:sz w:val="22"/>
          <w:szCs w:val="22"/>
          <w:lang w:val="es-ES"/>
        </w:rPr>
        <w:t xml:space="preserve"> del cuestionario.</w:t>
      </w:r>
    </w:p>
    <w:p w14:paraId="67F45B12" w14:textId="77777777" w:rsidR="007F5313" w:rsidRDefault="00F10CB6" w:rsidP="007F5313">
      <w:pPr>
        <w:pStyle w:val="Default"/>
        <w:keepNext/>
        <w:spacing w:after="59"/>
      </w:pPr>
      <w:r w:rsidRPr="00F10CB6">
        <w:rPr>
          <w:noProof/>
          <w:sz w:val="22"/>
          <w:szCs w:val="22"/>
          <w:lang w:val="es-ES"/>
        </w:rPr>
        <w:lastRenderedPageBreak/>
        <w:drawing>
          <wp:inline distT="0" distB="0" distL="0" distR="0" wp14:anchorId="1FB846CC" wp14:editId="7B80CC62">
            <wp:extent cx="5875529" cy="3894157"/>
            <wp:effectExtent l="0" t="0" r="0" b="0"/>
            <wp:docPr id="621401758"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01758" name="Picture 1" descr="A picture containing text, diagram, plan, screenshot&#10;&#10;Description automatically generated"/>
                    <pic:cNvPicPr/>
                  </pic:nvPicPr>
                  <pic:blipFill>
                    <a:blip r:embed="rId17"/>
                    <a:stretch>
                      <a:fillRect/>
                    </a:stretch>
                  </pic:blipFill>
                  <pic:spPr>
                    <a:xfrm>
                      <a:off x="0" y="0"/>
                      <a:ext cx="5875529" cy="3894157"/>
                    </a:xfrm>
                    <a:prstGeom prst="rect">
                      <a:avLst/>
                    </a:prstGeom>
                  </pic:spPr>
                </pic:pic>
              </a:graphicData>
            </a:graphic>
          </wp:inline>
        </w:drawing>
      </w:r>
    </w:p>
    <w:p w14:paraId="775730B5" w14:textId="36A9FD41" w:rsidR="008C592D" w:rsidRDefault="007F5313" w:rsidP="007F5313">
      <w:pPr>
        <w:pStyle w:val="Descripcin"/>
        <w:rPr>
          <w:sz w:val="22"/>
          <w:szCs w:val="22"/>
          <w:lang w:val="es-ES"/>
        </w:rPr>
      </w:pPr>
      <w:r w:rsidRPr="007F5313">
        <w:rPr>
          <w:lang w:val="es-ES"/>
        </w:rPr>
        <w:t xml:space="preserve">Figura </w:t>
      </w:r>
      <w:r>
        <w:fldChar w:fldCharType="begin"/>
      </w:r>
      <w:r w:rsidRPr="007F5313">
        <w:rPr>
          <w:lang w:val="es-ES"/>
        </w:rPr>
        <w:instrText xml:space="preserve"> SEQ Figura \* ARABIC </w:instrText>
      </w:r>
      <w:r>
        <w:fldChar w:fldCharType="separate"/>
      </w:r>
      <w:r w:rsidR="00D607A6">
        <w:rPr>
          <w:noProof/>
          <w:lang w:val="es-ES"/>
        </w:rPr>
        <w:t>5</w:t>
      </w:r>
      <w:r>
        <w:fldChar w:fldCharType="end"/>
      </w:r>
      <w:r w:rsidRPr="007F5313">
        <w:rPr>
          <w:lang w:val="es-ES"/>
        </w:rPr>
        <w:t>. Cambio conceptual de las respuestas a la pregunta 2 sobre sistemas de referencia.</w:t>
      </w:r>
    </w:p>
    <w:p w14:paraId="1651D467" w14:textId="77777777" w:rsidR="0011206B" w:rsidRDefault="0011206B" w:rsidP="00246DEA">
      <w:pPr>
        <w:pStyle w:val="Default"/>
        <w:spacing w:after="59"/>
        <w:rPr>
          <w:sz w:val="22"/>
          <w:szCs w:val="22"/>
          <w:lang w:val="es-ES"/>
        </w:rPr>
      </w:pPr>
    </w:p>
    <w:p w14:paraId="69CB12CD" w14:textId="68761D60" w:rsidR="000830BD" w:rsidRDefault="002F2743" w:rsidP="0011206B">
      <w:pPr>
        <w:pStyle w:val="Default"/>
        <w:spacing w:after="59"/>
        <w:jc w:val="both"/>
        <w:rPr>
          <w:sz w:val="22"/>
          <w:szCs w:val="22"/>
          <w:lang w:val="es-ES"/>
        </w:rPr>
      </w:pPr>
      <w:r>
        <w:rPr>
          <w:sz w:val="22"/>
          <w:szCs w:val="22"/>
          <w:lang w:val="es-ES"/>
        </w:rPr>
        <w:t>De manera similar a la pregunta anterior, aquí las respuestas erróneas reflejan directamente la CASR1 encontrada en la literatura, mientras que las correctas muestran la CCSR1.</w:t>
      </w:r>
    </w:p>
    <w:p w14:paraId="35BBCE4A" w14:textId="77777777" w:rsidR="002F2743" w:rsidRDefault="002F2743" w:rsidP="0011206B">
      <w:pPr>
        <w:pStyle w:val="Default"/>
        <w:spacing w:after="59"/>
        <w:jc w:val="both"/>
        <w:rPr>
          <w:color w:val="auto"/>
          <w:sz w:val="22"/>
          <w:szCs w:val="22"/>
          <w:lang w:val="es-ES"/>
        </w:rPr>
      </w:pPr>
    </w:p>
    <w:p w14:paraId="238D752E" w14:textId="5ED8943D" w:rsidR="00D92210" w:rsidRDefault="00361FE8" w:rsidP="0011206B">
      <w:pPr>
        <w:pStyle w:val="Default"/>
        <w:spacing w:after="59"/>
        <w:jc w:val="both"/>
        <w:rPr>
          <w:color w:val="auto"/>
          <w:sz w:val="22"/>
          <w:szCs w:val="22"/>
          <w:lang w:val="es-ES"/>
        </w:rPr>
      </w:pPr>
      <w:r w:rsidRPr="00D92210">
        <w:rPr>
          <w:color w:val="auto"/>
          <w:sz w:val="22"/>
          <w:szCs w:val="22"/>
          <w:lang w:val="es-ES"/>
        </w:rPr>
        <w:t>A</w:t>
      </w:r>
      <w:r w:rsidR="00013684" w:rsidRPr="00D92210">
        <w:rPr>
          <w:color w:val="auto"/>
          <w:sz w:val="22"/>
          <w:szCs w:val="22"/>
          <w:lang w:val="es-ES"/>
        </w:rPr>
        <w:t xml:space="preserve">ntes de la intervención hay </w:t>
      </w:r>
      <w:r w:rsidR="0009503C">
        <w:rPr>
          <w:color w:val="auto"/>
          <w:sz w:val="22"/>
          <w:szCs w:val="22"/>
          <w:lang w:val="es-ES"/>
        </w:rPr>
        <w:t xml:space="preserve">un </w:t>
      </w:r>
      <w:r w:rsidR="001D568D">
        <w:rPr>
          <w:color w:val="auto"/>
          <w:sz w:val="22"/>
          <w:szCs w:val="22"/>
          <w:lang w:val="es-ES"/>
        </w:rPr>
        <w:t>48% (</w:t>
      </w:r>
      <w:r w:rsidR="00013684" w:rsidRPr="00D92210">
        <w:rPr>
          <w:color w:val="auto"/>
          <w:sz w:val="22"/>
          <w:szCs w:val="22"/>
          <w:lang w:val="es-ES"/>
        </w:rPr>
        <w:t>10 / 21</w:t>
      </w:r>
      <w:r w:rsidR="001D568D">
        <w:rPr>
          <w:color w:val="auto"/>
          <w:sz w:val="22"/>
          <w:szCs w:val="22"/>
          <w:lang w:val="es-ES"/>
        </w:rPr>
        <w:t>) de</w:t>
      </w:r>
      <w:r w:rsidR="00013684" w:rsidRPr="00D92210">
        <w:rPr>
          <w:color w:val="auto"/>
          <w:sz w:val="22"/>
          <w:szCs w:val="22"/>
          <w:lang w:val="es-ES"/>
        </w:rPr>
        <w:t xml:space="preserve"> concepciones correctas</w:t>
      </w:r>
      <w:r w:rsidR="004A78F5" w:rsidRPr="00D92210">
        <w:rPr>
          <w:color w:val="auto"/>
          <w:sz w:val="22"/>
          <w:szCs w:val="22"/>
          <w:lang w:val="es-ES"/>
        </w:rPr>
        <w:t>.</w:t>
      </w:r>
      <w:r w:rsidR="002E6D8B" w:rsidRPr="00D92210">
        <w:rPr>
          <w:color w:val="auto"/>
          <w:sz w:val="22"/>
          <w:szCs w:val="22"/>
          <w:lang w:val="es-ES"/>
        </w:rPr>
        <w:t xml:space="preserve"> </w:t>
      </w:r>
      <w:r w:rsidR="000830BD" w:rsidRPr="00D92210">
        <w:rPr>
          <w:color w:val="auto"/>
          <w:sz w:val="22"/>
          <w:szCs w:val="22"/>
          <w:lang w:val="es-ES"/>
        </w:rPr>
        <w:t>D</w:t>
      </w:r>
      <w:r w:rsidR="00013684" w:rsidRPr="00D92210">
        <w:rPr>
          <w:color w:val="auto"/>
          <w:sz w:val="22"/>
          <w:szCs w:val="22"/>
          <w:lang w:val="es-ES"/>
        </w:rPr>
        <w:t xml:space="preserve">espués, los aciertos ascienden a </w:t>
      </w:r>
      <w:r w:rsidR="002E0281">
        <w:rPr>
          <w:color w:val="auto"/>
          <w:sz w:val="22"/>
          <w:szCs w:val="22"/>
          <w:lang w:val="es-ES"/>
        </w:rPr>
        <w:t>un 67% (</w:t>
      </w:r>
      <w:r w:rsidR="00013684" w:rsidRPr="00D92210">
        <w:rPr>
          <w:color w:val="auto"/>
          <w:sz w:val="22"/>
          <w:szCs w:val="22"/>
          <w:lang w:val="es-ES"/>
        </w:rPr>
        <w:t>14 / 21</w:t>
      </w:r>
      <w:r w:rsidR="002E0281">
        <w:rPr>
          <w:color w:val="auto"/>
          <w:sz w:val="22"/>
          <w:szCs w:val="22"/>
          <w:lang w:val="es-ES"/>
        </w:rPr>
        <w:t>)</w:t>
      </w:r>
      <w:r w:rsidR="00686921" w:rsidRPr="00D92210">
        <w:rPr>
          <w:color w:val="auto"/>
          <w:sz w:val="22"/>
          <w:szCs w:val="22"/>
          <w:lang w:val="es-ES"/>
        </w:rPr>
        <w:t>.</w:t>
      </w:r>
      <w:r w:rsidR="00E03830">
        <w:rPr>
          <w:color w:val="auto"/>
          <w:sz w:val="22"/>
          <w:szCs w:val="22"/>
          <w:lang w:val="es-ES"/>
        </w:rPr>
        <w:t xml:space="preserve"> </w:t>
      </w:r>
      <w:r w:rsidR="00AA7C9C">
        <w:rPr>
          <w:color w:val="auto"/>
          <w:sz w:val="22"/>
          <w:szCs w:val="22"/>
          <w:lang w:val="es-ES"/>
        </w:rPr>
        <w:t xml:space="preserve">Parece que la hay una evolución </w:t>
      </w:r>
      <w:r w:rsidR="00787CD9">
        <w:rPr>
          <w:color w:val="auto"/>
          <w:sz w:val="22"/>
          <w:szCs w:val="22"/>
          <w:lang w:val="es-ES"/>
        </w:rPr>
        <w:t xml:space="preserve">global </w:t>
      </w:r>
      <w:r w:rsidR="00AA7C9C">
        <w:rPr>
          <w:color w:val="auto"/>
          <w:sz w:val="22"/>
          <w:szCs w:val="22"/>
          <w:lang w:val="es-ES"/>
        </w:rPr>
        <w:t>favorable en la corrección de las respuestas.</w:t>
      </w:r>
    </w:p>
    <w:p w14:paraId="40AD2187" w14:textId="77777777" w:rsidR="00A226A9" w:rsidRDefault="00A226A9" w:rsidP="0011206B">
      <w:pPr>
        <w:pStyle w:val="Default"/>
        <w:spacing w:after="59"/>
        <w:jc w:val="both"/>
        <w:rPr>
          <w:color w:val="auto"/>
          <w:sz w:val="22"/>
          <w:szCs w:val="22"/>
          <w:lang w:val="es-ES"/>
        </w:rPr>
      </w:pPr>
    </w:p>
    <w:p w14:paraId="40AF4046" w14:textId="25A75335" w:rsidR="00E57C22" w:rsidRDefault="000F47BE" w:rsidP="0011206B">
      <w:pPr>
        <w:pStyle w:val="Default"/>
        <w:spacing w:after="59"/>
        <w:jc w:val="both"/>
        <w:rPr>
          <w:color w:val="auto"/>
          <w:sz w:val="22"/>
          <w:szCs w:val="22"/>
          <w:lang w:val="es-ES"/>
        </w:rPr>
      </w:pPr>
      <w:r w:rsidRPr="00D92210">
        <w:rPr>
          <w:color w:val="auto"/>
          <w:sz w:val="22"/>
          <w:szCs w:val="22"/>
          <w:lang w:val="es-ES"/>
        </w:rPr>
        <w:t xml:space="preserve">Se observa que tantas como </w:t>
      </w:r>
      <w:r w:rsidR="00A226A9">
        <w:rPr>
          <w:color w:val="auto"/>
          <w:sz w:val="22"/>
          <w:szCs w:val="22"/>
          <w:lang w:val="es-ES"/>
        </w:rPr>
        <w:t xml:space="preserve">el </w:t>
      </w:r>
      <w:r w:rsidR="003B670F">
        <w:rPr>
          <w:color w:val="auto"/>
          <w:sz w:val="22"/>
          <w:szCs w:val="22"/>
          <w:lang w:val="es-ES"/>
        </w:rPr>
        <w:t>71% (</w:t>
      </w:r>
      <w:r w:rsidR="00464812" w:rsidRPr="00D92210">
        <w:rPr>
          <w:color w:val="auto"/>
          <w:sz w:val="22"/>
          <w:szCs w:val="22"/>
          <w:lang w:val="es-ES"/>
        </w:rPr>
        <w:t>1</w:t>
      </w:r>
      <w:r w:rsidR="000711A6" w:rsidRPr="00D92210">
        <w:rPr>
          <w:color w:val="auto"/>
          <w:sz w:val="22"/>
          <w:szCs w:val="22"/>
          <w:lang w:val="es-ES"/>
        </w:rPr>
        <w:t>5</w:t>
      </w:r>
      <w:r w:rsidR="003B670F">
        <w:rPr>
          <w:color w:val="auto"/>
          <w:sz w:val="22"/>
          <w:szCs w:val="22"/>
          <w:lang w:val="es-ES"/>
        </w:rPr>
        <w:t xml:space="preserve"> </w:t>
      </w:r>
      <w:r w:rsidR="00464812" w:rsidRPr="00D92210">
        <w:rPr>
          <w:color w:val="auto"/>
          <w:sz w:val="22"/>
          <w:szCs w:val="22"/>
          <w:lang w:val="es-ES"/>
        </w:rPr>
        <w:t>/</w:t>
      </w:r>
      <w:r w:rsidR="003B670F">
        <w:rPr>
          <w:color w:val="auto"/>
          <w:sz w:val="22"/>
          <w:szCs w:val="22"/>
          <w:lang w:val="es-ES"/>
        </w:rPr>
        <w:t xml:space="preserve"> </w:t>
      </w:r>
      <w:r w:rsidR="00464812" w:rsidRPr="00D92210">
        <w:rPr>
          <w:color w:val="auto"/>
          <w:sz w:val="22"/>
          <w:szCs w:val="22"/>
          <w:lang w:val="es-ES"/>
        </w:rPr>
        <w:t>21</w:t>
      </w:r>
      <w:r w:rsidR="003B670F">
        <w:rPr>
          <w:color w:val="auto"/>
          <w:sz w:val="22"/>
          <w:szCs w:val="22"/>
          <w:lang w:val="es-ES"/>
        </w:rPr>
        <w:t>)</w:t>
      </w:r>
      <w:r w:rsidR="00464812" w:rsidRPr="00D92210">
        <w:rPr>
          <w:color w:val="auto"/>
          <w:sz w:val="22"/>
          <w:szCs w:val="22"/>
          <w:lang w:val="es-ES"/>
        </w:rPr>
        <w:t xml:space="preserve"> incrementan su nivel de corrección o permanecen correctas</w:t>
      </w:r>
      <w:r w:rsidR="00424808" w:rsidRPr="00D92210">
        <w:rPr>
          <w:color w:val="auto"/>
          <w:sz w:val="22"/>
          <w:szCs w:val="22"/>
          <w:lang w:val="es-ES"/>
        </w:rPr>
        <w:t>.</w:t>
      </w:r>
      <w:r w:rsidR="00086CEC" w:rsidRPr="00D92210">
        <w:rPr>
          <w:color w:val="auto"/>
          <w:sz w:val="22"/>
          <w:szCs w:val="22"/>
          <w:lang w:val="es-ES"/>
        </w:rPr>
        <w:t xml:space="preserve"> De</w:t>
      </w:r>
      <w:r w:rsidR="0044491E">
        <w:rPr>
          <w:color w:val="auto"/>
          <w:sz w:val="22"/>
          <w:szCs w:val="22"/>
          <w:lang w:val="es-ES"/>
        </w:rPr>
        <w:t xml:space="preserve">l </w:t>
      </w:r>
      <w:r w:rsidR="0049089B">
        <w:rPr>
          <w:color w:val="auto"/>
          <w:sz w:val="22"/>
          <w:szCs w:val="22"/>
          <w:lang w:val="es-ES"/>
        </w:rPr>
        <w:t>29% (</w:t>
      </w:r>
      <w:r w:rsidR="00086CEC" w:rsidRPr="00D92210">
        <w:rPr>
          <w:color w:val="auto"/>
          <w:sz w:val="22"/>
          <w:szCs w:val="22"/>
          <w:lang w:val="es-ES"/>
        </w:rPr>
        <w:t>6/21</w:t>
      </w:r>
      <w:r w:rsidR="0049089B">
        <w:rPr>
          <w:color w:val="auto"/>
          <w:sz w:val="22"/>
          <w:szCs w:val="22"/>
          <w:lang w:val="es-ES"/>
        </w:rPr>
        <w:t>)</w:t>
      </w:r>
      <w:r w:rsidR="00086CEC" w:rsidRPr="00D92210">
        <w:rPr>
          <w:color w:val="auto"/>
          <w:sz w:val="22"/>
          <w:szCs w:val="22"/>
          <w:lang w:val="es-ES"/>
        </w:rPr>
        <w:t xml:space="preserve"> que </w:t>
      </w:r>
      <w:r w:rsidR="0095560E" w:rsidRPr="00D92210">
        <w:rPr>
          <w:color w:val="auto"/>
          <w:sz w:val="22"/>
          <w:szCs w:val="22"/>
          <w:lang w:val="es-ES"/>
        </w:rPr>
        <w:t xml:space="preserve">disminuyen su nivel de corrección o permanecen incorrectas, se puede apreciar que </w:t>
      </w:r>
      <w:r w:rsidR="00603628">
        <w:rPr>
          <w:color w:val="auto"/>
          <w:sz w:val="22"/>
          <w:szCs w:val="22"/>
          <w:lang w:val="es-ES"/>
        </w:rPr>
        <w:t xml:space="preserve">se trata de respuestas injustificadas, ya sean iniciales o finales. </w:t>
      </w:r>
      <w:r w:rsidR="00BC21AC" w:rsidRPr="00D92210">
        <w:rPr>
          <w:color w:val="auto"/>
          <w:sz w:val="22"/>
          <w:szCs w:val="22"/>
          <w:lang w:val="es-ES"/>
        </w:rPr>
        <w:t xml:space="preserve">Esto podría </w:t>
      </w:r>
      <w:r w:rsidR="00F51C6C" w:rsidRPr="00D92210">
        <w:rPr>
          <w:color w:val="auto"/>
          <w:sz w:val="22"/>
          <w:szCs w:val="22"/>
          <w:lang w:val="es-ES"/>
        </w:rPr>
        <w:t xml:space="preserve">sugerir que los alumnos </w:t>
      </w:r>
      <w:r w:rsidR="001A76EC">
        <w:rPr>
          <w:color w:val="auto"/>
          <w:sz w:val="22"/>
          <w:szCs w:val="22"/>
          <w:lang w:val="es-ES"/>
        </w:rPr>
        <w:t>habrían</w:t>
      </w:r>
      <w:r w:rsidR="00F51C6C" w:rsidRPr="00D92210">
        <w:rPr>
          <w:color w:val="auto"/>
          <w:sz w:val="22"/>
          <w:szCs w:val="22"/>
          <w:lang w:val="es-ES"/>
        </w:rPr>
        <w:t xml:space="preserve"> podido adivinar correctamente la respuesta al inicio y herrar en la adivinación al final</w:t>
      </w:r>
      <w:r w:rsidR="002643B7" w:rsidRPr="00D92210">
        <w:rPr>
          <w:color w:val="auto"/>
          <w:sz w:val="22"/>
          <w:szCs w:val="22"/>
          <w:lang w:val="es-ES"/>
        </w:rPr>
        <w:t xml:space="preserve">. Podría tratarse de estudiantes que no atendieron al ejemplo de Science Bits, aunque no hay manera de confirmarlo. </w:t>
      </w:r>
    </w:p>
    <w:p w14:paraId="0AA5A60C" w14:textId="77777777" w:rsidR="006F0220" w:rsidRDefault="006F0220" w:rsidP="0011206B">
      <w:pPr>
        <w:pStyle w:val="Default"/>
        <w:spacing w:after="59"/>
        <w:jc w:val="both"/>
        <w:rPr>
          <w:color w:val="auto"/>
          <w:sz w:val="22"/>
          <w:szCs w:val="22"/>
          <w:lang w:val="es-ES"/>
        </w:rPr>
      </w:pPr>
    </w:p>
    <w:p w14:paraId="2A88786E" w14:textId="17A5CE75" w:rsidR="007B1200" w:rsidRPr="007B1200" w:rsidRDefault="007B1200" w:rsidP="0011206B">
      <w:pPr>
        <w:pStyle w:val="Default"/>
        <w:spacing w:after="59"/>
        <w:jc w:val="both"/>
        <w:rPr>
          <w:color w:val="auto"/>
          <w:sz w:val="22"/>
          <w:szCs w:val="22"/>
          <w:lang w:val="es-ES"/>
        </w:rPr>
      </w:pPr>
      <w:r w:rsidRPr="005439B1">
        <w:rPr>
          <w:color w:val="auto"/>
          <w:sz w:val="22"/>
          <w:szCs w:val="22"/>
          <w:lang w:val="es-ES"/>
        </w:rPr>
        <w:t xml:space="preserve">Parece que la simulación vista en Science Bits (figura </w:t>
      </w:r>
      <w:r w:rsidR="000503E8">
        <w:rPr>
          <w:color w:val="auto"/>
          <w:sz w:val="22"/>
          <w:szCs w:val="22"/>
          <w:lang w:val="es-ES"/>
        </w:rPr>
        <w:t>6</w:t>
      </w:r>
      <w:r w:rsidRPr="005439B1">
        <w:rPr>
          <w:color w:val="auto"/>
          <w:sz w:val="22"/>
          <w:szCs w:val="22"/>
          <w:lang w:val="es-ES"/>
        </w:rPr>
        <w:t xml:space="preserve">) ayuda a los pupilos a justificar sus respuestas correctas, ya que antes de la intervención, </w:t>
      </w:r>
      <w:r w:rsidR="00542167">
        <w:rPr>
          <w:color w:val="auto"/>
          <w:sz w:val="22"/>
          <w:szCs w:val="22"/>
          <w:lang w:val="es-ES"/>
        </w:rPr>
        <w:t>solo el 10% (</w:t>
      </w:r>
      <w:r w:rsidRPr="005439B1">
        <w:rPr>
          <w:color w:val="auto"/>
          <w:sz w:val="22"/>
          <w:szCs w:val="22"/>
          <w:lang w:val="es-ES"/>
        </w:rPr>
        <w:t>2 / 21</w:t>
      </w:r>
      <w:r w:rsidR="00542167">
        <w:rPr>
          <w:color w:val="auto"/>
          <w:sz w:val="22"/>
          <w:szCs w:val="22"/>
          <w:lang w:val="es-ES"/>
        </w:rPr>
        <w:t>)</w:t>
      </w:r>
      <w:r w:rsidRPr="005439B1">
        <w:rPr>
          <w:color w:val="auto"/>
          <w:sz w:val="22"/>
          <w:szCs w:val="22"/>
          <w:lang w:val="es-ES"/>
        </w:rPr>
        <w:t xml:space="preserve"> son capaces de justificar la respuesta con otros ejemplos, mientras que tantos como </w:t>
      </w:r>
      <w:r w:rsidR="00707D39">
        <w:rPr>
          <w:color w:val="auto"/>
          <w:sz w:val="22"/>
          <w:szCs w:val="22"/>
          <w:lang w:val="es-ES"/>
        </w:rPr>
        <w:t>el 38% (</w:t>
      </w:r>
      <w:r w:rsidRPr="005439B1">
        <w:rPr>
          <w:color w:val="auto"/>
          <w:sz w:val="22"/>
          <w:szCs w:val="22"/>
          <w:lang w:val="es-ES"/>
        </w:rPr>
        <w:t>8 / 21</w:t>
      </w:r>
      <w:r w:rsidR="00707D39">
        <w:rPr>
          <w:color w:val="auto"/>
          <w:sz w:val="22"/>
          <w:szCs w:val="22"/>
          <w:lang w:val="es-ES"/>
        </w:rPr>
        <w:t>)</w:t>
      </w:r>
      <w:r w:rsidRPr="005439B1">
        <w:rPr>
          <w:color w:val="auto"/>
          <w:sz w:val="22"/>
          <w:szCs w:val="22"/>
          <w:lang w:val="es-ES"/>
        </w:rPr>
        <w:t xml:space="preserve"> incluyen el ejemplo de la simulación en la segunda iteración. </w:t>
      </w:r>
    </w:p>
    <w:p w14:paraId="781226C9" w14:textId="77777777" w:rsidR="00907DF6" w:rsidRDefault="00907DF6" w:rsidP="00DC4E0F">
      <w:pPr>
        <w:pStyle w:val="Default"/>
        <w:spacing w:after="59"/>
        <w:ind w:left="720"/>
        <w:rPr>
          <w:color w:val="auto"/>
          <w:sz w:val="22"/>
          <w:szCs w:val="22"/>
          <w:lang w:val="es-ES"/>
        </w:rPr>
      </w:pPr>
    </w:p>
    <w:p w14:paraId="7B9A4EEA" w14:textId="77777777" w:rsidR="000503E8" w:rsidRDefault="002F7C59" w:rsidP="000503E8">
      <w:pPr>
        <w:pStyle w:val="Default"/>
        <w:keepNext/>
        <w:spacing w:after="59"/>
      </w:pPr>
      <w:r w:rsidRPr="00C73319">
        <w:rPr>
          <w:noProof/>
          <w:lang w:val="es-ES"/>
        </w:rPr>
        <w:lastRenderedPageBreak/>
        <w:drawing>
          <wp:inline distT="0" distB="0" distL="0" distR="0" wp14:anchorId="6EFF8209" wp14:editId="5B2C90FF">
            <wp:extent cx="3548751" cy="2983832"/>
            <wp:effectExtent l="0" t="0" r="0" b="7620"/>
            <wp:docPr id="95392177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21777" name="Picture 1" descr="Graphical user interface&#10;&#10;Description automatically generated"/>
                    <pic:cNvPicPr/>
                  </pic:nvPicPr>
                  <pic:blipFill>
                    <a:blip r:embed="rId18"/>
                    <a:stretch>
                      <a:fillRect/>
                    </a:stretch>
                  </pic:blipFill>
                  <pic:spPr>
                    <a:xfrm>
                      <a:off x="0" y="0"/>
                      <a:ext cx="3558045" cy="2991647"/>
                    </a:xfrm>
                    <a:prstGeom prst="rect">
                      <a:avLst/>
                    </a:prstGeom>
                  </pic:spPr>
                </pic:pic>
              </a:graphicData>
            </a:graphic>
          </wp:inline>
        </w:drawing>
      </w:r>
    </w:p>
    <w:p w14:paraId="28ACDB08" w14:textId="0A18C0B5" w:rsidR="002F7C59" w:rsidRDefault="000503E8" w:rsidP="000503E8">
      <w:pPr>
        <w:pStyle w:val="Descripcin"/>
        <w:rPr>
          <w:color w:val="auto"/>
          <w:sz w:val="22"/>
          <w:szCs w:val="22"/>
          <w:lang w:val="es-ES"/>
        </w:rPr>
      </w:pPr>
      <w:r w:rsidRPr="000503E8">
        <w:rPr>
          <w:lang w:val="es-ES"/>
        </w:rPr>
        <w:t xml:space="preserve">Figura </w:t>
      </w:r>
      <w:r>
        <w:fldChar w:fldCharType="begin"/>
      </w:r>
      <w:r w:rsidRPr="000503E8">
        <w:rPr>
          <w:lang w:val="es-ES"/>
        </w:rPr>
        <w:instrText xml:space="preserve"> SEQ Figura \* ARABIC </w:instrText>
      </w:r>
      <w:r>
        <w:fldChar w:fldCharType="separate"/>
      </w:r>
      <w:r w:rsidR="00D607A6">
        <w:rPr>
          <w:noProof/>
          <w:lang w:val="es-ES"/>
        </w:rPr>
        <w:t>6</w:t>
      </w:r>
      <w:r>
        <w:fldChar w:fldCharType="end"/>
      </w:r>
      <w:r w:rsidRPr="000503E8">
        <w:rPr>
          <w:lang w:val="es-ES"/>
        </w:rPr>
        <w:t>. Fotograma de la simulación sobre sistemas de referencia en Science Bits.</w:t>
      </w:r>
    </w:p>
    <w:p w14:paraId="2B060333" w14:textId="77777777" w:rsidR="002F7C59" w:rsidRDefault="002F7C59" w:rsidP="00DC4E0F">
      <w:pPr>
        <w:pStyle w:val="Default"/>
        <w:spacing w:after="59"/>
        <w:ind w:left="720"/>
        <w:rPr>
          <w:color w:val="auto"/>
          <w:sz w:val="22"/>
          <w:szCs w:val="22"/>
          <w:lang w:val="es-ES"/>
        </w:rPr>
      </w:pPr>
    </w:p>
    <w:p w14:paraId="30F2FBE2" w14:textId="0AC9DFB4" w:rsidR="0034041D" w:rsidRDefault="00D76F28" w:rsidP="007E3E23">
      <w:pPr>
        <w:pStyle w:val="Default"/>
        <w:spacing w:after="59"/>
        <w:jc w:val="both"/>
        <w:rPr>
          <w:color w:val="auto"/>
          <w:sz w:val="22"/>
          <w:szCs w:val="22"/>
          <w:lang w:val="es-ES"/>
        </w:rPr>
      </w:pPr>
      <w:r>
        <w:rPr>
          <w:color w:val="auto"/>
          <w:sz w:val="22"/>
          <w:szCs w:val="22"/>
          <w:lang w:val="es-ES"/>
        </w:rPr>
        <w:t>P</w:t>
      </w:r>
      <w:r w:rsidR="00475A85">
        <w:rPr>
          <w:color w:val="auto"/>
          <w:sz w:val="22"/>
          <w:szCs w:val="22"/>
          <w:lang w:val="es-ES"/>
        </w:rPr>
        <w:t xml:space="preserve">rofundizando en </w:t>
      </w:r>
      <w:r w:rsidR="008E2731">
        <w:rPr>
          <w:color w:val="auto"/>
          <w:sz w:val="22"/>
          <w:szCs w:val="22"/>
          <w:lang w:val="es-ES"/>
        </w:rPr>
        <w:t>los datos brutos</w:t>
      </w:r>
      <w:r w:rsidR="00CF0F84">
        <w:rPr>
          <w:color w:val="auto"/>
          <w:sz w:val="22"/>
          <w:szCs w:val="22"/>
          <w:lang w:val="es-ES"/>
        </w:rPr>
        <w:t xml:space="preserve">, </w:t>
      </w:r>
      <w:r w:rsidR="0027763F">
        <w:rPr>
          <w:color w:val="auto"/>
          <w:sz w:val="22"/>
          <w:szCs w:val="22"/>
          <w:lang w:val="es-ES"/>
        </w:rPr>
        <w:t>se observa que</w:t>
      </w:r>
      <w:r w:rsidR="009E4A52">
        <w:rPr>
          <w:color w:val="auto"/>
          <w:sz w:val="22"/>
          <w:szCs w:val="22"/>
          <w:lang w:val="es-ES"/>
        </w:rPr>
        <w:t xml:space="preserve"> la </w:t>
      </w:r>
      <w:r>
        <w:rPr>
          <w:color w:val="auto"/>
          <w:sz w:val="22"/>
          <w:szCs w:val="22"/>
          <w:lang w:val="es-ES"/>
        </w:rPr>
        <w:t xml:space="preserve">única </w:t>
      </w:r>
      <w:r w:rsidR="00985717">
        <w:rPr>
          <w:color w:val="auto"/>
          <w:sz w:val="22"/>
          <w:szCs w:val="22"/>
          <w:lang w:val="es-ES"/>
        </w:rPr>
        <w:t>respuesta inicial</w:t>
      </w:r>
      <w:r w:rsidR="000C728A">
        <w:rPr>
          <w:color w:val="auto"/>
          <w:sz w:val="22"/>
          <w:szCs w:val="22"/>
          <w:lang w:val="es-ES"/>
        </w:rPr>
        <w:t xml:space="preserve"> </w:t>
      </w:r>
      <w:r w:rsidR="009E4A52">
        <w:rPr>
          <w:color w:val="auto"/>
          <w:sz w:val="22"/>
          <w:szCs w:val="22"/>
          <w:lang w:val="es-ES"/>
        </w:rPr>
        <w:t xml:space="preserve">calificada como </w:t>
      </w:r>
      <w:r w:rsidR="00194AEB">
        <w:rPr>
          <w:color w:val="auto"/>
          <w:sz w:val="22"/>
          <w:szCs w:val="22"/>
          <w:lang w:val="es-ES"/>
        </w:rPr>
        <w:t xml:space="preserve">“ABSOLUTA. Justificación </w:t>
      </w:r>
      <w:r w:rsidR="009E4A52">
        <w:rPr>
          <w:color w:val="auto"/>
          <w:sz w:val="22"/>
          <w:szCs w:val="22"/>
          <w:lang w:val="es-ES"/>
        </w:rPr>
        <w:t>razonable</w:t>
      </w:r>
      <w:r w:rsidR="00194AEB">
        <w:rPr>
          <w:color w:val="auto"/>
          <w:sz w:val="22"/>
          <w:szCs w:val="22"/>
          <w:lang w:val="es-ES"/>
        </w:rPr>
        <w:t>.”</w:t>
      </w:r>
      <w:r w:rsidR="00CE0078">
        <w:rPr>
          <w:color w:val="auto"/>
          <w:sz w:val="22"/>
          <w:szCs w:val="22"/>
          <w:lang w:val="es-ES"/>
        </w:rPr>
        <w:t xml:space="preserve"> es </w:t>
      </w:r>
      <w:r w:rsidR="0034041D">
        <w:rPr>
          <w:color w:val="auto"/>
          <w:sz w:val="22"/>
          <w:szCs w:val="22"/>
          <w:lang w:val="es-ES"/>
        </w:rPr>
        <w:t xml:space="preserve">la </w:t>
      </w:r>
      <w:r w:rsidR="005E4DF9">
        <w:rPr>
          <w:color w:val="auto"/>
          <w:sz w:val="22"/>
          <w:szCs w:val="22"/>
          <w:lang w:val="es-ES"/>
        </w:rPr>
        <w:t xml:space="preserve">mostrada en la figura </w:t>
      </w:r>
      <w:r w:rsidR="00AC2849">
        <w:rPr>
          <w:color w:val="auto"/>
          <w:sz w:val="22"/>
          <w:szCs w:val="22"/>
          <w:lang w:val="es-ES"/>
        </w:rPr>
        <w:t>7</w:t>
      </w:r>
      <w:r w:rsidR="005E4DF9">
        <w:rPr>
          <w:color w:val="auto"/>
          <w:sz w:val="22"/>
          <w:szCs w:val="22"/>
          <w:lang w:val="es-ES"/>
        </w:rPr>
        <w:t>:</w:t>
      </w:r>
    </w:p>
    <w:p w14:paraId="5467002C" w14:textId="6F9A61DF" w:rsidR="001145AF" w:rsidRDefault="001145AF" w:rsidP="007E3E23">
      <w:pPr>
        <w:pStyle w:val="Default"/>
        <w:spacing w:after="59"/>
        <w:jc w:val="both"/>
        <w:rPr>
          <w:color w:val="auto"/>
          <w:sz w:val="22"/>
          <w:szCs w:val="22"/>
          <w:lang w:val="es-ES"/>
        </w:rPr>
      </w:pPr>
      <w:bookmarkStart w:id="34" w:name="2._abs_pq_velocímetro_coche_marca_siempr"/>
      <w:bookmarkEnd w:id="34"/>
    </w:p>
    <w:p w14:paraId="6D38E280" w14:textId="77777777" w:rsidR="00215C14" w:rsidRDefault="00D6167A" w:rsidP="00215C14">
      <w:pPr>
        <w:pStyle w:val="Default"/>
        <w:keepNext/>
        <w:spacing w:after="59"/>
      </w:pPr>
      <w:r>
        <w:rPr>
          <w:noProof/>
        </w:rPr>
        <w:drawing>
          <wp:inline distT="0" distB="0" distL="0" distR="0" wp14:anchorId="0739E29F" wp14:editId="6D87F261">
            <wp:extent cx="5953760" cy="343535"/>
            <wp:effectExtent l="0" t="0" r="8890" b="0"/>
            <wp:docPr id="796211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3760" cy="343535"/>
                    </a:xfrm>
                    <a:prstGeom prst="rect">
                      <a:avLst/>
                    </a:prstGeom>
                    <a:noFill/>
                    <a:ln>
                      <a:noFill/>
                    </a:ln>
                  </pic:spPr>
                </pic:pic>
              </a:graphicData>
            </a:graphic>
          </wp:inline>
        </w:drawing>
      </w:r>
    </w:p>
    <w:p w14:paraId="6B0EA660" w14:textId="170D3B63" w:rsidR="00D6167A" w:rsidRDefault="00215C14" w:rsidP="00215C14">
      <w:pPr>
        <w:pStyle w:val="Descripcin"/>
        <w:rPr>
          <w:color w:val="auto"/>
          <w:sz w:val="22"/>
          <w:szCs w:val="22"/>
          <w:lang w:val="es-ES"/>
        </w:rPr>
      </w:pPr>
      <w:r w:rsidRPr="00215C14">
        <w:rPr>
          <w:lang w:val="es-ES"/>
        </w:rPr>
        <w:t xml:space="preserve">Figura </w:t>
      </w:r>
      <w:r>
        <w:fldChar w:fldCharType="begin"/>
      </w:r>
      <w:r w:rsidRPr="00215C14">
        <w:rPr>
          <w:lang w:val="es-ES"/>
        </w:rPr>
        <w:instrText xml:space="preserve"> SEQ Figura \* ARABIC </w:instrText>
      </w:r>
      <w:r>
        <w:fldChar w:fldCharType="separate"/>
      </w:r>
      <w:r w:rsidR="00D607A6">
        <w:rPr>
          <w:noProof/>
          <w:lang w:val="es-ES"/>
        </w:rPr>
        <w:t>7</w:t>
      </w:r>
      <w:r>
        <w:fldChar w:fldCharType="end"/>
      </w:r>
      <w:r w:rsidRPr="00215C14">
        <w:rPr>
          <w:lang w:val="es-ES"/>
        </w:rPr>
        <w:t>. Respuesta de un alumno a la pregunta 2 sobre sistemas de referencia.</w:t>
      </w:r>
    </w:p>
    <w:p w14:paraId="3CAD582F" w14:textId="77777777" w:rsidR="002F1F1F" w:rsidRDefault="002F1F1F" w:rsidP="002F1F1F">
      <w:pPr>
        <w:pStyle w:val="Default"/>
        <w:spacing w:after="59"/>
        <w:rPr>
          <w:color w:val="auto"/>
          <w:sz w:val="22"/>
          <w:szCs w:val="22"/>
          <w:lang w:val="es-ES"/>
        </w:rPr>
      </w:pPr>
    </w:p>
    <w:p w14:paraId="32EEB824" w14:textId="5BBD9A09" w:rsidR="004D009A" w:rsidRDefault="003410F7" w:rsidP="007E3E23">
      <w:pPr>
        <w:pStyle w:val="Default"/>
        <w:spacing w:after="59"/>
        <w:jc w:val="both"/>
        <w:rPr>
          <w:color w:val="auto"/>
          <w:sz w:val="22"/>
          <w:szCs w:val="22"/>
          <w:lang w:val="es-ES"/>
        </w:rPr>
      </w:pPr>
      <w:r>
        <w:rPr>
          <w:color w:val="auto"/>
          <w:sz w:val="22"/>
          <w:szCs w:val="22"/>
          <w:lang w:val="es-ES"/>
        </w:rPr>
        <w:t>E</w:t>
      </w:r>
      <w:r w:rsidR="002F1F1F">
        <w:rPr>
          <w:color w:val="auto"/>
          <w:sz w:val="22"/>
          <w:szCs w:val="22"/>
          <w:lang w:val="es-ES"/>
        </w:rPr>
        <w:t xml:space="preserve">l alumno interpreta el velocímetro del coche como única fuente de medida de velocidad, y de ahí el considerarla absoluta. Esto es un claro ejemplo de </w:t>
      </w:r>
      <w:r w:rsidR="00D41325">
        <w:rPr>
          <w:color w:val="auto"/>
          <w:sz w:val="22"/>
          <w:szCs w:val="22"/>
          <w:lang w:val="es-ES"/>
        </w:rPr>
        <w:t>concepción alternativa proveniente del contexto del estudiante, de sus experiencias prev</w:t>
      </w:r>
      <w:r>
        <w:rPr>
          <w:color w:val="auto"/>
          <w:sz w:val="22"/>
          <w:szCs w:val="22"/>
          <w:lang w:val="es-ES"/>
        </w:rPr>
        <w:t xml:space="preserve">ias </w:t>
      </w:r>
      <w:sdt>
        <w:sdtPr>
          <w:rPr>
            <w:sz w:val="22"/>
            <w:szCs w:val="22"/>
            <w:lang w:val="es-ES"/>
          </w:rPr>
          <w:tag w:val="MENDELEY_CITATION_v3_eyJjaXRhdGlvbklEIjoiTUVOREVMRVlfQ0lUQVRJT05fZjI3MTAyMWQtY2ZhZS00YzE3LWJiYzktOWZlM2YwNzYyZGQ0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725223378"/>
          <w:placeholder>
            <w:docPart w:val="DefaultPlaceholder_-1854013440"/>
          </w:placeholder>
        </w:sdtPr>
        <w:sdtContent>
          <w:r w:rsidR="00F66E7D" w:rsidRPr="00F66E7D">
            <w:rPr>
              <w:sz w:val="22"/>
              <w:szCs w:val="22"/>
              <w:lang w:val="es-ES"/>
            </w:rPr>
            <w:t>(Suparno, 2013)</w:t>
          </w:r>
        </w:sdtContent>
      </w:sdt>
      <w:r>
        <w:rPr>
          <w:sz w:val="22"/>
          <w:szCs w:val="22"/>
          <w:lang w:val="es-ES"/>
        </w:rPr>
        <w:t>.</w:t>
      </w:r>
    </w:p>
    <w:p w14:paraId="500A099E" w14:textId="77777777" w:rsidR="00985717" w:rsidRDefault="00985717" w:rsidP="007E3E23">
      <w:pPr>
        <w:pStyle w:val="Default"/>
        <w:spacing w:after="59"/>
        <w:ind w:left="1800"/>
        <w:jc w:val="both"/>
        <w:rPr>
          <w:color w:val="auto"/>
          <w:sz w:val="22"/>
          <w:szCs w:val="22"/>
          <w:lang w:val="es-ES"/>
        </w:rPr>
      </w:pPr>
    </w:p>
    <w:p w14:paraId="241C05C2" w14:textId="497552B5" w:rsidR="001B0C11" w:rsidRDefault="00387D99" w:rsidP="007E3E23">
      <w:pPr>
        <w:pStyle w:val="Default"/>
        <w:spacing w:after="59"/>
        <w:jc w:val="both"/>
        <w:rPr>
          <w:color w:val="auto"/>
          <w:sz w:val="22"/>
          <w:szCs w:val="22"/>
          <w:lang w:val="es-ES"/>
        </w:rPr>
      </w:pPr>
      <w:r>
        <w:rPr>
          <w:color w:val="auto"/>
          <w:sz w:val="22"/>
          <w:szCs w:val="22"/>
          <w:lang w:val="es-ES"/>
        </w:rPr>
        <w:t>Por otro lado, l</w:t>
      </w:r>
      <w:r w:rsidR="003B10AE">
        <w:rPr>
          <w:color w:val="auto"/>
          <w:sz w:val="22"/>
          <w:szCs w:val="22"/>
          <w:lang w:val="es-ES"/>
        </w:rPr>
        <w:t xml:space="preserve">a única respuesta final clasificada como “ABSOLUTA. Justificación razonable” es la </w:t>
      </w:r>
      <w:r w:rsidR="00AC2849">
        <w:rPr>
          <w:color w:val="auto"/>
          <w:sz w:val="22"/>
          <w:szCs w:val="22"/>
          <w:lang w:val="es-ES"/>
        </w:rPr>
        <w:t>mostrada en la figura 8</w:t>
      </w:r>
      <w:r w:rsidR="003B10AE">
        <w:rPr>
          <w:color w:val="auto"/>
          <w:sz w:val="22"/>
          <w:szCs w:val="22"/>
          <w:lang w:val="es-ES"/>
        </w:rPr>
        <w:t>:</w:t>
      </w:r>
    </w:p>
    <w:p w14:paraId="69255CA7" w14:textId="77777777" w:rsidR="009E58B8" w:rsidRDefault="009E58B8" w:rsidP="00387D99">
      <w:pPr>
        <w:pStyle w:val="Default"/>
        <w:spacing w:after="59"/>
        <w:rPr>
          <w:color w:val="auto"/>
          <w:sz w:val="22"/>
          <w:szCs w:val="22"/>
          <w:lang w:val="es-ES"/>
        </w:rPr>
      </w:pPr>
    </w:p>
    <w:p w14:paraId="2DB8B2CD" w14:textId="77777777" w:rsidR="009E58B8" w:rsidRDefault="009E58B8" w:rsidP="009E58B8">
      <w:pPr>
        <w:pStyle w:val="Default"/>
        <w:keepNext/>
        <w:spacing w:after="59"/>
      </w:pPr>
      <w:r>
        <w:rPr>
          <w:noProof/>
        </w:rPr>
        <w:drawing>
          <wp:inline distT="0" distB="0" distL="0" distR="0" wp14:anchorId="28FB828F" wp14:editId="78485137">
            <wp:extent cx="5953760" cy="570230"/>
            <wp:effectExtent l="0" t="0" r="8890" b="1270"/>
            <wp:docPr id="267580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3760" cy="570230"/>
                    </a:xfrm>
                    <a:prstGeom prst="rect">
                      <a:avLst/>
                    </a:prstGeom>
                    <a:noFill/>
                    <a:ln>
                      <a:noFill/>
                    </a:ln>
                  </pic:spPr>
                </pic:pic>
              </a:graphicData>
            </a:graphic>
          </wp:inline>
        </w:drawing>
      </w:r>
    </w:p>
    <w:p w14:paraId="63F2C8E1" w14:textId="54B73AD2" w:rsidR="009E58B8" w:rsidRDefault="009E58B8" w:rsidP="009E58B8">
      <w:pPr>
        <w:pStyle w:val="Descripcin"/>
        <w:rPr>
          <w:color w:val="auto"/>
          <w:sz w:val="22"/>
          <w:szCs w:val="22"/>
          <w:lang w:val="es-ES"/>
        </w:rPr>
      </w:pPr>
      <w:r w:rsidRPr="000863C6">
        <w:rPr>
          <w:lang w:val="es-ES"/>
        </w:rPr>
        <w:t xml:space="preserve">Figura </w:t>
      </w:r>
      <w:r>
        <w:fldChar w:fldCharType="begin"/>
      </w:r>
      <w:r w:rsidRPr="000863C6">
        <w:rPr>
          <w:lang w:val="es-ES"/>
        </w:rPr>
        <w:instrText xml:space="preserve"> SEQ Figura \* ARABIC </w:instrText>
      </w:r>
      <w:r>
        <w:fldChar w:fldCharType="separate"/>
      </w:r>
      <w:r w:rsidR="00D607A6">
        <w:rPr>
          <w:noProof/>
          <w:lang w:val="es-ES"/>
        </w:rPr>
        <w:t>8</w:t>
      </w:r>
      <w:r>
        <w:fldChar w:fldCharType="end"/>
      </w:r>
      <w:r w:rsidRPr="000863C6">
        <w:rPr>
          <w:lang w:val="es-ES"/>
        </w:rPr>
        <w:t>. Respuesta final de una alumna a la pregunta 2 sobre sistemas de referencia.</w:t>
      </w:r>
    </w:p>
    <w:p w14:paraId="4B299A2E" w14:textId="77777777" w:rsidR="000863C6" w:rsidRDefault="000863C6" w:rsidP="000863C6">
      <w:pPr>
        <w:pStyle w:val="Default"/>
        <w:spacing w:after="59"/>
        <w:rPr>
          <w:color w:val="auto"/>
          <w:sz w:val="22"/>
          <w:szCs w:val="22"/>
          <w:lang w:val="es-ES"/>
        </w:rPr>
      </w:pPr>
    </w:p>
    <w:p w14:paraId="55E6B209" w14:textId="47D53485" w:rsidR="001B0C11" w:rsidRPr="003B10AE" w:rsidRDefault="000863C6" w:rsidP="00055AC7">
      <w:pPr>
        <w:pStyle w:val="Default"/>
        <w:spacing w:after="59"/>
        <w:jc w:val="both"/>
        <w:rPr>
          <w:color w:val="auto"/>
          <w:sz w:val="22"/>
          <w:szCs w:val="22"/>
          <w:lang w:val="es-ES"/>
        </w:rPr>
      </w:pPr>
      <w:r>
        <w:rPr>
          <w:color w:val="auto"/>
          <w:sz w:val="22"/>
          <w:szCs w:val="22"/>
          <w:lang w:val="es-ES"/>
        </w:rPr>
        <w:t xml:space="preserve">Aunque no acierte la respuesta, </w:t>
      </w:r>
      <w:r w:rsidR="009D71F3">
        <w:rPr>
          <w:color w:val="auto"/>
          <w:sz w:val="22"/>
          <w:szCs w:val="22"/>
          <w:lang w:val="es-ES"/>
        </w:rPr>
        <w:t xml:space="preserve">se ve que integra aprendizaje nuevo en los esquemas </w:t>
      </w:r>
      <w:r w:rsidR="00D54A23">
        <w:rPr>
          <w:color w:val="auto"/>
          <w:sz w:val="22"/>
          <w:szCs w:val="22"/>
          <w:lang w:val="es-ES"/>
        </w:rPr>
        <w:t xml:space="preserve">anteriores </w:t>
      </w:r>
      <w:sdt>
        <w:sdtPr>
          <w:rPr>
            <w:sz w:val="22"/>
            <w:szCs w:val="22"/>
            <w:lang w:val="es-ES"/>
          </w:rPr>
          <w:tag w:val="MENDELEY_CITATION_v3_eyJjaXRhdGlvbklEIjoiTUVOREVMRVlfQ0lUQVRJT05fMTY0YTFkMzAtZTRlMy00ZDMzLTkyYzYtZmE3NDM1YmFmMGI1IiwicHJvcGVydGllcyI6eyJub3RlSW5kZXgiOjB9LCJpc0VkaXRlZCI6ZmFsc2UsIm1hbnVhbE92ZXJyaWRlIjp7ImlzTWFudWFsbHlPdmVycmlkZGVuIjpmYWxzZSwiY2l0ZXByb2NUZXh0IjoiKFNjb2JvcmlhLCAyMDA2KSIsIm1hbnVhbE92ZXJyaWRlVGV4dCI6IiJ9LCJjaXRhdGlvbkl0ZW1zIjpb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10917260"/>
          <w:placeholder>
            <w:docPart w:val="DefaultPlaceholder_-1854013440"/>
          </w:placeholder>
        </w:sdtPr>
        <w:sdtContent>
          <w:r w:rsidR="00F66E7D" w:rsidRPr="00F66E7D">
            <w:rPr>
              <w:sz w:val="22"/>
              <w:szCs w:val="22"/>
              <w:lang w:val="es-ES"/>
            </w:rPr>
            <w:t>(Scoboria, 2006)</w:t>
          </w:r>
        </w:sdtContent>
      </w:sdt>
      <w:r w:rsidR="000A697A">
        <w:rPr>
          <w:sz w:val="22"/>
          <w:szCs w:val="22"/>
          <w:lang w:val="es-ES"/>
        </w:rPr>
        <w:t xml:space="preserve">, </w:t>
      </w:r>
      <w:r w:rsidR="00D54A23">
        <w:rPr>
          <w:color w:val="auto"/>
          <w:sz w:val="22"/>
          <w:szCs w:val="22"/>
          <w:lang w:val="es-ES"/>
        </w:rPr>
        <w:t xml:space="preserve">al demostrar que ahora sabe relacionar velocidad con distancia </w:t>
      </w:r>
      <w:r w:rsidR="0078158F">
        <w:rPr>
          <w:color w:val="auto"/>
          <w:sz w:val="22"/>
          <w:szCs w:val="22"/>
          <w:lang w:val="es-ES"/>
        </w:rPr>
        <w:t>y tiempo. Además,</w:t>
      </w:r>
      <w:r w:rsidR="00F66E7D">
        <w:rPr>
          <w:color w:val="auto"/>
          <w:sz w:val="22"/>
          <w:szCs w:val="22"/>
          <w:lang w:val="es-ES"/>
        </w:rPr>
        <w:t xml:space="preserve"> </w:t>
      </w:r>
      <w:r w:rsidR="0078158F">
        <w:rPr>
          <w:color w:val="auto"/>
          <w:sz w:val="22"/>
          <w:szCs w:val="22"/>
          <w:lang w:val="es-ES"/>
        </w:rPr>
        <w:t xml:space="preserve">la noción de tiempo absoluto </w:t>
      </w:r>
      <w:r w:rsidR="00473361">
        <w:rPr>
          <w:color w:val="auto"/>
          <w:sz w:val="22"/>
          <w:szCs w:val="22"/>
          <w:lang w:val="es-ES"/>
        </w:rPr>
        <w:t xml:space="preserve">proviene también de experiencias previas </w:t>
      </w:r>
      <w:sdt>
        <w:sdtPr>
          <w:rPr>
            <w:sz w:val="22"/>
            <w:szCs w:val="22"/>
            <w:lang w:val="es-ES"/>
          </w:rPr>
          <w:tag w:val="MENDELEY_CITATION_v3_eyJjaXRhdGlvbklEIjoiTUVOREVMRVlfQ0lUQVRJT05fODBiOWYzMTgtYzQzMy00MjIwLWEyOTctZmU1MGNjY2ZiZjM5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2112191001"/>
          <w:placeholder>
            <w:docPart w:val="FB9F456D6E66471882A42CA662477B05"/>
          </w:placeholder>
        </w:sdtPr>
        <w:sdtContent>
          <w:r w:rsidR="00F66E7D" w:rsidRPr="00F66E7D">
            <w:rPr>
              <w:sz w:val="22"/>
              <w:szCs w:val="22"/>
              <w:lang w:val="es-ES"/>
            </w:rPr>
            <w:t>(Suparno, 2013)</w:t>
          </w:r>
        </w:sdtContent>
      </w:sdt>
      <w:r w:rsidR="00F66E7D">
        <w:rPr>
          <w:sz w:val="22"/>
          <w:szCs w:val="22"/>
          <w:lang w:val="es-ES"/>
        </w:rPr>
        <w:t>.</w:t>
      </w:r>
      <w:r w:rsidR="00F66E7D">
        <w:rPr>
          <w:color w:val="auto"/>
          <w:sz w:val="22"/>
          <w:szCs w:val="22"/>
          <w:lang w:val="es-ES"/>
        </w:rPr>
        <w:t xml:space="preserve"> A</w:t>
      </w:r>
      <w:r w:rsidR="00473361">
        <w:rPr>
          <w:color w:val="auto"/>
          <w:sz w:val="22"/>
          <w:szCs w:val="22"/>
          <w:lang w:val="es-ES"/>
        </w:rPr>
        <w:t xml:space="preserve"> esta edad los alumnos no han estado expuestos </w:t>
      </w:r>
      <w:r w:rsidR="00F66E7D">
        <w:rPr>
          <w:color w:val="auto"/>
          <w:sz w:val="22"/>
          <w:szCs w:val="22"/>
          <w:lang w:val="es-ES"/>
        </w:rPr>
        <w:t xml:space="preserve">(al menos académicamente) </w:t>
      </w:r>
      <w:r w:rsidR="00473361">
        <w:rPr>
          <w:color w:val="auto"/>
          <w:sz w:val="22"/>
          <w:szCs w:val="22"/>
          <w:lang w:val="es-ES"/>
        </w:rPr>
        <w:t xml:space="preserve">a la relatividad de Einstein. Sí que comete el error de considerar la distancia como absoluta, pero de nuevo se debe a sus experiencias previas. A pesar de haber resuelto ejercicios </w:t>
      </w:r>
      <w:r w:rsidR="002621BD">
        <w:rPr>
          <w:color w:val="auto"/>
          <w:sz w:val="22"/>
          <w:szCs w:val="22"/>
          <w:lang w:val="es-ES"/>
        </w:rPr>
        <w:t xml:space="preserve">específicos </w:t>
      </w:r>
      <w:r w:rsidR="00473361">
        <w:rPr>
          <w:color w:val="auto"/>
          <w:sz w:val="22"/>
          <w:szCs w:val="22"/>
          <w:lang w:val="es-ES"/>
        </w:rPr>
        <w:t>de sistemas de referencia en clase, todos los demás ejercicios resueltos</w:t>
      </w:r>
      <w:r w:rsidR="006B36E0">
        <w:rPr>
          <w:color w:val="auto"/>
          <w:sz w:val="22"/>
          <w:szCs w:val="22"/>
          <w:lang w:val="es-ES"/>
        </w:rPr>
        <w:t>, tanto aislados, como relativos a laboratorios, coincidían en resultado para toda la clase, ya que siempre se elegía el mismo sistema de referencia</w:t>
      </w:r>
      <w:r w:rsidR="000F6C6B">
        <w:rPr>
          <w:color w:val="auto"/>
          <w:sz w:val="22"/>
          <w:szCs w:val="22"/>
          <w:lang w:val="es-ES"/>
        </w:rPr>
        <w:t>. Todos los alumnos siempre compartían el mismo dato de distancia</w:t>
      </w:r>
      <w:r w:rsidR="006B36E0">
        <w:rPr>
          <w:color w:val="auto"/>
          <w:sz w:val="22"/>
          <w:szCs w:val="22"/>
          <w:lang w:val="es-ES"/>
        </w:rPr>
        <w:t xml:space="preserve"> y no se mencionaba de manera explícita</w:t>
      </w:r>
      <w:r w:rsidR="000F6C6B">
        <w:rPr>
          <w:color w:val="auto"/>
          <w:sz w:val="22"/>
          <w:szCs w:val="22"/>
          <w:lang w:val="es-ES"/>
        </w:rPr>
        <w:t xml:space="preserve"> que ello se debía a la elección de un origen de referencia común</w:t>
      </w:r>
      <w:r w:rsidR="006B36E0">
        <w:rPr>
          <w:color w:val="auto"/>
          <w:sz w:val="22"/>
          <w:szCs w:val="22"/>
          <w:lang w:val="es-ES"/>
        </w:rPr>
        <w:t>.</w:t>
      </w:r>
    </w:p>
    <w:p w14:paraId="77A4422E" w14:textId="77777777" w:rsidR="0046066D" w:rsidRDefault="0046066D" w:rsidP="00055AC7">
      <w:pPr>
        <w:pStyle w:val="Default"/>
        <w:spacing w:after="59"/>
        <w:jc w:val="both"/>
        <w:rPr>
          <w:b/>
          <w:bCs/>
          <w:color w:val="auto"/>
          <w:sz w:val="22"/>
          <w:szCs w:val="22"/>
          <w:lang w:val="es-ES"/>
        </w:rPr>
      </w:pPr>
    </w:p>
    <w:p w14:paraId="6CE98D2A" w14:textId="3D775DAA" w:rsidR="00FC44F6" w:rsidRDefault="00FC44F6" w:rsidP="00055AC7">
      <w:pPr>
        <w:pStyle w:val="Default"/>
        <w:spacing w:after="59"/>
        <w:jc w:val="both"/>
        <w:rPr>
          <w:b/>
          <w:bCs/>
          <w:color w:val="auto"/>
          <w:sz w:val="22"/>
          <w:szCs w:val="22"/>
          <w:lang w:val="es-ES"/>
        </w:rPr>
      </w:pPr>
      <w:r>
        <w:rPr>
          <w:b/>
          <w:bCs/>
          <w:color w:val="auto"/>
          <w:sz w:val="22"/>
          <w:szCs w:val="22"/>
          <w:lang w:val="es-ES"/>
        </w:rPr>
        <w:t xml:space="preserve">CATEGORIZACIÓN DE RESPUESTAS A LA PREGUNTA </w:t>
      </w:r>
      <w:r w:rsidR="007B6BD6">
        <w:rPr>
          <w:b/>
          <w:bCs/>
          <w:color w:val="auto"/>
          <w:sz w:val="22"/>
          <w:szCs w:val="22"/>
          <w:lang w:val="es-ES"/>
        </w:rPr>
        <w:t>9</w:t>
      </w:r>
      <w:r>
        <w:rPr>
          <w:b/>
          <w:bCs/>
          <w:color w:val="auto"/>
          <w:sz w:val="22"/>
          <w:szCs w:val="22"/>
          <w:lang w:val="es-ES"/>
        </w:rPr>
        <w:t>:</w:t>
      </w:r>
    </w:p>
    <w:p w14:paraId="56D98163" w14:textId="11B72DFD" w:rsidR="00FC44F6" w:rsidRPr="00894565" w:rsidRDefault="007B6BD6" w:rsidP="00055AC7">
      <w:pPr>
        <w:pStyle w:val="Default"/>
        <w:spacing w:after="59"/>
        <w:jc w:val="both"/>
        <w:rPr>
          <w:b/>
          <w:bCs/>
          <w:color w:val="auto"/>
          <w:sz w:val="22"/>
          <w:szCs w:val="22"/>
          <w:lang w:val="es-ES"/>
        </w:rPr>
      </w:pPr>
      <w:r>
        <w:rPr>
          <w:b/>
          <w:bCs/>
          <w:color w:val="auto"/>
          <w:sz w:val="22"/>
          <w:szCs w:val="22"/>
          <w:lang w:val="es-ES"/>
        </w:rPr>
        <w:lastRenderedPageBreak/>
        <w:t xml:space="preserve">Un móvil se desplaza a una velocidad muy alta. </w:t>
      </w:r>
      <w:r w:rsidR="00FC44F6" w:rsidRPr="00894565">
        <w:rPr>
          <w:b/>
          <w:bCs/>
          <w:color w:val="auto"/>
          <w:sz w:val="22"/>
          <w:szCs w:val="22"/>
          <w:lang w:val="es-ES"/>
        </w:rPr>
        <w:t>¿</w:t>
      </w:r>
      <w:r>
        <w:rPr>
          <w:b/>
          <w:bCs/>
          <w:color w:val="auto"/>
          <w:sz w:val="22"/>
          <w:szCs w:val="22"/>
          <w:lang w:val="es-ES"/>
        </w:rPr>
        <w:t>Es su aceleración también muy alta</w:t>
      </w:r>
      <w:r w:rsidR="00FC44F6" w:rsidRPr="00894565">
        <w:rPr>
          <w:b/>
          <w:bCs/>
          <w:color w:val="auto"/>
          <w:sz w:val="22"/>
          <w:szCs w:val="22"/>
          <w:lang w:val="es-ES"/>
        </w:rPr>
        <w:t>? Justifica tu respuesta.</w:t>
      </w:r>
    </w:p>
    <w:p w14:paraId="714599FD" w14:textId="77777777" w:rsidR="00FC44F6" w:rsidRDefault="00FC44F6" w:rsidP="00055AC7">
      <w:pPr>
        <w:pStyle w:val="Default"/>
        <w:spacing w:after="59"/>
        <w:jc w:val="both"/>
        <w:rPr>
          <w:sz w:val="22"/>
          <w:szCs w:val="22"/>
          <w:lang w:val="es-ES"/>
        </w:rPr>
      </w:pPr>
    </w:p>
    <w:p w14:paraId="163175C0" w14:textId="0EC14AA5" w:rsidR="00FC44F6" w:rsidRDefault="00FC44F6" w:rsidP="00055AC7">
      <w:pPr>
        <w:pStyle w:val="Default"/>
        <w:spacing w:after="59"/>
        <w:jc w:val="both"/>
        <w:rPr>
          <w:sz w:val="22"/>
          <w:szCs w:val="22"/>
          <w:lang w:val="es-ES"/>
        </w:rPr>
      </w:pPr>
      <w:r>
        <w:rPr>
          <w:sz w:val="22"/>
          <w:szCs w:val="22"/>
          <w:lang w:val="es-ES"/>
        </w:rPr>
        <w:t xml:space="preserve">La figura </w:t>
      </w:r>
      <w:r w:rsidR="00EE68D9">
        <w:rPr>
          <w:sz w:val="22"/>
          <w:szCs w:val="22"/>
          <w:lang w:val="es-ES"/>
        </w:rPr>
        <w:t>9</w:t>
      </w:r>
      <w:r>
        <w:rPr>
          <w:sz w:val="22"/>
          <w:szCs w:val="22"/>
          <w:lang w:val="es-ES"/>
        </w:rPr>
        <w:t xml:space="preserve"> muestra los resultados de la pregunta </w:t>
      </w:r>
      <w:r w:rsidR="00D44B65">
        <w:rPr>
          <w:sz w:val="22"/>
          <w:szCs w:val="22"/>
          <w:lang w:val="es-ES"/>
        </w:rPr>
        <w:t>9</w:t>
      </w:r>
      <w:r>
        <w:rPr>
          <w:sz w:val="22"/>
          <w:szCs w:val="22"/>
          <w:lang w:val="es-ES"/>
        </w:rPr>
        <w:t xml:space="preserve"> del cuestionario.</w:t>
      </w:r>
    </w:p>
    <w:p w14:paraId="027EFD87" w14:textId="5E82E48C" w:rsidR="00FC44F6" w:rsidRDefault="00FC44F6" w:rsidP="00FC44F6">
      <w:pPr>
        <w:pStyle w:val="Default"/>
        <w:spacing w:after="59"/>
        <w:rPr>
          <w:noProof/>
          <w:sz w:val="22"/>
          <w:szCs w:val="22"/>
          <w:lang w:val="es-ES"/>
        </w:rPr>
      </w:pPr>
    </w:p>
    <w:p w14:paraId="1BC5B559" w14:textId="77777777" w:rsidR="007147A9" w:rsidRDefault="000E31B5" w:rsidP="007147A9">
      <w:pPr>
        <w:pStyle w:val="Default"/>
        <w:keepNext/>
        <w:spacing w:after="59"/>
      </w:pPr>
      <w:commentRangeStart w:id="35"/>
      <w:r w:rsidRPr="000E31B5">
        <w:rPr>
          <w:noProof/>
          <w:sz w:val="22"/>
          <w:szCs w:val="22"/>
          <w:lang w:val="es-ES"/>
        </w:rPr>
        <w:drawing>
          <wp:inline distT="0" distB="0" distL="0" distR="0" wp14:anchorId="31B5B1DD" wp14:editId="2F0E1EEC">
            <wp:extent cx="5953760" cy="3808730"/>
            <wp:effectExtent l="0" t="0" r="8890" b="1270"/>
            <wp:docPr id="722980856"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80856" name="Picture 1" descr="A picture containing text, diagram, plan, screenshot&#10;&#10;Description automatically generated"/>
                    <pic:cNvPicPr/>
                  </pic:nvPicPr>
                  <pic:blipFill>
                    <a:blip r:embed="rId21"/>
                    <a:stretch>
                      <a:fillRect/>
                    </a:stretch>
                  </pic:blipFill>
                  <pic:spPr>
                    <a:xfrm>
                      <a:off x="0" y="0"/>
                      <a:ext cx="5953760" cy="3808730"/>
                    </a:xfrm>
                    <a:prstGeom prst="rect">
                      <a:avLst/>
                    </a:prstGeom>
                  </pic:spPr>
                </pic:pic>
              </a:graphicData>
            </a:graphic>
          </wp:inline>
        </w:drawing>
      </w:r>
      <w:commentRangeEnd w:id="35"/>
      <w:r w:rsidR="00BE393C">
        <w:rPr>
          <w:rStyle w:val="Refdecomentario"/>
          <w:rFonts w:asciiTheme="minorHAnsi" w:hAnsiTheme="minorHAnsi" w:cstheme="minorBidi"/>
          <w:color w:val="auto"/>
          <w:kern w:val="2"/>
        </w:rPr>
        <w:commentReference w:id="35"/>
      </w:r>
    </w:p>
    <w:p w14:paraId="7124D420" w14:textId="60750FC8" w:rsidR="00DB2147" w:rsidRDefault="007147A9" w:rsidP="007147A9">
      <w:pPr>
        <w:pStyle w:val="Descripcin"/>
        <w:rPr>
          <w:sz w:val="22"/>
          <w:szCs w:val="22"/>
          <w:lang w:val="es-ES"/>
        </w:rPr>
      </w:pPr>
      <w:r w:rsidRPr="00EE68D9">
        <w:rPr>
          <w:lang w:val="es-ES"/>
        </w:rPr>
        <w:t xml:space="preserve">Figura </w:t>
      </w:r>
      <w:r>
        <w:fldChar w:fldCharType="begin"/>
      </w:r>
      <w:r w:rsidRPr="00EE68D9">
        <w:rPr>
          <w:lang w:val="es-ES"/>
        </w:rPr>
        <w:instrText xml:space="preserve"> SEQ Figura \* ARABIC </w:instrText>
      </w:r>
      <w:r>
        <w:fldChar w:fldCharType="separate"/>
      </w:r>
      <w:r w:rsidR="00D607A6">
        <w:rPr>
          <w:noProof/>
          <w:lang w:val="es-ES"/>
        </w:rPr>
        <w:t>9</w:t>
      </w:r>
      <w:r>
        <w:fldChar w:fldCharType="end"/>
      </w:r>
      <w:r w:rsidRPr="00EE68D9">
        <w:rPr>
          <w:lang w:val="es-ES"/>
        </w:rPr>
        <w:t>. Cambio conceptual de las respuestas a la pregunta 9 sobre relación entre velocidad y aceleración.</w:t>
      </w:r>
    </w:p>
    <w:p w14:paraId="6A1CB104" w14:textId="77777777" w:rsidR="00FC44F6" w:rsidRPr="00F24148" w:rsidRDefault="00FC44F6" w:rsidP="00FC44F6">
      <w:pPr>
        <w:pStyle w:val="Default"/>
        <w:spacing w:after="59"/>
        <w:ind w:left="1080"/>
        <w:rPr>
          <w:b/>
          <w:bCs/>
          <w:color w:val="auto"/>
          <w:sz w:val="22"/>
          <w:szCs w:val="22"/>
          <w:lang w:val="es-ES"/>
        </w:rPr>
      </w:pPr>
    </w:p>
    <w:p w14:paraId="6458877B" w14:textId="73DCCB36" w:rsidR="00FC44F6" w:rsidRDefault="00FC44F6" w:rsidP="004971E8">
      <w:pPr>
        <w:pStyle w:val="Default"/>
        <w:spacing w:after="59"/>
        <w:jc w:val="both"/>
        <w:rPr>
          <w:color w:val="auto"/>
          <w:sz w:val="22"/>
          <w:szCs w:val="22"/>
          <w:lang w:val="es-ES"/>
        </w:rPr>
      </w:pPr>
      <w:r w:rsidRPr="00D92210">
        <w:rPr>
          <w:color w:val="auto"/>
          <w:sz w:val="22"/>
          <w:szCs w:val="22"/>
          <w:lang w:val="es-ES"/>
        </w:rPr>
        <w:t xml:space="preserve">Antes de la intervención hay </w:t>
      </w:r>
      <w:r w:rsidR="00927D79">
        <w:rPr>
          <w:color w:val="auto"/>
          <w:sz w:val="22"/>
          <w:szCs w:val="22"/>
          <w:lang w:val="es-ES"/>
        </w:rPr>
        <w:t>un 52% (</w:t>
      </w:r>
      <w:r w:rsidRPr="00D92210">
        <w:rPr>
          <w:color w:val="auto"/>
          <w:sz w:val="22"/>
          <w:szCs w:val="22"/>
          <w:lang w:val="es-ES"/>
        </w:rPr>
        <w:t>1</w:t>
      </w:r>
      <w:r w:rsidR="00522A59">
        <w:rPr>
          <w:color w:val="auto"/>
          <w:sz w:val="22"/>
          <w:szCs w:val="22"/>
          <w:lang w:val="es-ES"/>
        </w:rPr>
        <w:t>1</w:t>
      </w:r>
      <w:r w:rsidRPr="00D92210">
        <w:rPr>
          <w:color w:val="auto"/>
          <w:sz w:val="22"/>
          <w:szCs w:val="22"/>
          <w:lang w:val="es-ES"/>
        </w:rPr>
        <w:t xml:space="preserve"> / 21</w:t>
      </w:r>
      <w:r w:rsidR="00927D79">
        <w:rPr>
          <w:color w:val="auto"/>
          <w:sz w:val="22"/>
          <w:szCs w:val="22"/>
          <w:lang w:val="es-ES"/>
        </w:rPr>
        <w:t>) de</w:t>
      </w:r>
      <w:r w:rsidRPr="00D92210">
        <w:rPr>
          <w:color w:val="auto"/>
          <w:sz w:val="22"/>
          <w:szCs w:val="22"/>
          <w:lang w:val="es-ES"/>
        </w:rPr>
        <w:t xml:space="preserve"> concepciones correctas. Después, los aciertos ascienden a </w:t>
      </w:r>
      <w:r w:rsidR="00C22E21">
        <w:rPr>
          <w:color w:val="auto"/>
          <w:sz w:val="22"/>
          <w:szCs w:val="22"/>
          <w:lang w:val="es-ES"/>
        </w:rPr>
        <w:t>un 62% (</w:t>
      </w:r>
      <w:r w:rsidRPr="00D92210">
        <w:rPr>
          <w:color w:val="auto"/>
          <w:sz w:val="22"/>
          <w:szCs w:val="22"/>
          <w:lang w:val="es-ES"/>
        </w:rPr>
        <w:t>1</w:t>
      </w:r>
      <w:r w:rsidR="00BE70DC">
        <w:rPr>
          <w:color w:val="auto"/>
          <w:sz w:val="22"/>
          <w:szCs w:val="22"/>
          <w:lang w:val="es-ES"/>
        </w:rPr>
        <w:t>3</w:t>
      </w:r>
      <w:r w:rsidRPr="00D92210">
        <w:rPr>
          <w:color w:val="auto"/>
          <w:sz w:val="22"/>
          <w:szCs w:val="22"/>
          <w:lang w:val="es-ES"/>
        </w:rPr>
        <w:t xml:space="preserve"> / 21</w:t>
      </w:r>
      <w:r w:rsidR="00C22E21">
        <w:rPr>
          <w:color w:val="auto"/>
          <w:sz w:val="22"/>
          <w:szCs w:val="22"/>
          <w:lang w:val="es-ES"/>
        </w:rPr>
        <w:t>)</w:t>
      </w:r>
      <w:r w:rsidRPr="00D92210">
        <w:rPr>
          <w:color w:val="auto"/>
          <w:sz w:val="22"/>
          <w:szCs w:val="22"/>
          <w:lang w:val="es-ES"/>
        </w:rPr>
        <w:t>.</w:t>
      </w:r>
      <w:r w:rsidR="001939B4">
        <w:rPr>
          <w:color w:val="auto"/>
          <w:sz w:val="22"/>
          <w:szCs w:val="22"/>
          <w:lang w:val="es-ES"/>
        </w:rPr>
        <w:t xml:space="preserve"> </w:t>
      </w:r>
      <w:r>
        <w:rPr>
          <w:color w:val="auto"/>
          <w:sz w:val="22"/>
          <w:szCs w:val="22"/>
          <w:lang w:val="es-ES"/>
        </w:rPr>
        <w:t xml:space="preserve">Parece que </w:t>
      </w:r>
      <w:r w:rsidR="00850E44">
        <w:rPr>
          <w:color w:val="auto"/>
          <w:sz w:val="22"/>
          <w:szCs w:val="22"/>
          <w:lang w:val="es-ES"/>
        </w:rPr>
        <w:t>no se observa</w:t>
      </w:r>
      <w:r>
        <w:rPr>
          <w:color w:val="auto"/>
          <w:sz w:val="22"/>
          <w:szCs w:val="22"/>
          <w:lang w:val="es-ES"/>
        </w:rPr>
        <w:t xml:space="preserve"> una evolución global </w:t>
      </w:r>
      <w:r w:rsidR="001939B4">
        <w:rPr>
          <w:color w:val="auto"/>
          <w:sz w:val="22"/>
          <w:szCs w:val="22"/>
          <w:lang w:val="es-ES"/>
        </w:rPr>
        <w:t>poco</w:t>
      </w:r>
      <w:r w:rsidR="0089778E">
        <w:rPr>
          <w:color w:val="auto"/>
          <w:sz w:val="22"/>
          <w:szCs w:val="22"/>
          <w:lang w:val="es-ES"/>
        </w:rPr>
        <w:t xml:space="preserve"> </w:t>
      </w:r>
      <w:r>
        <w:rPr>
          <w:color w:val="auto"/>
          <w:sz w:val="22"/>
          <w:szCs w:val="22"/>
          <w:lang w:val="es-ES"/>
        </w:rPr>
        <w:t>favorable en la corrección de las respuestas.</w:t>
      </w:r>
    </w:p>
    <w:p w14:paraId="33526608" w14:textId="77777777" w:rsidR="00FC44F6" w:rsidRPr="00D92210" w:rsidRDefault="00FC44F6" w:rsidP="004971E8">
      <w:pPr>
        <w:pStyle w:val="Default"/>
        <w:spacing w:after="59"/>
        <w:ind w:left="1080"/>
        <w:jc w:val="both"/>
        <w:rPr>
          <w:color w:val="auto"/>
          <w:sz w:val="22"/>
          <w:szCs w:val="22"/>
          <w:lang w:val="es-ES"/>
        </w:rPr>
      </w:pPr>
    </w:p>
    <w:p w14:paraId="461C660A" w14:textId="0F93C2E5" w:rsidR="009849A7" w:rsidRDefault="001939B4" w:rsidP="004971E8">
      <w:pPr>
        <w:pStyle w:val="Default"/>
        <w:spacing w:after="59"/>
        <w:jc w:val="both"/>
        <w:rPr>
          <w:color w:val="auto"/>
          <w:sz w:val="22"/>
          <w:szCs w:val="22"/>
          <w:lang w:val="es-ES"/>
        </w:rPr>
      </w:pPr>
      <w:r>
        <w:rPr>
          <w:color w:val="auto"/>
          <w:sz w:val="22"/>
          <w:szCs w:val="22"/>
          <w:lang w:val="es-ES"/>
        </w:rPr>
        <w:t>T</w:t>
      </w:r>
      <w:r w:rsidR="00FC44F6" w:rsidRPr="00D92210">
        <w:rPr>
          <w:color w:val="auto"/>
          <w:sz w:val="22"/>
          <w:szCs w:val="22"/>
          <w:lang w:val="es-ES"/>
        </w:rPr>
        <w:t xml:space="preserve">antas como </w:t>
      </w:r>
      <w:r w:rsidR="00DF473F">
        <w:rPr>
          <w:color w:val="auto"/>
          <w:sz w:val="22"/>
          <w:szCs w:val="22"/>
          <w:lang w:val="es-ES"/>
        </w:rPr>
        <w:t>el 62% (</w:t>
      </w:r>
      <w:r w:rsidR="00FC44F6" w:rsidRPr="00D92210">
        <w:rPr>
          <w:color w:val="auto"/>
          <w:sz w:val="22"/>
          <w:szCs w:val="22"/>
          <w:lang w:val="es-ES"/>
        </w:rPr>
        <w:t>1</w:t>
      </w:r>
      <w:r w:rsidR="00187F42">
        <w:rPr>
          <w:color w:val="auto"/>
          <w:sz w:val="22"/>
          <w:szCs w:val="22"/>
          <w:lang w:val="es-ES"/>
        </w:rPr>
        <w:t>3</w:t>
      </w:r>
      <w:r w:rsidR="00FC44F6" w:rsidRPr="00D92210">
        <w:rPr>
          <w:color w:val="auto"/>
          <w:sz w:val="22"/>
          <w:szCs w:val="22"/>
          <w:lang w:val="es-ES"/>
        </w:rPr>
        <w:t>/21</w:t>
      </w:r>
      <w:r w:rsidR="00DF473F">
        <w:rPr>
          <w:color w:val="auto"/>
          <w:sz w:val="22"/>
          <w:szCs w:val="22"/>
          <w:lang w:val="es-ES"/>
        </w:rPr>
        <w:t>)</w:t>
      </w:r>
      <w:r w:rsidR="00FC44F6" w:rsidRPr="00D92210">
        <w:rPr>
          <w:color w:val="auto"/>
          <w:sz w:val="22"/>
          <w:szCs w:val="22"/>
          <w:lang w:val="es-ES"/>
        </w:rPr>
        <w:t xml:space="preserve"> incrementan su nivel de corrección o permanecen correctas. </w:t>
      </w:r>
      <w:r w:rsidR="004A441D">
        <w:rPr>
          <w:color w:val="auto"/>
          <w:sz w:val="22"/>
          <w:szCs w:val="22"/>
          <w:lang w:val="es-ES"/>
        </w:rPr>
        <w:t>El 38% (</w:t>
      </w:r>
      <w:r w:rsidR="00E67685">
        <w:rPr>
          <w:color w:val="auto"/>
          <w:sz w:val="22"/>
          <w:szCs w:val="22"/>
          <w:lang w:val="es-ES"/>
        </w:rPr>
        <w:t>8</w:t>
      </w:r>
      <w:r w:rsidR="00FC44F6" w:rsidRPr="00D92210">
        <w:rPr>
          <w:color w:val="auto"/>
          <w:sz w:val="22"/>
          <w:szCs w:val="22"/>
          <w:lang w:val="es-ES"/>
        </w:rPr>
        <w:t>/21</w:t>
      </w:r>
      <w:r w:rsidR="004A441D">
        <w:rPr>
          <w:color w:val="auto"/>
          <w:sz w:val="22"/>
          <w:szCs w:val="22"/>
          <w:lang w:val="es-ES"/>
        </w:rPr>
        <w:t>)</w:t>
      </w:r>
      <w:r w:rsidR="00FC44F6" w:rsidRPr="00D92210">
        <w:rPr>
          <w:color w:val="auto"/>
          <w:sz w:val="22"/>
          <w:szCs w:val="22"/>
          <w:lang w:val="es-ES"/>
        </w:rPr>
        <w:t xml:space="preserve"> </w:t>
      </w:r>
      <w:r w:rsidR="00177B83">
        <w:rPr>
          <w:color w:val="auto"/>
          <w:sz w:val="22"/>
          <w:szCs w:val="22"/>
          <w:lang w:val="es-ES"/>
        </w:rPr>
        <w:t>disminuyen su nivel de corrección o permanecen incorrectas.</w:t>
      </w:r>
      <w:r w:rsidR="004A441D">
        <w:rPr>
          <w:color w:val="auto"/>
          <w:sz w:val="22"/>
          <w:szCs w:val="22"/>
          <w:lang w:val="es-ES"/>
        </w:rPr>
        <w:t xml:space="preserve"> </w:t>
      </w:r>
      <w:r w:rsidR="001E6EF9">
        <w:rPr>
          <w:color w:val="auto"/>
          <w:sz w:val="22"/>
          <w:szCs w:val="22"/>
          <w:lang w:val="es-ES"/>
        </w:rPr>
        <w:t xml:space="preserve">El cambio conceptual en esta pregunta se observa </w:t>
      </w:r>
      <w:r w:rsidR="004A441D">
        <w:rPr>
          <w:color w:val="auto"/>
          <w:sz w:val="22"/>
          <w:szCs w:val="22"/>
          <w:lang w:val="es-ES"/>
        </w:rPr>
        <w:t xml:space="preserve">mucho </w:t>
      </w:r>
      <w:r w:rsidR="001E6EF9">
        <w:rPr>
          <w:color w:val="auto"/>
          <w:sz w:val="22"/>
          <w:szCs w:val="22"/>
          <w:lang w:val="es-ES"/>
        </w:rPr>
        <w:t xml:space="preserve">más caótico que en las </w:t>
      </w:r>
      <w:r w:rsidR="004A441D">
        <w:rPr>
          <w:color w:val="auto"/>
          <w:sz w:val="22"/>
          <w:szCs w:val="22"/>
          <w:lang w:val="es-ES"/>
        </w:rPr>
        <w:t xml:space="preserve">dos </w:t>
      </w:r>
      <w:r w:rsidR="001E6EF9">
        <w:rPr>
          <w:color w:val="auto"/>
          <w:sz w:val="22"/>
          <w:szCs w:val="22"/>
          <w:lang w:val="es-ES"/>
        </w:rPr>
        <w:t>anteriores. No se observa una tendencia clara hacia la respuesta correcta. Esto puede deberse a que la aceleración es un concepto que no entra obligatoriamente en el currículum de 2</w:t>
      </w:r>
      <w:r w:rsidR="00F24D7E">
        <w:rPr>
          <w:color w:val="auto"/>
          <w:sz w:val="22"/>
          <w:szCs w:val="22"/>
          <w:lang w:val="es-ES"/>
        </w:rPr>
        <w:t xml:space="preserve">ºESO según </w:t>
      </w:r>
      <w:r w:rsidR="00896CA9">
        <w:rPr>
          <w:color w:val="auto"/>
          <w:sz w:val="22"/>
          <w:szCs w:val="22"/>
          <w:lang w:val="es-ES"/>
        </w:rPr>
        <w:t xml:space="preserve">el BOCM </w:t>
      </w:r>
      <w:r w:rsidR="00AE591B">
        <w:rPr>
          <w:color w:val="auto"/>
          <w:sz w:val="22"/>
          <w:szCs w:val="22"/>
          <w:lang w:val="es-ES"/>
        </w:rPr>
        <w:t xml:space="preserve">(figura </w:t>
      </w:r>
      <w:r w:rsidR="00896CA9">
        <w:rPr>
          <w:color w:val="auto"/>
          <w:sz w:val="22"/>
          <w:szCs w:val="22"/>
          <w:lang w:val="es-ES"/>
        </w:rPr>
        <w:t>10</w:t>
      </w:r>
      <w:r w:rsidR="00AE591B">
        <w:rPr>
          <w:color w:val="auto"/>
          <w:sz w:val="22"/>
          <w:szCs w:val="22"/>
          <w:lang w:val="es-ES"/>
        </w:rPr>
        <w:t>)</w:t>
      </w:r>
      <w:r w:rsidR="00F24D7E">
        <w:rPr>
          <w:color w:val="auto"/>
          <w:sz w:val="22"/>
          <w:szCs w:val="22"/>
          <w:lang w:val="es-ES"/>
        </w:rPr>
        <w:t xml:space="preserve">. </w:t>
      </w:r>
      <w:r w:rsidR="00E52D56">
        <w:rPr>
          <w:color w:val="auto"/>
          <w:sz w:val="22"/>
          <w:szCs w:val="22"/>
          <w:lang w:val="es-ES"/>
        </w:rPr>
        <w:t>Se puede ver en la figura 10 cómo se hace referencia explícita al movimiento rectilíneo y uniforme.</w:t>
      </w:r>
      <w:ins w:id="36" w:author="ANGEL EZQUERRA MARTINEZ" w:date="2023-05-25T18:21:00Z">
        <w:r w:rsidR="00384376">
          <w:rPr>
            <w:color w:val="auto"/>
            <w:sz w:val="22"/>
            <w:szCs w:val="22"/>
            <w:lang w:val="es-ES"/>
          </w:rPr>
          <w:t xml:space="preserve"> Aquí jugamos con dos contenidos conceptuales y aparecen problem</w:t>
        </w:r>
      </w:ins>
      <w:ins w:id="37" w:author="ANGEL EZQUERRA MARTINEZ" w:date="2023-05-25T18:22:00Z">
        <w:r w:rsidR="00384376">
          <w:rPr>
            <w:color w:val="auto"/>
            <w:sz w:val="22"/>
            <w:szCs w:val="22"/>
            <w:lang w:val="es-ES"/>
          </w:rPr>
          <w:t>as. Es decir, cuando les pedíamos cuestiones más procedimentales ligadas a uno u a otro, las respuestas si parecían evolucionar, mientras en est</w:t>
        </w:r>
      </w:ins>
      <w:ins w:id="38" w:author="ANGEL EZQUERRA MARTINEZ" w:date="2023-05-25T18:23:00Z">
        <w:r w:rsidR="00384376">
          <w:rPr>
            <w:color w:val="auto"/>
            <w:sz w:val="22"/>
            <w:szCs w:val="22"/>
            <w:lang w:val="es-ES"/>
          </w:rPr>
          <w:t>a cuestión no tenemos un cambio tan favorable</w:t>
        </w:r>
      </w:ins>
    </w:p>
    <w:p w14:paraId="2F111407" w14:textId="77777777" w:rsidR="009849A7" w:rsidRDefault="009849A7" w:rsidP="004A441D">
      <w:pPr>
        <w:pStyle w:val="Default"/>
        <w:spacing w:after="59"/>
        <w:rPr>
          <w:color w:val="auto"/>
          <w:sz w:val="22"/>
          <w:szCs w:val="22"/>
          <w:lang w:val="es-ES"/>
        </w:rPr>
      </w:pPr>
    </w:p>
    <w:p w14:paraId="6DC10A67" w14:textId="77777777" w:rsidR="00896CA9" w:rsidRDefault="00896CA9" w:rsidP="00896CA9">
      <w:pPr>
        <w:pStyle w:val="Default"/>
        <w:keepNext/>
        <w:spacing w:after="59"/>
      </w:pPr>
      <w:r w:rsidRPr="00896CA9">
        <w:rPr>
          <w:noProof/>
          <w:color w:val="auto"/>
          <w:sz w:val="22"/>
          <w:szCs w:val="22"/>
          <w:lang w:val="es-ES"/>
        </w:rPr>
        <w:lastRenderedPageBreak/>
        <w:drawing>
          <wp:inline distT="0" distB="0" distL="0" distR="0" wp14:anchorId="7B1BE36C" wp14:editId="44192F08">
            <wp:extent cx="5953760" cy="2327275"/>
            <wp:effectExtent l="0" t="0" r="8890" b="0"/>
            <wp:docPr id="115486972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9725" name="Picture 1" descr="A picture containing text, screenshot, font&#10;&#10;Description automatically generated"/>
                    <pic:cNvPicPr/>
                  </pic:nvPicPr>
                  <pic:blipFill>
                    <a:blip r:embed="rId22"/>
                    <a:stretch>
                      <a:fillRect/>
                    </a:stretch>
                  </pic:blipFill>
                  <pic:spPr>
                    <a:xfrm>
                      <a:off x="0" y="0"/>
                      <a:ext cx="5953760" cy="2327275"/>
                    </a:xfrm>
                    <a:prstGeom prst="rect">
                      <a:avLst/>
                    </a:prstGeom>
                  </pic:spPr>
                </pic:pic>
              </a:graphicData>
            </a:graphic>
          </wp:inline>
        </w:drawing>
      </w:r>
    </w:p>
    <w:p w14:paraId="1974F337" w14:textId="52874B1E" w:rsidR="0085301A" w:rsidRDefault="00896CA9" w:rsidP="00896CA9">
      <w:pPr>
        <w:pStyle w:val="Descripcin"/>
        <w:rPr>
          <w:color w:val="auto"/>
          <w:sz w:val="22"/>
          <w:szCs w:val="22"/>
          <w:lang w:val="es-ES"/>
        </w:rPr>
      </w:pPr>
      <w:r w:rsidRPr="00896CA9">
        <w:rPr>
          <w:lang w:val="es-ES"/>
        </w:rPr>
        <w:t xml:space="preserve">Figura </w:t>
      </w:r>
      <w:r>
        <w:fldChar w:fldCharType="begin"/>
      </w:r>
      <w:r w:rsidRPr="00896CA9">
        <w:rPr>
          <w:lang w:val="es-ES"/>
        </w:rPr>
        <w:instrText xml:space="preserve"> SEQ Figura \* ARABIC </w:instrText>
      </w:r>
      <w:r>
        <w:fldChar w:fldCharType="separate"/>
      </w:r>
      <w:r w:rsidR="00D607A6">
        <w:rPr>
          <w:noProof/>
          <w:lang w:val="es-ES"/>
        </w:rPr>
        <w:t>10</w:t>
      </w:r>
      <w:r>
        <w:fldChar w:fldCharType="end"/>
      </w:r>
      <w:r w:rsidRPr="00896CA9">
        <w:rPr>
          <w:lang w:val="es-ES"/>
        </w:rPr>
        <w:t>. Contenidos relativos al bloque "La interacción" a impartir en 2ºESO, según el BOCM.</w:t>
      </w:r>
    </w:p>
    <w:p w14:paraId="326B67A1" w14:textId="77777777" w:rsidR="0085301A" w:rsidRDefault="0085301A" w:rsidP="004A441D">
      <w:pPr>
        <w:pStyle w:val="Default"/>
        <w:spacing w:after="59"/>
        <w:rPr>
          <w:color w:val="auto"/>
          <w:sz w:val="22"/>
          <w:szCs w:val="22"/>
          <w:lang w:val="es-ES"/>
        </w:rPr>
      </w:pPr>
    </w:p>
    <w:p w14:paraId="0C27A09E" w14:textId="77777777" w:rsidR="00822FD2" w:rsidRDefault="00F24D7E" w:rsidP="001928F2">
      <w:pPr>
        <w:pStyle w:val="Default"/>
        <w:spacing w:after="59"/>
        <w:jc w:val="both"/>
        <w:rPr>
          <w:color w:val="auto"/>
          <w:sz w:val="22"/>
          <w:szCs w:val="22"/>
          <w:lang w:val="es-ES"/>
        </w:rPr>
      </w:pPr>
      <w:r>
        <w:rPr>
          <w:color w:val="auto"/>
          <w:sz w:val="22"/>
          <w:szCs w:val="22"/>
          <w:lang w:val="es-ES"/>
        </w:rPr>
        <w:t xml:space="preserve">Es por ello </w:t>
      </w:r>
      <w:r w:rsidR="00463F7E">
        <w:rPr>
          <w:color w:val="auto"/>
          <w:sz w:val="22"/>
          <w:szCs w:val="22"/>
          <w:lang w:val="es-ES"/>
        </w:rPr>
        <w:t>por lo que</w:t>
      </w:r>
      <w:r w:rsidR="00B55C89">
        <w:rPr>
          <w:color w:val="auto"/>
          <w:sz w:val="22"/>
          <w:szCs w:val="22"/>
          <w:lang w:val="es-ES"/>
        </w:rPr>
        <w:t xml:space="preserve"> las nociones de aceleración se aprenden con carácter introductorio y no se trabaja tanto durante la intervención didáctica, como sí se hace con los conceptos que engloban las </w:t>
      </w:r>
      <w:r w:rsidR="00C15791">
        <w:rPr>
          <w:color w:val="auto"/>
          <w:sz w:val="22"/>
          <w:szCs w:val="22"/>
          <w:lang w:val="es-ES"/>
        </w:rPr>
        <w:t xml:space="preserve">dos </w:t>
      </w:r>
      <w:r w:rsidR="00B55C89">
        <w:rPr>
          <w:color w:val="auto"/>
          <w:sz w:val="22"/>
          <w:szCs w:val="22"/>
          <w:lang w:val="es-ES"/>
        </w:rPr>
        <w:t>preguntas anteriores.</w:t>
      </w:r>
      <w:r w:rsidR="000A6929">
        <w:rPr>
          <w:color w:val="auto"/>
          <w:sz w:val="22"/>
          <w:szCs w:val="22"/>
          <w:lang w:val="es-ES"/>
        </w:rPr>
        <w:t xml:space="preserve"> </w:t>
      </w:r>
    </w:p>
    <w:p w14:paraId="0860B461" w14:textId="77777777" w:rsidR="00822FD2" w:rsidRDefault="00822FD2" w:rsidP="001928F2">
      <w:pPr>
        <w:pStyle w:val="Default"/>
        <w:spacing w:after="59"/>
        <w:jc w:val="both"/>
        <w:rPr>
          <w:color w:val="auto"/>
          <w:sz w:val="22"/>
          <w:szCs w:val="22"/>
          <w:lang w:val="es-ES"/>
        </w:rPr>
      </w:pPr>
    </w:p>
    <w:p w14:paraId="1F3B7B39" w14:textId="288EC440" w:rsidR="00C67407" w:rsidRDefault="00822FD2" w:rsidP="001928F2">
      <w:pPr>
        <w:pStyle w:val="Default"/>
        <w:spacing w:after="59"/>
        <w:jc w:val="both"/>
        <w:rPr>
          <w:color w:val="auto"/>
          <w:sz w:val="22"/>
          <w:szCs w:val="22"/>
          <w:lang w:val="es-ES"/>
        </w:rPr>
      </w:pPr>
      <w:r>
        <w:rPr>
          <w:color w:val="auto"/>
          <w:sz w:val="22"/>
          <w:szCs w:val="22"/>
          <w:lang w:val="es-ES"/>
        </w:rPr>
        <w:t>Volviendo a la figura 9, o</w:t>
      </w:r>
      <w:r w:rsidR="000A6929">
        <w:rPr>
          <w:color w:val="auto"/>
          <w:sz w:val="22"/>
          <w:szCs w:val="22"/>
          <w:lang w:val="es-ES"/>
        </w:rPr>
        <w:t xml:space="preserve">tro aspecto especialmente llamativo </w:t>
      </w:r>
      <w:r>
        <w:rPr>
          <w:color w:val="auto"/>
          <w:sz w:val="22"/>
          <w:szCs w:val="22"/>
          <w:lang w:val="es-ES"/>
        </w:rPr>
        <w:t xml:space="preserve">es </w:t>
      </w:r>
      <w:r w:rsidR="000A6929">
        <w:rPr>
          <w:color w:val="auto"/>
          <w:sz w:val="22"/>
          <w:szCs w:val="22"/>
          <w:lang w:val="es-ES"/>
        </w:rPr>
        <w:t xml:space="preserve">la cantidad de estudiantes que no cambian su tipo de respuesta. En concreto un </w:t>
      </w:r>
      <w:r w:rsidR="0094556C">
        <w:rPr>
          <w:color w:val="auto"/>
          <w:sz w:val="22"/>
          <w:szCs w:val="22"/>
          <w:lang w:val="es-ES"/>
        </w:rPr>
        <w:t>38% (</w:t>
      </w:r>
      <w:r w:rsidR="00DC2DE4">
        <w:rPr>
          <w:color w:val="auto"/>
          <w:sz w:val="22"/>
          <w:szCs w:val="22"/>
          <w:lang w:val="es-ES"/>
        </w:rPr>
        <w:t>8 / 21</w:t>
      </w:r>
      <w:r w:rsidR="0094556C">
        <w:rPr>
          <w:color w:val="auto"/>
          <w:sz w:val="22"/>
          <w:szCs w:val="22"/>
          <w:lang w:val="es-ES"/>
        </w:rPr>
        <w:t>)</w:t>
      </w:r>
      <w:r w:rsidR="00DC2DE4">
        <w:rPr>
          <w:color w:val="auto"/>
          <w:sz w:val="22"/>
          <w:szCs w:val="22"/>
          <w:lang w:val="es-ES"/>
        </w:rPr>
        <w:t xml:space="preserve">. Quizá esto tenga relación con la brevedad de contacto con el concepto </w:t>
      </w:r>
      <w:r w:rsidR="00AF6848">
        <w:rPr>
          <w:color w:val="auto"/>
          <w:sz w:val="22"/>
          <w:szCs w:val="22"/>
          <w:lang w:val="es-ES"/>
        </w:rPr>
        <w:t xml:space="preserve">de </w:t>
      </w:r>
      <w:r w:rsidR="00DC2DE4">
        <w:rPr>
          <w:color w:val="auto"/>
          <w:sz w:val="22"/>
          <w:szCs w:val="22"/>
          <w:lang w:val="es-ES"/>
        </w:rPr>
        <w:t>aceleración. Puede ser que no haya habido un contacto suficiente como para deshacer las preconcepciones de los alumnos</w:t>
      </w:r>
      <w:r w:rsidR="00AF6848">
        <w:rPr>
          <w:color w:val="auto"/>
          <w:sz w:val="22"/>
          <w:szCs w:val="22"/>
          <w:lang w:val="es-ES"/>
        </w:rPr>
        <w:t xml:space="preserve"> como exponía</w:t>
      </w:r>
      <w:r w:rsidR="0001536C">
        <w:rPr>
          <w:color w:val="auto"/>
          <w:sz w:val="22"/>
          <w:szCs w:val="22"/>
          <w:lang w:val="es-ES"/>
        </w:rPr>
        <w:t xml:space="preserve"> </w:t>
      </w:r>
      <w:sdt>
        <w:sdtPr>
          <w:rPr>
            <w:sz w:val="22"/>
            <w:szCs w:val="22"/>
            <w:lang w:val="es-ES"/>
          </w:rPr>
          <w:tag w:val="MENDELEY_CITATION_v3_eyJjaXRhdGlvbklEIjoiTUVOREVMRVlfQ0lUQVRJT05fZmU1YTE1ZTctNTBmMi00YjI5LTlmMjYtNDVjMThlYmQ2Yzky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
          <w:id w:val="-466902921"/>
          <w:placeholder>
            <w:docPart w:val="DefaultPlaceholder_-1854013440"/>
          </w:placeholder>
        </w:sdtPr>
        <w:sdtContent>
          <w:r w:rsidR="0001536C" w:rsidRPr="0001536C">
            <w:rPr>
              <w:sz w:val="22"/>
              <w:szCs w:val="22"/>
              <w:lang w:val="es-ES"/>
            </w:rPr>
            <w:t>(Berg, 1990)</w:t>
          </w:r>
        </w:sdtContent>
      </w:sdt>
      <w:r w:rsidR="00DC2DE4">
        <w:rPr>
          <w:color w:val="auto"/>
          <w:sz w:val="22"/>
          <w:szCs w:val="22"/>
          <w:lang w:val="es-ES"/>
        </w:rPr>
        <w:t xml:space="preserve">. </w:t>
      </w:r>
    </w:p>
    <w:p w14:paraId="508A12D4" w14:textId="77777777" w:rsidR="00C67407" w:rsidRDefault="00C67407" w:rsidP="001928F2">
      <w:pPr>
        <w:pStyle w:val="Default"/>
        <w:spacing w:after="59"/>
        <w:jc w:val="both"/>
        <w:rPr>
          <w:color w:val="auto"/>
          <w:sz w:val="22"/>
          <w:szCs w:val="22"/>
          <w:lang w:val="es-ES"/>
        </w:rPr>
      </w:pPr>
    </w:p>
    <w:p w14:paraId="7BA83E19" w14:textId="49F96133" w:rsidR="00FC44F6" w:rsidRDefault="00AD0E61" w:rsidP="001928F2">
      <w:pPr>
        <w:pStyle w:val="Default"/>
        <w:spacing w:after="59"/>
        <w:jc w:val="both"/>
        <w:rPr>
          <w:color w:val="auto"/>
          <w:sz w:val="22"/>
          <w:szCs w:val="22"/>
          <w:lang w:val="es-ES"/>
        </w:rPr>
      </w:pPr>
      <w:r>
        <w:rPr>
          <w:color w:val="auto"/>
          <w:sz w:val="22"/>
          <w:szCs w:val="22"/>
          <w:lang w:val="es-ES"/>
        </w:rPr>
        <w:t>Siguiendo con la categoría</w:t>
      </w:r>
      <w:r w:rsidR="0083174A">
        <w:rPr>
          <w:color w:val="auto"/>
          <w:sz w:val="22"/>
          <w:szCs w:val="22"/>
          <w:lang w:val="es-ES"/>
        </w:rPr>
        <w:t xml:space="preserve"> “SÍ. Justificación incorrecta”, obtuvo mayoritariamente un subtipo de respuesta. En concreto un </w:t>
      </w:r>
      <w:r w:rsidR="000823AC">
        <w:rPr>
          <w:color w:val="auto"/>
          <w:sz w:val="22"/>
          <w:szCs w:val="22"/>
          <w:lang w:val="es-ES"/>
        </w:rPr>
        <w:t>75% (</w:t>
      </w:r>
      <w:r w:rsidR="0083174A">
        <w:rPr>
          <w:color w:val="auto"/>
          <w:sz w:val="22"/>
          <w:szCs w:val="22"/>
          <w:lang w:val="es-ES"/>
        </w:rPr>
        <w:t>6 / 8</w:t>
      </w:r>
      <w:r w:rsidR="000823AC">
        <w:rPr>
          <w:color w:val="auto"/>
          <w:sz w:val="22"/>
          <w:szCs w:val="22"/>
          <w:lang w:val="es-ES"/>
        </w:rPr>
        <w:t>)</w:t>
      </w:r>
      <w:r w:rsidR="0083174A">
        <w:rPr>
          <w:color w:val="auto"/>
          <w:sz w:val="22"/>
          <w:szCs w:val="22"/>
          <w:lang w:val="es-ES"/>
        </w:rPr>
        <w:t xml:space="preserve"> de </w:t>
      </w:r>
      <w:r w:rsidR="00C31702">
        <w:rPr>
          <w:color w:val="auto"/>
          <w:sz w:val="22"/>
          <w:szCs w:val="22"/>
          <w:lang w:val="es-ES"/>
        </w:rPr>
        <w:t xml:space="preserve">esta categoría de </w:t>
      </w:r>
      <w:r w:rsidR="0083174A">
        <w:rPr>
          <w:color w:val="auto"/>
          <w:sz w:val="22"/>
          <w:szCs w:val="22"/>
          <w:lang w:val="es-ES"/>
        </w:rPr>
        <w:t xml:space="preserve">respuestas argumentaban que para que la velocidad fuera alta, la aceleración también debía ser alta. Es posible que se deba a la experiencia cotidiana en la que “ir rápido” en un coche se confunde con acelerar rápido, evento que ocurre mucho especialmente en ciudad, donde se para mucho por los semáforos en rojo. Además, se puede apreciar en la figura </w:t>
      </w:r>
      <w:r w:rsidR="00984584">
        <w:rPr>
          <w:color w:val="auto"/>
          <w:sz w:val="22"/>
          <w:szCs w:val="22"/>
          <w:lang w:val="es-ES"/>
        </w:rPr>
        <w:t>11</w:t>
      </w:r>
      <w:r w:rsidR="0083174A">
        <w:rPr>
          <w:color w:val="auto"/>
          <w:sz w:val="22"/>
          <w:szCs w:val="22"/>
          <w:lang w:val="es-ES"/>
        </w:rPr>
        <w:t>, cómo en la simulación de Science Bits se muestra cómo se pisa el acelerador con el pie para acelerar</w:t>
      </w:r>
      <w:r w:rsidR="00141366">
        <w:rPr>
          <w:color w:val="auto"/>
          <w:sz w:val="22"/>
          <w:szCs w:val="22"/>
          <w:lang w:val="es-ES"/>
        </w:rPr>
        <w:t>, lo que puede llevar al alumnado a confundir “acelerar” con “tener pisado el ac</w:t>
      </w:r>
      <w:r w:rsidR="00F15535">
        <w:rPr>
          <w:color w:val="auto"/>
          <w:sz w:val="22"/>
          <w:szCs w:val="22"/>
          <w:lang w:val="es-ES"/>
        </w:rPr>
        <w:t>e</w:t>
      </w:r>
      <w:r w:rsidR="00141366">
        <w:rPr>
          <w:color w:val="auto"/>
          <w:sz w:val="22"/>
          <w:szCs w:val="22"/>
          <w:lang w:val="es-ES"/>
        </w:rPr>
        <w:t>lerador”</w:t>
      </w:r>
      <w:r w:rsidR="005869A3">
        <w:rPr>
          <w:color w:val="auto"/>
          <w:sz w:val="22"/>
          <w:szCs w:val="22"/>
          <w:lang w:val="es-ES"/>
        </w:rPr>
        <w:t xml:space="preserve">, concepción alternativa </w:t>
      </w:r>
      <w:r w:rsidR="00BE5C22">
        <w:rPr>
          <w:color w:val="auto"/>
          <w:sz w:val="22"/>
          <w:szCs w:val="22"/>
          <w:lang w:val="es-ES"/>
        </w:rPr>
        <w:t>CAVA2</w:t>
      </w:r>
      <w:r w:rsidR="005869A3">
        <w:rPr>
          <w:color w:val="auto"/>
          <w:sz w:val="22"/>
          <w:szCs w:val="22"/>
          <w:lang w:val="es-ES"/>
        </w:rPr>
        <w:t>, muy presente en el lenguaje cotidiano.</w:t>
      </w:r>
      <w:r w:rsidR="004022E9">
        <w:rPr>
          <w:color w:val="auto"/>
          <w:sz w:val="22"/>
          <w:szCs w:val="22"/>
          <w:lang w:val="es-ES"/>
        </w:rPr>
        <w:t xml:space="preserve"> También en esta categoría se observaba la CADVA1.</w:t>
      </w:r>
    </w:p>
    <w:p w14:paraId="6B3777C0" w14:textId="77777777" w:rsidR="00CD4A85" w:rsidRDefault="00CD4A85" w:rsidP="004A441D">
      <w:pPr>
        <w:pStyle w:val="Default"/>
        <w:spacing w:after="59"/>
        <w:rPr>
          <w:color w:val="auto"/>
          <w:sz w:val="22"/>
          <w:szCs w:val="22"/>
          <w:lang w:val="es-ES"/>
        </w:rPr>
      </w:pPr>
    </w:p>
    <w:p w14:paraId="7B2704E8" w14:textId="77777777" w:rsidR="00CD4A85" w:rsidRDefault="00CD4A85" w:rsidP="00CD4A85">
      <w:pPr>
        <w:pStyle w:val="Default"/>
        <w:keepNext/>
        <w:spacing w:after="59"/>
      </w:pPr>
      <w:r w:rsidRPr="00CD4A85">
        <w:rPr>
          <w:noProof/>
          <w:color w:val="auto"/>
          <w:sz w:val="22"/>
          <w:szCs w:val="22"/>
          <w:lang w:val="es-ES"/>
        </w:rPr>
        <w:lastRenderedPageBreak/>
        <w:drawing>
          <wp:inline distT="0" distB="0" distL="0" distR="0" wp14:anchorId="2BE0E1EC" wp14:editId="24723310">
            <wp:extent cx="5953760" cy="3391535"/>
            <wp:effectExtent l="0" t="0" r="8890" b="0"/>
            <wp:docPr id="54479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92422" name=""/>
                    <pic:cNvPicPr/>
                  </pic:nvPicPr>
                  <pic:blipFill>
                    <a:blip r:embed="rId23"/>
                    <a:stretch>
                      <a:fillRect/>
                    </a:stretch>
                  </pic:blipFill>
                  <pic:spPr>
                    <a:xfrm>
                      <a:off x="0" y="0"/>
                      <a:ext cx="5953760" cy="3391535"/>
                    </a:xfrm>
                    <a:prstGeom prst="rect">
                      <a:avLst/>
                    </a:prstGeom>
                  </pic:spPr>
                </pic:pic>
              </a:graphicData>
            </a:graphic>
          </wp:inline>
        </w:drawing>
      </w:r>
    </w:p>
    <w:p w14:paraId="1479BF9E" w14:textId="7B255FFC" w:rsidR="00CD4A85" w:rsidRPr="007B1200" w:rsidRDefault="00CD4A85" w:rsidP="00CD4A85">
      <w:pPr>
        <w:pStyle w:val="Descripcin"/>
        <w:rPr>
          <w:color w:val="auto"/>
          <w:sz w:val="22"/>
          <w:szCs w:val="22"/>
          <w:lang w:val="es-ES"/>
        </w:rPr>
      </w:pPr>
      <w:r w:rsidRPr="00984584">
        <w:rPr>
          <w:lang w:val="es-ES"/>
        </w:rPr>
        <w:t xml:space="preserve">Figura </w:t>
      </w:r>
      <w:r>
        <w:fldChar w:fldCharType="begin"/>
      </w:r>
      <w:r w:rsidRPr="00984584">
        <w:rPr>
          <w:lang w:val="es-ES"/>
        </w:rPr>
        <w:instrText xml:space="preserve"> SEQ Figura \* ARABIC </w:instrText>
      </w:r>
      <w:r>
        <w:fldChar w:fldCharType="separate"/>
      </w:r>
      <w:r w:rsidR="00D607A6">
        <w:rPr>
          <w:noProof/>
          <w:lang w:val="es-ES"/>
        </w:rPr>
        <w:t>11</w:t>
      </w:r>
      <w:r>
        <w:fldChar w:fldCharType="end"/>
      </w:r>
      <w:r w:rsidRPr="00984584">
        <w:rPr>
          <w:lang w:val="es-ES"/>
        </w:rPr>
        <w:t>. Fotograma de la simulación sobre la aceleración en Science Bits.</w:t>
      </w:r>
    </w:p>
    <w:p w14:paraId="4330D2D2" w14:textId="77777777" w:rsidR="005C58D8" w:rsidRDefault="005C58D8" w:rsidP="005C58D8">
      <w:pPr>
        <w:pStyle w:val="Default"/>
        <w:spacing w:after="59"/>
        <w:rPr>
          <w:color w:val="auto"/>
          <w:sz w:val="22"/>
          <w:szCs w:val="22"/>
          <w:lang w:val="es-ES"/>
        </w:rPr>
      </w:pPr>
    </w:p>
    <w:p w14:paraId="777A0204" w14:textId="6D2DC61C" w:rsidR="00FC44F6" w:rsidRDefault="00627A97" w:rsidP="00440430">
      <w:pPr>
        <w:pStyle w:val="Default"/>
        <w:spacing w:after="59"/>
        <w:jc w:val="both"/>
        <w:rPr>
          <w:color w:val="auto"/>
          <w:sz w:val="22"/>
          <w:szCs w:val="22"/>
          <w:lang w:val="es-ES"/>
        </w:rPr>
      </w:pPr>
      <w:r>
        <w:rPr>
          <w:color w:val="auto"/>
          <w:sz w:val="22"/>
          <w:szCs w:val="22"/>
          <w:lang w:val="es-ES"/>
        </w:rPr>
        <w:t xml:space="preserve">En lo </w:t>
      </w:r>
      <w:r w:rsidR="00B037FA">
        <w:rPr>
          <w:color w:val="auto"/>
          <w:sz w:val="22"/>
          <w:szCs w:val="22"/>
          <w:lang w:val="es-ES"/>
        </w:rPr>
        <w:t>relacionado con</w:t>
      </w:r>
      <w:r>
        <w:rPr>
          <w:color w:val="auto"/>
          <w:sz w:val="22"/>
          <w:szCs w:val="22"/>
          <w:lang w:val="es-ES"/>
        </w:rPr>
        <w:t xml:space="preserve"> la categoría </w:t>
      </w:r>
      <w:r w:rsidR="00E14276">
        <w:rPr>
          <w:color w:val="auto"/>
          <w:sz w:val="22"/>
          <w:szCs w:val="22"/>
          <w:lang w:val="es-ES"/>
        </w:rPr>
        <w:t>“NO. Justificación vaga”, la mayoría de las justificaciones</w:t>
      </w:r>
      <w:r w:rsidR="00717863">
        <w:rPr>
          <w:color w:val="auto"/>
          <w:sz w:val="22"/>
          <w:szCs w:val="22"/>
          <w:lang w:val="es-ES"/>
        </w:rPr>
        <w:t xml:space="preserve">, un </w:t>
      </w:r>
      <w:r w:rsidR="00E14276">
        <w:rPr>
          <w:color w:val="auto"/>
          <w:sz w:val="22"/>
          <w:szCs w:val="22"/>
          <w:lang w:val="es-ES"/>
        </w:rPr>
        <w:t xml:space="preserve"> </w:t>
      </w:r>
      <w:r w:rsidR="00717863">
        <w:rPr>
          <w:color w:val="auto"/>
          <w:sz w:val="22"/>
          <w:szCs w:val="22"/>
          <w:lang w:val="es-ES"/>
        </w:rPr>
        <w:t xml:space="preserve">67% </w:t>
      </w:r>
      <w:r w:rsidR="00E14276">
        <w:rPr>
          <w:color w:val="auto"/>
          <w:sz w:val="22"/>
          <w:szCs w:val="22"/>
          <w:lang w:val="es-ES"/>
        </w:rPr>
        <w:t>(4 / 6)</w:t>
      </w:r>
      <w:r w:rsidR="00717863">
        <w:rPr>
          <w:color w:val="auto"/>
          <w:sz w:val="22"/>
          <w:szCs w:val="22"/>
          <w:lang w:val="es-ES"/>
        </w:rPr>
        <w:t>,</w:t>
      </w:r>
      <w:r w:rsidR="00E14276">
        <w:rPr>
          <w:color w:val="auto"/>
          <w:sz w:val="22"/>
          <w:szCs w:val="22"/>
          <w:lang w:val="es-ES"/>
        </w:rPr>
        <w:t xml:space="preserve"> justificaban su respuesta negativa argumentando que la aceleración puede ser baja, o incluso 0, aunque la velocidad fuera muy alta. Esto se debe a que esa idea se mencionó en clase, apoyándose en la ecuación a = </w:t>
      </w:r>
      <w:r w:rsidR="00A271CC">
        <w:rPr>
          <w:color w:val="auto"/>
          <w:sz w:val="22"/>
          <w:szCs w:val="22"/>
          <w:lang w:val="es-ES"/>
        </w:rPr>
        <w:t>∆</w:t>
      </w:r>
      <w:r w:rsidR="00E14276">
        <w:rPr>
          <w:color w:val="auto"/>
          <w:sz w:val="22"/>
          <w:szCs w:val="22"/>
          <w:lang w:val="es-ES"/>
        </w:rPr>
        <w:t xml:space="preserve">v / </w:t>
      </w:r>
      <w:r w:rsidR="00A271CC">
        <w:rPr>
          <w:color w:val="auto"/>
          <w:sz w:val="22"/>
          <w:szCs w:val="22"/>
          <w:lang w:val="es-ES"/>
        </w:rPr>
        <w:t>∆</w:t>
      </w:r>
      <w:r w:rsidR="00E14276">
        <w:rPr>
          <w:color w:val="auto"/>
          <w:sz w:val="22"/>
          <w:szCs w:val="22"/>
          <w:lang w:val="es-ES"/>
        </w:rPr>
        <w:t>t. Aunque estos alumnos no definían explícitamente la aceleración como el cambio de velocidad con el tiempo, sus justificaciones daban a entender que lo comprendían con profundidad.</w:t>
      </w:r>
      <w:r w:rsidR="00B97314">
        <w:rPr>
          <w:color w:val="auto"/>
          <w:sz w:val="22"/>
          <w:szCs w:val="22"/>
          <w:lang w:val="es-ES"/>
        </w:rPr>
        <w:t xml:space="preserve"> Tanto en las respuestas de esta categoría como en las de “NO. Justificación con ejemplo visto en clase” se observó la CCVA2.</w:t>
      </w:r>
    </w:p>
    <w:p w14:paraId="1EAC3995" w14:textId="6802F3C5" w:rsidR="00FC44F6" w:rsidRDefault="00FC44F6" w:rsidP="00440430">
      <w:pPr>
        <w:pStyle w:val="Default"/>
        <w:spacing w:after="59"/>
        <w:jc w:val="both"/>
        <w:rPr>
          <w:b/>
          <w:bCs/>
          <w:color w:val="2C73B5"/>
          <w:sz w:val="28"/>
          <w:szCs w:val="28"/>
          <w:lang w:val="es-ES"/>
        </w:rPr>
      </w:pPr>
    </w:p>
    <w:p w14:paraId="42113A53" w14:textId="1489C528" w:rsidR="009A2BA0" w:rsidRDefault="009A2BA0" w:rsidP="00440430">
      <w:pPr>
        <w:pStyle w:val="Default"/>
        <w:spacing w:after="59"/>
        <w:jc w:val="both"/>
        <w:rPr>
          <w:b/>
          <w:bCs/>
          <w:color w:val="auto"/>
          <w:sz w:val="22"/>
          <w:szCs w:val="22"/>
          <w:lang w:val="es-ES"/>
        </w:rPr>
      </w:pPr>
      <w:r>
        <w:rPr>
          <w:b/>
          <w:bCs/>
          <w:color w:val="auto"/>
          <w:sz w:val="22"/>
          <w:szCs w:val="22"/>
          <w:lang w:val="es-ES"/>
        </w:rPr>
        <w:t>CATEGORIZACIÓN DE RESPUESTAS A LA PREGUNTA 11:</w:t>
      </w:r>
    </w:p>
    <w:p w14:paraId="29F756AC" w14:textId="3A402E5C" w:rsidR="009A2BA0" w:rsidRPr="00894565" w:rsidRDefault="00752E73" w:rsidP="00440430">
      <w:pPr>
        <w:pStyle w:val="Default"/>
        <w:spacing w:after="59"/>
        <w:jc w:val="both"/>
        <w:rPr>
          <w:b/>
          <w:bCs/>
          <w:color w:val="auto"/>
          <w:sz w:val="22"/>
          <w:szCs w:val="22"/>
          <w:lang w:val="es-ES"/>
        </w:rPr>
      </w:pPr>
      <w:r>
        <w:rPr>
          <w:b/>
          <w:bCs/>
          <w:color w:val="auto"/>
          <w:sz w:val="22"/>
          <w:szCs w:val="22"/>
          <w:lang w:val="es-ES"/>
        </w:rPr>
        <w:t>En un instante de tiempo encuentro un móvil al lado de otro</w:t>
      </w:r>
      <w:r w:rsidR="00DF1648">
        <w:rPr>
          <w:b/>
          <w:bCs/>
          <w:color w:val="auto"/>
          <w:sz w:val="22"/>
          <w:szCs w:val="22"/>
          <w:lang w:val="es-ES"/>
        </w:rPr>
        <w:t>. ¿Llevan la misma velocidad?</w:t>
      </w:r>
    </w:p>
    <w:p w14:paraId="10C4DA21" w14:textId="77777777" w:rsidR="009A2BA0" w:rsidRDefault="009A2BA0" w:rsidP="00440430">
      <w:pPr>
        <w:pStyle w:val="Default"/>
        <w:spacing w:after="59"/>
        <w:jc w:val="both"/>
        <w:rPr>
          <w:sz w:val="22"/>
          <w:szCs w:val="22"/>
          <w:lang w:val="es-ES"/>
        </w:rPr>
      </w:pPr>
    </w:p>
    <w:p w14:paraId="6AF0EF10" w14:textId="504276F5" w:rsidR="009A2BA0" w:rsidRDefault="009A2BA0" w:rsidP="00440430">
      <w:pPr>
        <w:pStyle w:val="Default"/>
        <w:spacing w:after="59"/>
        <w:jc w:val="both"/>
        <w:rPr>
          <w:sz w:val="22"/>
          <w:szCs w:val="22"/>
          <w:lang w:val="es-ES"/>
        </w:rPr>
      </w:pPr>
      <w:r>
        <w:rPr>
          <w:sz w:val="22"/>
          <w:szCs w:val="22"/>
          <w:lang w:val="es-ES"/>
        </w:rPr>
        <w:t xml:space="preserve">La figura </w:t>
      </w:r>
      <w:r w:rsidR="00914043">
        <w:rPr>
          <w:sz w:val="22"/>
          <w:szCs w:val="22"/>
          <w:lang w:val="es-ES"/>
        </w:rPr>
        <w:t>12</w:t>
      </w:r>
      <w:r>
        <w:rPr>
          <w:sz w:val="22"/>
          <w:szCs w:val="22"/>
          <w:lang w:val="es-ES"/>
        </w:rPr>
        <w:t xml:space="preserve"> muestra los resultados de la pregunta 9 del cuestionario.</w:t>
      </w:r>
    </w:p>
    <w:p w14:paraId="3810392A" w14:textId="77777777" w:rsidR="009A2BA0" w:rsidRDefault="009A2BA0" w:rsidP="009A2BA0">
      <w:pPr>
        <w:pStyle w:val="Default"/>
        <w:spacing w:after="59"/>
        <w:rPr>
          <w:noProof/>
          <w:sz w:val="22"/>
          <w:szCs w:val="22"/>
          <w:lang w:val="es-ES"/>
        </w:rPr>
      </w:pPr>
    </w:p>
    <w:p w14:paraId="06323B70" w14:textId="77777777" w:rsidR="00914043" w:rsidRDefault="00AF391D" w:rsidP="00914043">
      <w:pPr>
        <w:pStyle w:val="Default"/>
        <w:keepNext/>
        <w:spacing w:after="59"/>
      </w:pPr>
      <w:r w:rsidRPr="00AF391D">
        <w:rPr>
          <w:noProof/>
          <w:sz w:val="22"/>
          <w:szCs w:val="22"/>
          <w:lang w:val="es-ES"/>
        </w:rPr>
        <w:lastRenderedPageBreak/>
        <w:drawing>
          <wp:inline distT="0" distB="0" distL="0" distR="0" wp14:anchorId="6CFF1219" wp14:editId="6814A59C">
            <wp:extent cx="5953760" cy="3827145"/>
            <wp:effectExtent l="0" t="0" r="8890" b="1905"/>
            <wp:docPr id="168572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7638" name=""/>
                    <pic:cNvPicPr/>
                  </pic:nvPicPr>
                  <pic:blipFill>
                    <a:blip r:embed="rId24"/>
                    <a:stretch>
                      <a:fillRect/>
                    </a:stretch>
                  </pic:blipFill>
                  <pic:spPr>
                    <a:xfrm>
                      <a:off x="0" y="0"/>
                      <a:ext cx="5953760" cy="3827145"/>
                    </a:xfrm>
                    <a:prstGeom prst="rect">
                      <a:avLst/>
                    </a:prstGeom>
                  </pic:spPr>
                </pic:pic>
              </a:graphicData>
            </a:graphic>
          </wp:inline>
        </w:drawing>
      </w:r>
    </w:p>
    <w:p w14:paraId="616DDFF1" w14:textId="3DE1A002" w:rsidR="009A2BA0" w:rsidRDefault="00914043" w:rsidP="00914043">
      <w:pPr>
        <w:pStyle w:val="Descripcin"/>
        <w:rPr>
          <w:sz w:val="22"/>
          <w:szCs w:val="22"/>
          <w:lang w:val="es-ES"/>
        </w:rPr>
      </w:pPr>
      <w:r w:rsidRPr="00914043">
        <w:rPr>
          <w:lang w:val="es-ES"/>
        </w:rPr>
        <w:t xml:space="preserve">Figura </w:t>
      </w:r>
      <w:r>
        <w:fldChar w:fldCharType="begin"/>
      </w:r>
      <w:r w:rsidRPr="00914043">
        <w:rPr>
          <w:lang w:val="es-ES"/>
        </w:rPr>
        <w:instrText xml:space="preserve"> SEQ Figura \* ARABIC </w:instrText>
      </w:r>
      <w:r>
        <w:fldChar w:fldCharType="separate"/>
      </w:r>
      <w:r w:rsidR="00D607A6">
        <w:rPr>
          <w:noProof/>
          <w:lang w:val="es-ES"/>
        </w:rPr>
        <w:t>12</w:t>
      </w:r>
      <w:r>
        <w:fldChar w:fldCharType="end"/>
      </w:r>
      <w:r w:rsidRPr="00914043">
        <w:rPr>
          <w:lang w:val="es-ES"/>
        </w:rPr>
        <w:t>. Cambio conceptual de las respuestas a la pregunta 11 sobre adelantamientos.</w:t>
      </w:r>
    </w:p>
    <w:p w14:paraId="4F34F8AA" w14:textId="77777777" w:rsidR="009A2BA0" w:rsidRDefault="009A2BA0" w:rsidP="009A2BA0">
      <w:pPr>
        <w:pStyle w:val="Default"/>
        <w:spacing w:after="59"/>
        <w:rPr>
          <w:sz w:val="22"/>
          <w:szCs w:val="22"/>
          <w:lang w:val="es-ES"/>
        </w:rPr>
      </w:pPr>
    </w:p>
    <w:p w14:paraId="70ACCF55" w14:textId="4DAD1028" w:rsidR="009A2BA0" w:rsidRDefault="00573671" w:rsidP="00934A6F">
      <w:pPr>
        <w:pStyle w:val="Default"/>
        <w:spacing w:after="59"/>
        <w:jc w:val="both"/>
        <w:rPr>
          <w:color w:val="auto"/>
          <w:sz w:val="22"/>
          <w:szCs w:val="22"/>
          <w:lang w:val="es-ES"/>
        </w:rPr>
      </w:pPr>
      <w:r>
        <w:rPr>
          <w:color w:val="auto"/>
          <w:sz w:val="22"/>
          <w:szCs w:val="22"/>
          <w:lang w:val="es-ES"/>
        </w:rPr>
        <w:t>Se aprecia un 48 % (</w:t>
      </w:r>
      <w:r w:rsidR="009A2BA0" w:rsidRPr="00D92210">
        <w:rPr>
          <w:color w:val="auto"/>
          <w:sz w:val="22"/>
          <w:szCs w:val="22"/>
          <w:lang w:val="es-ES"/>
        </w:rPr>
        <w:t>1</w:t>
      </w:r>
      <w:r w:rsidR="00C3184C">
        <w:rPr>
          <w:color w:val="auto"/>
          <w:sz w:val="22"/>
          <w:szCs w:val="22"/>
          <w:lang w:val="es-ES"/>
        </w:rPr>
        <w:t>0</w:t>
      </w:r>
      <w:r w:rsidR="009A2BA0" w:rsidRPr="00D92210">
        <w:rPr>
          <w:color w:val="auto"/>
          <w:sz w:val="22"/>
          <w:szCs w:val="22"/>
          <w:lang w:val="es-ES"/>
        </w:rPr>
        <w:t xml:space="preserve"> / 21</w:t>
      </w:r>
      <w:r>
        <w:rPr>
          <w:color w:val="auto"/>
          <w:sz w:val="22"/>
          <w:szCs w:val="22"/>
          <w:lang w:val="es-ES"/>
        </w:rPr>
        <w:t>) de</w:t>
      </w:r>
      <w:r w:rsidR="009A2BA0" w:rsidRPr="00D92210">
        <w:rPr>
          <w:color w:val="auto"/>
          <w:sz w:val="22"/>
          <w:szCs w:val="22"/>
          <w:lang w:val="es-ES"/>
        </w:rPr>
        <w:t xml:space="preserve"> concepciones correctas</w:t>
      </w:r>
      <w:r w:rsidR="00943CF5">
        <w:rPr>
          <w:color w:val="auto"/>
          <w:sz w:val="22"/>
          <w:szCs w:val="22"/>
          <w:lang w:val="es-ES"/>
        </w:rPr>
        <w:t xml:space="preserve"> antes de la intervención</w:t>
      </w:r>
      <w:r w:rsidR="009A2BA0" w:rsidRPr="00D92210">
        <w:rPr>
          <w:color w:val="auto"/>
          <w:sz w:val="22"/>
          <w:szCs w:val="22"/>
          <w:lang w:val="es-ES"/>
        </w:rPr>
        <w:t xml:space="preserve">. Después, los aciertos ascienden a </w:t>
      </w:r>
      <w:r w:rsidR="00EA36A9">
        <w:rPr>
          <w:color w:val="auto"/>
          <w:sz w:val="22"/>
          <w:szCs w:val="22"/>
          <w:lang w:val="es-ES"/>
        </w:rPr>
        <w:t xml:space="preserve">tan solo </w:t>
      </w:r>
      <w:r w:rsidR="00943CF5">
        <w:rPr>
          <w:color w:val="auto"/>
          <w:sz w:val="22"/>
          <w:szCs w:val="22"/>
          <w:lang w:val="es-ES"/>
        </w:rPr>
        <w:t>un 57% (</w:t>
      </w:r>
      <w:r w:rsidR="009A2BA0" w:rsidRPr="00D92210">
        <w:rPr>
          <w:color w:val="auto"/>
          <w:sz w:val="22"/>
          <w:szCs w:val="22"/>
          <w:lang w:val="es-ES"/>
        </w:rPr>
        <w:t>1</w:t>
      </w:r>
      <w:r w:rsidR="00EA36A9">
        <w:rPr>
          <w:color w:val="auto"/>
          <w:sz w:val="22"/>
          <w:szCs w:val="22"/>
          <w:lang w:val="es-ES"/>
        </w:rPr>
        <w:t>2</w:t>
      </w:r>
      <w:r w:rsidR="009A2BA0" w:rsidRPr="00D92210">
        <w:rPr>
          <w:color w:val="auto"/>
          <w:sz w:val="22"/>
          <w:szCs w:val="22"/>
          <w:lang w:val="es-ES"/>
        </w:rPr>
        <w:t xml:space="preserve"> / 21</w:t>
      </w:r>
      <w:r w:rsidR="00943CF5">
        <w:rPr>
          <w:color w:val="auto"/>
          <w:sz w:val="22"/>
          <w:szCs w:val="22"/>
          <w:lang w:val="es-ES"/>
        </w:rPr>
        <w:t>)</w:t>
      </w:r>
      <w:r w:rsidR="009A2BA0" w:rsidRPr="00D92210">
        <w:rPr>
          <w:color w:val="auto"/>
          <w:sz w:val="22"/>
          <w:szCs w:val="22"/>
          <w:lang w:val="es-ES"/>
        </w:rPr>
        <w:t>.</w:t>
      </w:r>
      <w:r w:rsidR="00EA36A9">
        <w:rPr>
          <w:color w:val="auto"/>
          <w:sz w:val="22"/>
          <w:szCs w:val="22"/>
          <w:lang w:val="es-ES"/>
        </w:rPr>
        <w:t xml:space="preserve"> </w:t>
      </w:r>
      <w:r w:rsidR="009A2BA0">
        <w:rPr>
          <w:color w:val="auto"/>
          <w:sz w:val="22"/>
          <w:szCs w:val="22"/>
          <w:lang w:val="es-ES"/>
        </w:rPr>
        <w:t xml:space="preserve">Parece que </w:t>
      </w:r>
      <w:r w:rsidR="00546EF1">
        <w:rPr>
          <w:color w:val="auto"/>
          <w:sz w:val="22"/>
          <w:szCs w:val="22"/>
          <w:lang w:val="es-ES"/>
        </w:rPr>
        <w:t>la</w:t>
      </w:r>
      <w:r w:rsidR="009A2BA0">
        <w:rPr>
          <w:color w:val="auto"/>
          <w:sz w:val="22"/>
          <w:szCs w:val="22"/>
          <w:lang w:val="es-ES"/>
        </w:rPr>
        <w:t xml:space="preserve"> evolución global </w:t>
      </w:r>
      <w:r w:rsidR="00546EF1">
        <w:rPr>
          <w:color w:val="auto"/>
          <w:sz w:val="22"/>
          <w:szCs w:val="22"/>
          <w:lang w:val="es-ES"/>
        </w:rPr>
        <w:t xml:space="preserve">no es </w:t>
      </w:r>
      <w:r w:rsidR="009A2BA0">
        <w:rPr>
          <w:color w:val="auto"/>
          <w:sz w:val="22"/>
          <w:szCs w:val="22"/>
          <w:lang w:val="es-ES"/>
        </w:rPr>
        <w:t>muy favorable en la corrección de las respuestas.</w:t>
      </w:r>
    </w:p>
    <w:p w14:paraId="309ADB7A" w14:textId="77777777" w:rsidR="009A2BA0" w:rsidRPr="00D92210" w:rsidRDefault="009A2BA0" w:rsidP="00934A6F">
      <w:pPr>
        <w:pStyle w:val="Default"/>
        <w:spacing w:after="59"/>
        <w:ind w:left="1080"/>
        <w:jc w:val="both"/>
        <w:rPr>
          <w:color w:val="auto"/>
          <w:sz w:val="22"/>
          <w:szCs w:val="22"/>
          <w:lang w:val="es-ES"/>
        </w:rPr>
      </w:pPr>
    </w:p>
    <w:p w14:paraId="0BC36872" w14:textId="5FD7561E" w:rsidR="009A2BA0" w:rsidRDefault="008F3853" w:rsidP="00934A6F">
      <w:pPr>
        <w:pStyle w:val="Default"/>
        <w:spacing w:after="59"/>
        <w:jc w:val="both"/>
        <w:rPr>
          <w:color w:val="auto"/>
          <w:sz w:val="22"/>
          <w:szCs w:val="22"/>
          <w:lang w:val="es-ES"/>
        </w:rPr>
      </w:pPr>
      <w:r w:rsidRPr="008F3853">
        <w:rPr>
          <w:color w:val="auto"/>
          <w:sz w:val="22"/>
          <w:szCs w:val="22"/>
          <w:lang w:val="es-ES"/>
        </w:rPr>
        <w:t>Además,</w:t>
      </w:r>
      <w:r>
        <w:rPr>
          <w:b/>
          <w:bCs/>
          <w:color w:val="auto"/>
          <w:sz w:val="22"/>
          <w:szCs w:val="22"/>
          <w:lang w:val="es-ES"/>
        </w:rPr>
        <w:t xml:space="preserve"> </w:t>
      </w:r>
      <w:r w:rsidR="009A2BA0" w:rsidRPr="00D92210">
        <w:rPr>
          <w:color w:val="auto"/>
          <w:sz w:val="22"/>
          <w:szCs w:val="22"/>
          <w:lang w:val="es-ES"/>
        </w:rPr>
        <w:t xml:space="preserve">tantas como </w:t>
      </w:r>
      <w:r>
        <w:rPr>
          <w:color w:val="auto"/>
          <w:sz w:val="22"/>
          <w:szCs w:val="22"/>
          <w:lang w:val="es-ES"/>
        </w:rPr>
        <w:t>el 57% (</w:t>
      </w:r>
      <w:r w:rsidR="009A2BA0" w:rsidRPr="00D92210">
        <w:rPr>
          <w:color w:val="auto"/>
          <w:sz w:val="22"/>
          <w:szCs w:val="22"/>
          <w:lang w:val="es-ES"/>
        </w:rPr>
        <w:t>1</w:t>
      </w:r>
      <w:r w:rsidR="00F723E3">
        <w:rPr>
          <w:color w:val="auto"/>
          <w:sz w:val="22"/>
          <w:szCs w:val="22"/>
          <w:lang w:val="es-ES"/>
        </w:rPr>
        <w:t>2</w:t>
      </w:r>
      <w:r w:rsidR="009A2BA0" w:rsidRPr="00D92210">
        <w:rPr>
          <w:color w:val="auto"/>
          <w:sz w:val="22"/>
          <w:szCs w:val="22"/>
          <w:lang w:val="es-ES"/>
        </w:rPr>
        <w:t>/21</w:t>
      </w:r>
      <w:r>
        <w:rPr>
          <w:color w:val="auto"/>
          <w:sz w:val="22"/>
          <w:szCs w:val="22"/>
          <w:lang w:val="es-ES"/>
        </w:rPr>
        <w:t>)</w:t>
      </w:r>
      <w:r w:rsidR="009A2BA0" w:rsidRPr="00D92210">
        <w:rPr>
          <w:color w:val="auto"/>
          <w:sz w:val="22"/>
          <w:szCs w:val="22"/>
          <w:lang w:val="es-ES"/>
        </w:rPr>
        <w:t xml:space="preserve"> incrementan su nivel de corrección o permanecen correctas</w:t>
      </w:r>
      <w:r w:rsidR="00C80DA1">
        <w:rPr>
          <w:color w:val="auto"/>
          <w:sz w:val="22"/>
          <w:szCs w:val="22"/>
          <w:lang w:val="es-ES"/>
        </w:rPr>
        <w:t>, mientras que el 43% restante (</w:t>
      </w:r>
      <w:r w:rsidR="006A00B3">
        <w:rPr>
          <w:color w:val="auto"/>
          <w:sz w:val="22"/>
          <w:szCs w:val="22"/>
          <w:lang w:val="es-ES"/>
        </w:rPr>
        <w:t>9</w:t>
      </w:r>
      <w:r w:rsidR="009A2BA0" w:rsidRPr="00D92210">
        <w:rPr>
          <w:color w:val="auto"/>
          <w:sz w:val="22"/>
          <w:szCs w:val="22"/>
          <w:lang w:val="es-ES"/>
        </w:rPr>
        <w:t>/21</w:t>
      </w:r>
      <w:r w:rsidR="00C80DA1">
        <w:rPr>
          <w:color w:val="auto"/>
          <w:sz w:val="22"/>
          <w:szCs w:val="22"/>
          <w:lang w:val="es-ES"/>
        </w:rPr>
        <w:t>)</w:t>
      </w:r>
      <w:r w:rsidR="009A2BA0" w:rsidRPr="00D92210">
        <w:rPr>
          <w:color w:val="auto"/>
          <w:sz w:val="22"/>
          <w:szCs w:val="22"/>
          <w:lang w:val="es-ES"/>
        </w:rPr>
        <w:t xml:space="preserve"> </w:t>
      </w:r>
      <w:r w:rsidR="009A2BA0">
        <w:rPr>
          <w:color w:val="auto"/>
          <w:sz w:val="22"/>
          <w:szCs w:val="22"/>
          <w:lang w:val="es-ES"/>
        </w:rPr>
        <w:t>disminuyen su nivel de corrección o permanecen incorrectas.</w:t>
      </w:r>
      <w:r w:rsidR="00846689">
        <w:rPr>
          <w:color w:val="auto"/>
          <w:sz w:val="22"/>
          <w:szCs w:val="22"/>
          <w:lang w:val="es-ES"/>
        </w:rPr>
        <w:t xml:space="preserve"> </w:t>
      </w:r>
    </w:p>
    <w:p w14:paraId="658593B5" w14:textId="74B8AB38" w:rsidR="002A00B6" w:rsidRDefault="00E2483A" w:rsidP="00934A6F">
      <w:pPr>
        <w:pStyle w:val="Default"/>
        <w:spacing w:after="59"/>
        <w:jc w:val="both"/>
        <w:rPr>
          <w:color w:val="auto"/>
          <w:sz w:val="22"/>
          <w:szCs w:val="22"/>
          <w:lang w:val="es-ES"/>
        </w:rPr>
      </w:pPr>
      <w:r>
        <w:rPr>
          <w:color w:val="auto"/>
          <w:sz w:val="22"/>
          <w:szCs w:val="22"/>
          <w:lang w:val="es-ES"/>
        </w:rPr>
        <w:t xml:space="preserve">En esta pregunta, </w:t>
      </w:r>
      <w:r w:rsidR="007F4240">
        <w:rPr>
          <w:color w:val="auto"/>
          <w:sz w:val="22"/>
          <w:szCs w:val="22"/>
          <w:lang w:val="es-ES"/>
        </w:rPr>
        <w:t>incluso más que</w:t>
      </w:r>
      <w:r>
        <w:rPr>
          <w:color w:val="auto"/>
          <w:sz w:val="22"/>
          <w:szCs w:val="22"/>
          <w:lang w:val="es-ES"/>
        </w:rPr>
        <w:t xml:space="preserve"> en la pregunta 9</w:t>
      </w:r>
      <w:r w:rsidR="007F4240">
        <w:rPr>
          <w:color w:val="auto"/>
          <w:sz w:val="22"/>
          <w:szCs w:val="22"/>
          <w:lang w:val="es-ES"/>
        </w:rPr>
        <w:t>, se observa una abundancia de respuestas sin cambio sustancial: un total de</w:t>
      </w:r>
      <w:r w:rsidR="009860FA">
        <w:rPr>
          <w:color w:val="auto"/>
          <w:sz w:val="22"/>
          <w:szCs w:val="22"/>
          <w:lang w:val="es-ES"/>
        </w:rPr>
        <w:t>l 67%</w:t>
      </w:r>
      <w:r w:rsidR="007F4240">
        <w:rPr>
          <w:color w:val="auto"/>
          <w:sz w:val="22"/>
          <w:szCs w:val="22"/>
          <w:lang w:val="es-ES"/>
        </w:rPr>
        <w:t xml:space="preserve"> </w:t>
      </w:r>
      <w:r w:rsidR="009860FA">
        <w:rPr>
          <w:color w:val="auto"/>
          <w:sz w:val="22"/>
          <w:szCs w:val="22"/>
          <w:lang w:val="es-ES"/>
        </w:rPr>
        <w:t>(</w:t>
      </w:r>
      <w:r w:rsidR="00D9266D">
        <w:rPr>
          <w:color w:val="auto"/>
          <w:sz w:val="22"/>
          <w:szCs w:val="22"/>
          <w:lang w:val="es-ES"/>
        </w:rPr>
        <w:t>14 / 21</w:t>
      </w:r>
      <w:r w:rsidR="009860FA">
        <w:rPr>
          <w:color w:val="auto"/>
          <w:sz w:val="22"/>
          <w:szCs w:val="22"/>
          <w:lang w:val="es-ES"/>
        </w:rPr>
        <w:t>)</w:t>
      </w:r>
      <w:r w:rsidR="00D9266D">
        <w:rPr>
          <w:color w:val="auto"/>
          <w:sz w:val="22"/>
          <w:szCs w:val="22"/>
          <w:lang w:val="es-ES"/>
        </w:rPr>
        <w:t xml:space="preserve">. </w:t>
      </w:r>
      <w:r w:rsidR="000279C9">
        <w:rPr>
          <w:color w:val="auto"/>
          <w:sz w:val="22"/>
          <w:szCs w:val="22"/>
          <w:lang w:val="es-ES"/>
        </w:rPr>
        <w:t xml:space="preserve">Es probable que haya sucedido porque igual que </w:t>
      </w:r>
      <w:r w:rsidR="00531F70">
        <w:rPr>
          <w:color w:val="auto"/>
          <w:sz w:val="22"/>
          <w:szCs w:val="22"/>
          <w:lang w:val="es-ES"/>
        </w:rPr>
        <w:t xml:space="preserve">Science Bits sí tiene </w:t>
      </w:r>
      <w:r w:rsidR="005B2C2C">
        <w:rPr>
          <w:color w:val="auto"/>
          <w:sz w:val="22"/>
          <w:szCs w:val="22"/>
          <w:lang w:val="es-ES"/>
        </w:rPr>
        <w:t xml:space="preserve">un gran volumen didáctico dedicado a algunos conceptos tratados en las otras preguntas de manera explícita, no es el caso con información que ataque de manera más directa esta concepción alternativa. </w:t>
      </w:r>
      <w:r w:rsidR="005D1832">
        <w:rPr>
          <w:color w:val="auto"/>
          <w:sz w:val="22"/>
          <w:szCs w:val="22"/>
          <w:lang w:val="es-ES"/>
        </w:rPr>
        <w:t>Para añadir a esto, durante las sesiones de la fase de Explicación tampoco se hizo mucho hincapié en ello, ni en la diferencia entre instante de tiempo o intervalo de tiempo</w:t>
      </w:r>
      <w:r w:rsidR="00072752">
        <w:rPr>
          <w:color w:val="auto"/>
          <w:sz w:val="22"/>
          <w:szCs w:val="22"/>
          <w:lang w:val="es-ES"/>
        </w:rPr>
        <w:t xml:space="preserve">, presente en </w:t>
      </w:r>
      <w:r w:rsidR="003856E6">
        <w:rPr>
          <w:color w:val="auto"/>
          <w:sz w:val="22"/>
          <w:szCs w:val="22"/>
          <w:lang w:val="es-ES"/>
        </w:rPr>
        <w:t>algunas de las respuestas obtenidas, y directamente relacionado con la CAITIT</w:t>
      </w:r>
      <w:r w:rsidR="005D1832">
        <w:rPr>
          <w:color w:val="auto"/>
          <w:sz w:val="22"/>
          <w:szCs w:val="22"/>
          <w:lang w:val="es-ES"/>
        </w:rPr>
        <w:t>.</w:t>
      </w:r>
    </w:p>
    <w:p w14:paraId="173076C0" w14:textId="77777777" w:rsidR="009A2BA0" w:rsidRDefault="009A2BA0" w:rsidP="00934A6F">
      <w:pPr>
        <w:pStyle w:val="Default"/>
        <w:spacing w:after="59"/>
        <w:jc w:val="both"/>
        <w:rPr>
          <w:color w:val="auto"/>
          <w:sz w:val="22"/>
          <w:szCs w:val="22"/>
          <w:lang w:val="es-ES"/>
        </w:rPr>
      </w:pPr>
    </w:p>
    <w:p w14:paraId="221341B9" w14:textId="78484400" w:rsidR="00E1692A" w:rsidRDefault="003856E6" w:rsidP="00934A6F">
      <w:pPr>
        <w:pStyle w:val="Default"/>
        <w:spacing w:after="59"/>
        <w:jc w:val="both"/>
        <w:rPr>
          <w:color w:val="auto"/>
          <w:sz w:val="22"/>
          <w:szCs w:val="22"/>
          <w:lang w:val="es-ES"/>
        </w:rPr>
      </w:pPr>
      <w:r>
        <w:rPr>
          <w:color w:val="auto"/>
          <w:sz w:val="22"/>
          <w:szCs w:val="22"/>
          <w:lang w:val="es-ES"/>
        </w:rPr>
        <w:t>Mirando la</w:t>
      </w:r>
      <w:r w:rsidR="009A2BA0">
        <w:rPr>
          <w:color w:val="auto"/>
          <w:sz w:val="22"/>
          <w:szCs w:val="22"/>
          <w:lang w:val="es-ES"/>
        </w:rPr>
        <w:t xml:space="preserve"> categoría “</w:t>
      </w:r>
      <w:r w:rsidR="0030386F">
        <w:rPr>
          <w:color w:val="auto"/>
          <w:sz w:val="22"/>
          <w:szCs w:val="22"/>
          <w:lang w:val="es-ES"/>
        </w:rPr>
        <w:t>MISMA VELOCIDAD</w:t>
      </w:r>
      <w:r w:rsidR="009A2BA0">
        <w:rPr>
          <w:color w:val="auto"/>
          <w:sz w:val="22"/>
          <w:szCs w:val="22"/>
          <w:lang w:val="es-ES"/>
        </w:rPr>
        <w:t xml:space="preserve">. Justificación </w:t>
      </w:r>
      <w:r w:rsidR="0030386F">
        <w:rPr>
          <w:color w:val="auto"/>
          <w:sz w:val="22"/>
          <w:szCs w:val="22"/>
          <w:lang w:val="es-ES"/>
        </w:rPr>
        <w:t>incorrecta</w:t>
      </w:r>
      <w:r w:rsidR="009A2BA0">
        <w:rPr>
          <w:color w:val="auto"/>
          <w:sz w:val="22"/>
          <w:szCs w:val="22"/>
          <w:lang w:val="es-ES"/>
        </w:rPr>
        <w:t xml:space="preserve">”, la mayoría de las justificaciones </w:t>
      </w:r>
      <w:r w:rsidR="006E2048">
        <w:rPr>
          <w:color w:val="auto"/>
          <w:sz w:val="22"/>
          <w:szCs w:val="22"/>
          <w:lang w:val="es-ES"/>
        </w:rPr>
        <w:t xml:space="preserve">60% </w:t>
      </w:r>
      <w:r w:rsidR="009A2BA0">
        <w:rPr>
          <w:color w:val="auto"/>
          <w:sz w:val="22"/>
          <w:szCs w:val="22"/>
          <w:lang w:val="es-ES"/>
        </w:rPr>
        <w:t>(</w:t>
      </w:r>
      <w:r w:rsidR="00E1692A">
        <w:rPr>
          <w:color w:val="auto"/>
          <w:sz w:val="22"/>
          <w:szCs w:val="22"/>
          <w:lang w:val="es-ES"/>
        </w:rPr>
        <w:t>6</w:t>
      </w:r>
      <w:r w:rsidR="009A2BA0">
        <w:rPr>
          <w:color w:val="auto"/>
          <w:sz w:val="22"/>
          <w:szCs w:val="22"/>
          <w:lang w:val="es-ES"/>
        </w:rPr>
        <w:t xml:space="preserve"> / </w:t>
      </w:r>
      <w:r w:rsidR="00E1692A">
        <w:rPr>
          <w:color w:val="auto"/>
          <w:sz w:val="22"/>
          <w:szCs w:val="22"/>
          <w:lang w:val="es-ES"/>
        </w:rPr>
        <w:t>10</w:t>
      </w:r>
      <w:r w:rsidR="009A2BA0">
        <w:rPr>
          <w:color w:val="auto"/>
          <w:sz w:val="22"/>
          <w:szCs w:val="22"/>
          <w:lang w:val="es-ES"/>
        </w:rPr>
        <w:t xml:space="preserve">) </w:t>
      </w:r>
      <w:r w:rsidR="00E1692A">
        <w:rPr>
          <w:color w:val="auto"/>
          <w:sz w:val="22"/>
          <w:szCs w:val="22"/>
          <w:lang w:val="es-ES"/>
        </w:rPr>
        <w:t xml:space="preserve">no contemplaban un posible adelantamiento. Probablemente se deba a que estos alumnos no hubieran prestado atención a la palabra “instante” del enunciado, imaginando que los móviles avanzan al lado durante un intervalo determinado de tiempo. El restante de estas justificaciones </w:t>
      </w:r>
      <w:r w:rsidR="002527A5">
        <w:rPr>
          <w:color w:val="auto"/>
          <w:sz w:val="22"/>
          <w:szCs w:val="22"/>
          <w:lang w:val="es-ES"/>
        </w:rPr>
        <w:t xml:space="preserve">40% </w:t>
      </w:r>
      <w:r w:rsidR="00E1692A">
        <w:rPr>
          <w:color w:val="auto"/>
          <w:sz w:val="22"/>
          <w:szCs w:val="22"/>
          <w:lang w:val="es-ES"/>
        </w:rPr>
        <w:t xml:space="preserve">(4 / 10) sí que muestra directamente la creencia de que en un adelantamiento hay un momento corto en el que los móviles tienen la misma velocidad, como lo expuesto </w:t>
      </w:r>
      <w:r w:rsidR="006E7447">
        <w:rPr>
          <w:color w:val="auto"/>
          <w:sz w:val="22"/>
          <w:szCs w:val="22"/>
          <w:lang w:val="es-ES"/>
        </w:rPr>
        <w:t>en la CAA1.</w:t>
      </w:r>
      <w:r w:rsidR="00E1692A">
        <w:rPr>
          <w:color w:val="auto"/>
          <w:sz w:val="22"/>
          <w:szCs w:val="22"/>
          <w:lang w:val="es-ES"/>
        </w:rPr>
        <w:t xml:space="preserve"> Esas justificaciones pertenecen a solo dos alumnos que no cambiaron su respuesta sustancialmente antes y después de la intervención didáctica.</w:t>
      </w:r>
    </w:p>
    <w:p w14:paraId="2923B55B" w14:textId="77777777" w:rsidR="00EF1F80" w:rsidRDefault="00EF1F80" w:rsidP="00934A6F">
      <w:pPr>
        <w:pStyle w:val="Default"/>
        <w:spacing w:after="59"/>
        <w:jc w:val="both"/>
        <w:rPr>
          <w:color w:val="auto"/>
          <w:sz w:val="22"/>
          <w:szCs w:val="22"/>
          <w:lang w:val="es-ES"/>
        </w:rPr>
      </w:pPr>
    </w:p>
    <w:p w14:paraId="169C5E62" w14:textId="77777777" w:rsidR="00E50FBF" w:rsidRDefault="00EF1F80" w:rsidP="00934A6F">
      <w:pPr>
        <w:pStyle w:val="Default"/>
        <w:spacing w:after="59"/>
        <w:jc w:val="both"/>
        <w:rPr>
          <w:color w:val="auto"/>
          <w:sz w:val="22"/>
          <w:szCs w:val="22"/>
          <w:lang w:val="es-ES"/>
        </w:rPr>
      </w:pPr>
      <w:r>
        <w:rPr>
          <w:color w:val="auto"/>
          <w:sz w:val="22"/>
          <w:szCs w:val="22"/>
          <w:lang w:val="es-ES"/>
        </w:rPr>
        <w:t xml:space="preserve">la mayoría de los que sí acertaron y justificaban sus respuestas </w:t>
      </w:r>
      <w:r w:rsidR="00864652">
        <w:rPr>
          <w:color w:val="auto"/>
          <w:sz w:val="22"/>
          <w:szCs w:val="22"/>
          <w:lang w:val="es-ES"/>
        </w:rPr>
        <w:t>negativas</w:t>
      </w:r>
      <w:r>
        <w:rPr>
          <w:color w:val="auto"/>
          <w:sz w:val="22"/>
          <w:szCs w:val="22"/>
          <w:lang w:val="es-ES"/>
        </w:rPr>
        <w:t xml:space="preserve">, lo hacían </w:t>
      </w:r>
      <w:r w:rsidR="009A2BA0">
        <w:rPr>
          <w:color w:val="auto"/>
          <w:sz w:val="22"/>
          <w:szCs w:val="22"/>
          <w:lang w:val="es-ES"/>
        </w:rPr>
        <w:t xml:space="preserve">argumentando que la aceleración puede ser baja, o incluso 0, aunque la velocidad fuera muy alta. Esto se debe a que esa idea se mencionó en clase, apoyándose en la ecuación a = </w:t>
      </w:r>
      <w:r w:rsidR="00FA2A0A">
        <w:rPr>
          <w:color w:val="auto"/>
          <w:sz w:val="22"/>
          <w:szCs w:val="22"/>
          <w:lang w:val="es-ES"/>
        </w:rPr>
        <w:t>∆</w:t>
      </w:r>
      <w:r w:rsidR="009A2BA0">
        <w:rPr>
          <w:color w:val="auto"/>
          <w:sz w:val="22"/>
          <w:szCs w:val="22"/>
          <w:lang w:val="es-ES"/>
        </w:rPr>
        <w:t xml:space="preserve">v / </w:t>
      </w:r>
      <w:r w:rsidR="00FA2A0A">
        <w:rPr>
          <w:color w:val="auto"/>
          <w:sz w:val="22"/>
          <w:szCs w:val="22"/>
          <w:lang w:val="es-ES"/>
        </w:rPr>
        <w:t>∆</w:t>
      </w:r>
      <w:r w:rsidR="009A2BA0">
        <w:rPr>
          <w:color w:val="auto"/>
          <w:sz w:val="22"/>
          <w:szCs w:val="22"/>
          <w:lang w:val="es-ES"/>
        </w:rPr>
        <w:t>t. Aunque estos alumnos no definían explícitamente la aceleración como el cambio de velocidad con el tiempo, sus justificaciones daban a entender que lo comprendían con profundidad.</w:t>
      </w:r>
    </w:p>
    <w:p w14:paraId="2E15591E" w14:textId="234279AE" w:rsidR="006F05E1" w:rsidRPr="007B1200" w:rsidRDefault="006F05E1" w:rsidP="00934A6F">
      <w:pPr>
        <w:pStyle w:val="Default"/>
        <w:spacing w:after="59"/>
        <w:jc w:val="both"/>
        <w:rPr>
          <w:color w:val="auto"/>
          <w:sz w:val="22"/>
          <w:szCs w:val="22"/>
          <w:lang w:val="es-ES"/>
        </w:rPr>
      </w:pPr>
      <w:r>
        <w:rPr>
          <w:color w:val="auto"/>
          <w:sz w:val="22"/>
          <w:szCs w:val="22"/>
          <w:lang w:val="es-ES"/>
        </w:rPr>
        <w:lastRenderedPageBreak/>
        <w:t xml:space="preserve">Como pequeña reflexión acerca de esta pregunta, las posibles concepciones alternativas que puedan aflorar en los alumnos quizá sean más sutiles que en otras, por lo que probablemente habría sido más eficaz hacerlas aflorar con el diseño de otra actividad, tal y como </w:t>
      </w:r>
      <w:r w:rsidR="001F0EA2">
        <w:rPr>
          <w:color w:val="auto"/>
          <w:sz w:val="22"/>
          <w:szCs w:val="22"/>
          <w:lang w:val="es-ES"/>
        </w:rPr>
        <w:t xml:space="preserve">sucede en el </w:t>
      </w:r>
      <w:r w:rsidR="001F0EA2" w:rsidRPr="001F0EA2">
        <w:rPr>
          <w:color w:val="FF0000"/>
          <w:sz w:val="22"/>
          <w:szCs w:val="22"/>
          <w:lang w:val="es-ES"/>
        </w:rPr>
        <w:t>CUESTIONARIO INDIO VALIDADO</w:t>
      </w:r>
      <w:r>
        <w:rPr>
          <w:color w:val="auto"/>
          <w:sz w:val="22"/>
          <w:szCs w:val="22"/>
          <w:lang w:val="es-ES"/>
        </w:rPr>
        <w:t>.</w:t>
      </w:r>
    </w:p>
    <w:p w14:paraId="29078992" w14:textId="77777777" w:rsidR="009A2BA0" w:rsidRDefault="009A2BA0" w:rsidP="009A2BA0">
      <w:pPr>
        <w:pStyle w:val="Default"/>
        <w:spacing w:after="59"/>
        <w:rPr>
          <w:b/>
          <w:bCs/>
          <w:color w:val="2C73B5"/>
          <w:sz w:val="28"/>
          <w:szCs w:val="28"/>
          <w:lang w:val="es-ES"/>
        </w:rPr>
      </w:pPr>
    </w:p>
    <w:p w14:paraId="429E1C63" w14:textId="3B812E68" w:rsidR="001A2D84" w:rsidRPr="00DF3986" w:rsidRDefault="001A2D84" w:rsidP="001A2D84">
      <w:pPr>
        <w:pStyle w:val="Default"/>
        <w:numPr>
          <w:ilvl w:val="1"/>
          <w:numId w:val="2"/>
        </w:numPr>
        <w:spacing w:after="59"/>
        <w:rPr>
          <w:b/>
          <w:bCs/>
          <w:color w:val="2C73B5"/>
          <w:sz w:val="28"/>
          <w:szCs w:val="28"/>
          <w:lang w:val="es-ES"/>
        </w:rPr>
      </w:pPr>
      <w:r>
        <w:rPr>
          <w:b/>
          <w:bCs/>
          <w:color w:val="2C73B5"/>
          <w:sz w:val="28"/>
          <w:szCs w:val="28"/>
          <w:lang w:val="es-ES"/>
        </w:rPr>
        <w:t>Preguntas sobre definiciones</w:t>
      </w:r>
    </w:p>
    <w:p w14:paraId="2F565C40" w14:textId="77777777" w:rsidR="00A110D1" w:rsidRDefault="00A110D1" w:rsidP="004C708D">
      <w:pPr>
        <w:pStyle w:val="Default"/>
        <w:spacing w:after="59"/>
        <w:rPr>
          <w:i/>
          <w:iCs/>
          <w:color w:val="auto"/>
          <w:sz w:val="22"/>
          <w:szCs w:val="22"/>
          <w:lang w:val="es-ES"/>
        </w:rPr>
      </w:pPr>
    </w:p>
    <w:p w14:paraId="341A6BDB" w14:textId="2B1799C2" w:rsidR="00552524" w:rsidRDefault="00552524" w:rsidP="00552524">
      <w:pPr>
        <w:pStyle w:val="Default"/>
        <w:spacing w:after="59"/>
        <w:rPr>
          <w:b/>
          <w:bCs/>
          <w:color w:val="auto"/>
          <w:sz w:val="22"/>
          <w:szCs w:val="22"/>
          <w:lang w:val="es-ES"/>
        </w:rPr>
      </w:pPr>
      <w:r>
        <w:rPr>
          <w:b/>
          <w:bCs/>
          <w:color w:val="auto"/>
          <w:sz w:val="22"/>
          <w:szCs w:val="22"/>
          <w:lang w:val="es-ES"/>
        </w:rPr>
        <w:t>CATEGORIZACIÓN DE RESPUESTAS A LA PREGUNTA 3:</w:t>
      </w:r>
    </w:p>
    <w:p w14:paraId="74A87EB5" w14:textId="013C3ED9" w:rsidR="00552524" w:rsidRPr="00894565" w:rsidRDefault="00552524" w:rsidP="00552524">
      <w:pPr>
        <w:pStyle w:val="Default"/>
        <w:spacing w:after="59"/>
        <w:rPr>
          <w:b/>
          <w:bCs/>
          <w:color w:val="auto"/>
          <w:sz w:val="22"/>
          <w:szCs w:val="22"/>
          <w:lang w:val="es-ES"/>
        </w:rPr>
      </w:pPr>
      <w:r>
        <w:rPr>
          <w:b/>
          <w:bCs/>
          <w:color w:val="auto"/>
          <w:sz w:val="22"/>
          <w:szCs w:val="22"/>
          <w:lang w:val="es-ES"/>
        </w:rPr>
        <w:t xml:space="preserve">¿Qué es la </w:t>
      </w:r>
      <w:r w:rsidR="001815C2">
        <w:rPr>
          <w:b/>
          <w:bCs/>
          <w:color w:val="auto"/>
          <w:sz w:val="22"/>
          <w:szCs w:val="22"/>
          <w:lang w:val="es-ES"/>
        </w:rPr>
        <w:t>velocidad</w:t>
      </w:r>
      <w:r>
        <w:rPr>
          <w:b/>
          <w:bCs/>
          <w:color w:val="auto"/>
          <w:sz w:val="22"/>
          <w:szCs w:val="22"/>
          <w:lang w:val="es-ES"/>
        </w:rPr>
        <w:t>?</w:t>
      </w:r>
    </w:p>
    <w:p w14:paraId="7F11D0E6" w14:textId="77777777" w:rsidR="00552524" w:rsidRDefault="00552524" w:rsidP="00552524">
      <w:pPr>
        <w:pStyle w:val="Default"/>
        <w:spacing w:after="59"/>
        <w:rPr>
          <w:sz w:val="22"/>
          <w:szCs w:val="22"/>
          <w:lang w:val="es-ES"/>
        </w:rPr>
      </w:pPr>
    </w:p>
    <w:p w14:paraId="6987FE2A" w14:textId="2E9ABD57" w:rsidR="00552524" w:rsidRDefault="00552524" w:rsidP="00552524">
      <w:pPr>
        <w:pStyle w:val="Default"/>
        <w:spacing w:after="59"/>
        <w:rPr>
          <w:sz w:val="22"/>
          <w:szCs w:val="22"/>
          <w:lang w:val="es-ES"/>
        </w:rPr>
      </w:pPr>
      <w:r>
        <w:rPr>
          <w:sz w:val="22"/>
          <w:szCs w:val="22"/>
          <w:lang w:val="es-ES"/>
        </w:rPr>
        <w:t xml:space="preserve">La figura </w:t>
      </w:r>
      <w:r w:rsidR="0067427F">
        <w:rPr>
          <w:sz w:val="22"/>
          <w:szCs w:val="22"/>
          <w:lang w:val="es-ES"/>
        </w:rPr>
        <w:t>3</w:t>
      </w:r>
      <w:r>
        <w:rPr>
          <w:sz w:val="22"/>
          <w:szCs w:val="22"/>
          <w:lang w:val="es-ES"/>
        </w:rPr>
        <w:t xml:space="preserve"> muestra los resultados de la pregunta </w:t>
      </w:r>
      <w:r w:rsidR="00E135B2">
        <w:rPr>
          <w:sz w:val="22"/>
          <w:szCs w:val="22"/>
          <w:lang w:val="es-ES"/>
        </w:rPr>
        <w:t>3</w:t>
      </w:r>
      <w:r>
        <w:rPr>
          <w:sz w:val="22"/>
          <w:szCs w:val="22"/>
          <w:lang w:val="es-ES"/>
        </w:rPr>
        <w:t xml:space="preserve"> del cuestionario.</w:t>
      </w:r>
    </w:p>
    <w:p w14:paraId="212E7FC7" w14:textId="77777777" w:rsidR="00552524" w:rsidRDefault="00552524" w:rsidP="00552524">
      <w:pPr>
        <w:pStyle w:val="Default"/>
        <w:spacing w:after="59"/>
        <w:rPr>
          <w:noProof/>
          <w:sz w:val="22"/>
          <w:szCs w:val="22"/>
          <w:lang w:val="es-ES"/>
        </w:rPr>
      </w:pPr>
    </w:p>
    <w:p w14:paraId="016E05A1" w14:textId="02DB7674" w:rsidR="0067427F" w:rsidRDefault="00422A4A" w:rsidP="0067427F">
      <w:pPr>
        <w:pStyle w:val="Default"/>
        <w:keepNext/>
        <w:spacing w:after="59"/>
      </w:pPr>
      <w:r w:rsidRPr="00422A4A">
        <w:rPr>
          <w:noProof/>
        </w:rPr>
        <w:drawing>
          <wp:inline distT="0" distB="0" distL="0" distR="0" wp14:anchorId="385BFEEE" wp14:editId="5C7AC9D7">
            <wp:extent cx="5953760" cy="5108575"/>
            <wp:effectExtent l="0" t="0" r="8890" b="0"/>
            <wp:docPr id="53734437"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4437" name="Picture 1" descr="A picture containing text, diagram, screenshot, plan&#10;&#10;Description automatically generated"/>
                    <pic:cNvPicPr/>
                  </pic:nvPicPr>
                  <pic:blipFill>
                    <a:blip r:embed="rId25"/>
                    <a:stretch>
                      <a:fillRect/>
                    </a:stretch>
                  </pic:blipFill>
                  <pic:spPr>
                    <a:xfrm>
                      <a:off x="0" y="0"/>
                      <a:ext cx="5953760" cy="5108575"/>
                    </a:xfrm>
                    <a:prstGeom prst="rect">
                      <a:avLst/>
                    </a:prstGeom>
                  </pic:spPr>
                </pic:pic>
              </a:graphicData>
            </a:graphic>
          </wp:inline>
        </w:drawing>
      </w:r>
    </w:p>
    <w:p w14:paraId="0FE8CC10" w14:textId="0531E531" w:rsidR="00552524" w:rsidRDefault="0067427F" w:rsidP="0067427F">
      <w:pPr>
        <w:pStyle w:val="Descripcin"/>
        <w:rPr>
          <w:sz w:val="22"/>
          <w:szCs w:val="22"/>
          <w:lang w:val="es-ES"/>
        </w:rPr>
      </w:pPr>
      <w:r w:rsidRPr="0067427F">
        <w:rPr>
          <w:lang w:val="es-ES"/>
        </w:rPr>
        <w:t xml:space="preserve">Figura </w:t>
      </w:r>
      <w:r>
        <w:fldChar w:fldCharType="begin"/>
      </w:r>
      <w:r w:rsidRPr="0067427F">
        <w:rPr>
          <w:lang w:val="es-ES"/>
        </w:rPr>
        <w:instrText xml:space="preserve"> SEQ Figura \* ARABIC </w:instrText>
      </w:r>
      <w:r>
        <w:fldChar w:fldCharType="separate"/>
      </w:r>
      <w:r w:rsidR="00D607A6">
        <w:rPr>
          <w:noProof/>
          <w:lang w:val="es-ES"/>
        </w:rPr>
        <w:t>13</w:t>
      </w:r>
      <w:r>
        <w:fldChar w:fldCharType="end"/>
      </w:r>
      <w:r w:rsidRPr="0067427F">
        <w:rPr>
          <w:lang w:val="es-ES"/>
        </w:rPr>
        <w:t>. Cambio conceptual de las respuestas a la pregunta 3 sobre la velocidad.</w:t>
      </w:r>
    </w:p>
    <w:p w14:paraId="70E94253" w14:textId="77777777" w:rsidR="00552524" w:rsidRDefault="00552524" w:rsidP="00552524">
      <w:pPr>
        <w:pStyle w:val="Default"/>
        <w:spacing w:after="59"/>
        <w:rPr>
          <w:sz w:val="22"/>
          <w:szCs w:val="22"/>
          <w:lang w:val="es-ES"/>
        </w:rPr>
      </w:pPr>
    </w:p>
    <w:p w14:paraId="3EC9080F" w14:textId="0DA1E56D" w:rsidR="00B7287F" w:rsidRPr="007216E2" w:rsidRDefault="00552524" w:rsidP="00A63B68">
      <w:pPr>
        <w:pStyle w:val="Default"/>
        <w:spacing w:after="59"/>
        <w:jc w:val="both"/>
        <w:rPr>
          <w:sz w:val="22"/>
          <w:szCs w:val="22"/>
          <w:lang w:val="es-ES"/>
        </w:rPr>
      </w:pPr>
      <w:r>
        <w:rPr>
          <w:color w:val="auto"/>
          <w:sz w:val="22"/>
          <w:szCs w:val="22"/>
          <w:lang w:val="es-ES"/>
        </w:rPr>
        <w:t xml:space="preserve">Aunque no sean estrictamente correctas, ya que no contemplan </w:t>
      </w:r>
      <w:r w:rsidR="00B7287F">
        <w:rPr>
          <w:color w:val="auto"/>
          <w:sz w:val="22"/>
          <w:szCs w:val="22"/>
          <w:lang w:val="es-ES"/>
        </w:rPr>
        <w:t>el cambio de distancia con el tiempo como ecuación de velocidad, se asume que los alumnos que definieron v = d / t sabían utilizar la definición</w:t>
      </w:r>
      <w:r w:rsidR="003D0F9A">
        <w:rPr>
          <w:color w:val="auto"/>
          <w:sz w:val="22"/>
          <w:szCs w:val="22"/>
          <w:lang w:val="es-ES"/>
        </w:rPr>
        <w:t xml:space="preserve"> correcta</w:t>
      </w:r>
      <w:r w:rsidR="00B7287F">
        <w:rPr>
          <w:color w:val="auto"/>
          <w:sz w:val="22"/>
          <w:szCs w:val="22"/>
          <w:lang w:val="es-ES"/>
        </w:rPr>
        <w:t xml:space="preserve">, ya que fueron capaces de resolver problemas analíticos donde los orígenes de tiempos y distancias no eran 0. Por ello, aunque considerada correcta, en </w:t>
      </w:r>
      <w:r w:rsidR="000A12D5">
        <w:rPr>
          <w:color w:val="auto"/>
          <w:sz w:val="22"/>
          <w:szCs w:val="22"/>
          <w:lang w:val="es-ES"/>
        </w:rPr>
        <w:t>las respuestas</w:t>
      </w:r>
      <w:r w:rsidR="00B7287F">
        <w:rPr>
          <w:color w:val="auto"/>
          <w:sz w:val="22"/>
          <w:szCs w:val="22"/>
          <w:lang w:val="es-ES"/>
        </w:rPr>
        <w:t xml:space="preserve"> de este tipo se ve de manifiesto la CAPCP.</w:t>
      </w:r>
      <w:r w:rsidR="00C16D3F">
        <w:rPr>
          <w:color w:val="auto"/>
          <w:sz w:val="22"/>
          <w:szCs w:val="22"/>
          <w:lang w:val="es-ES"/>
        </w:rPr>
        <w:t xml:space="preserve"> </w:t>
      </w:r>
      <w:r w:rsidR="004F4B7B">
        <w:rPr>
          <w:color w:val="auto"/>
          <w:sz w:val="22"/>
          <w:szCs w:val="22"/>
          <w:lang w:val="es-ES"/>
        </w:rPr>
        <w:t>De hecho, la velocidad que se define en estas respuestas es la velocidad media. Es normal ya que a este nivel la gran mayoría de movimientos se consideran a velocidades constantes</w:t>
      </w:r>
      <w:r w:rsidR="001D2DA9">
        <w:rPr>
          <w:color w:val="auto"/>
          <w:sz w:val="22"/>
          <w:szCs w:val="22"/>
          <w:lang w:val="es-ES"/>
        </w:rPr>
        <w:t xml:space="preserve"> y casi siempre los movimientos pasan de manera inmediata de velocidades constantes a velocidades nulas.</w:t>
      </w:r>
      <w:r w:rsidR="001F760E">
        <w:rPr>
          <w:color w:val="auto"/>
          <w:sz w:val="22"/>
          <w:szCs w:val="22"/>
          <w:lang w:val="es-ES"/>
        </w:rPr>
        <w:t xml:space="preserve"> No se estudia aún cálculo diferencial en matemáticas</w:t>
      </w:r>
      <w:r w:rsidR="00B75889">
        <w:rPr>
          <w:color w:val="auto"/>
          <w:sz w:val="22"/>
          <w:szCs w:val="22"/>
          <w:lang w:val="es-ES"/>
        </w:rPr>
        <w:t xml:space="preserve">, por lo que realmente no se </w:t>
      </w:r>
      <w:r w:rsidR="0020596D">
        <w:rPr>
          <w:color w:val="auto"/>
          <w:sz w:val="22"/>
          <w:szCs w:val="22"/>
          <w:lang w:val="es-ES"/>
        </w:rPr>
        <w:t xml:space="preserve">calculan </w:t>
      </w:r>
      <w:r w:rsidR="00B75889">
        <w:rPr>
          <w:color w:val="auto"/>
          <w:sz w:val="22"/>
          <w:szCs w:val="22"/>
          <w:lang w:val="es-ES"/>
        </w:rPr>
        <w:t>velocidades instantáneas</w:t>
      </w:r>
      <w:r w:rsidR="001F760E">
        <w:rPr>
          <w:color w:val="auto"/>
          <w:sz w:val="22"/>
          <w:szCs w:val="22"/>
          <w:lang w:val="es-ES"/>
        </w:rPr>
        <w:t>.</w:t>
      </w:r>
    </w:p>
    <w:p w14:paraId="06B9E6C1" w14:textId="77777777" w:rsidR="009B459D" w:rsidRDefault="009B459D" w:rsidP="00A63B68">
      <w:pPr>
        <w:pStyle w:val="Default"/>
        <w:spacing w:after="59"/>
        <w:jc w:val="both"/>
        <w:rPr>
          <w:color w:val="auto"/>
          <w:sz w:val="22"/>
          <w:szCs w:val="22"/>
          <w:lang w:val="es-ES"/>
        </w:rPr>
      </w:pPr>
    </w:p>
    <w:p w14:paraId="4577E45C" w14:textId="19A77611" w:rsidR="009B459D" w:rsidRDefault="009B459D" w:rsidP="00A63B68">
      <w:pPr>
        <w:pStyle w:val="Default"/>
        <w:spacing w:after="59"/>
        <w:jc w:val="both"/>
        <w:rPr>
          <w:color w:val="auto"/>
          <w:sz w:val="22"/>
          <w:szCs w:val="22"/>
          <w:lang w:val="es-ES"/>
        </w:rPr>
      </w:pPr>
      <w:r>
        <w:rPr>
          <w:color w:val="auto"/>
          <w:sz w:val="22"/>
          <w:szCs w:val="22"/>
          <w:lang w:val="es-ES"/>
        </w:rPr>
        <w:t xml:space="preserve">La figura </w:t>
      </w:r>
      <w:r w:rsidR="007216E2">
        <w:rPr>
          <w:color w:val="auto"/>
          <w:sz w:val="22"/>
          <w:szCs w:val="22"/>
          <w:lang w:val="es-ES"/>
        </w:rPr>
        <w:t>14</w:t>
      </w:r>
      <w:r>
        <w:rPr>
          <w:color w:val="auto"/>
          <w:sz w:val="22"/>
          <w:szCs w:val="22"/>
          <w:lang w:val="es-ES"/>
        </w:rPr>
        <w:t xml:space="preserve"> muestra </w:t>
      </w:r>
      <w:r w:rsidR="00522624">
        <w:rPr>
          <w:color w:val="auto"/>
          <w:sz w:val="22"/>
          <w:szCs w:val="22"/>
          <w:lang w:val="es-ES"/>
        </w:rPr>
        <w:t>un ejemplo</w:t>
      </w:r>
      <w:r>
        <w:rPr>
          <w:color w:val="auto"/>
          <w:sz w:val="22"/>
          <w:szCs w:val="22"/>
          <w:lang w:val="es-ES"/>
        </w:rPr>
        <w:t xml:space="preserve"> de gráfica que empleaban para representar movimientos compuestos</w:t>
      </w:r>
      <w:r w:rsidR="009403A6">
        <w:rPr>
          <w:color w:val="auto"/>
          <w:sz w:val="22"/>
          <w:szCs w:val="22"/>
          <w:lang w:val="es-ES"/>
        </w:rPr>
        <w:t>, extraída de Science Bits.</w:t>
      </w:r>
      <w:r w:rsidR="00390735">
        <w:rPr>
          <w:color w:val="auto"/>
          <w:sz w:val="22"/>
          <w:szCs w:val="22"/>
          <w:lang w:val="es-ES"/>
        </w:rPr>
        <w:t xml:space="preserve"> La curva se puede subdividir en pequeños segmentos de recta concatenados, asociados a fases de velocidad constante diferentes.</w:t>
      </w:r>
    </w:p>
    <w:p w14:paraId="39913ED5" w14:textId="77777777" w:rsidR="002729C2" w:rsidRDefault="002729C2" w:rsidP="00D17273">
      <w:pPr>
        <w:pStyle w:val="Default"/>
        <w:spacing w:after="59"/>
        <w:rPr>
          <w:color w:val="auto"/>
          <w:sz w:val="22"/>
          <w:szCs w:val="22"/>
          <w:lang w:val="es-ES"/>
        </w:rPr>
      </w:pPr>
    </w:p>
    <w:p w14:paraId="1A1D618B" w14:textId="77777777" w:rsidR="002729C2" w:rsidRDefault="002729C2" w:rsidP="002729C2">
      <w:pPr>
        <w:pStyle w:val="Default"/>
        <w:keepNext/>
        <w:spacing w:after="59"/>
      </w:pPr>
      <w:r w:rsidRPr="002729C2">
        <w:rPr>
          <w:noProof/>
          <w:color w:val="auto"/>
          <w:sz w:val="22"/>
          <w:szCs w:val="22"/>
          <w:lang w:val="es-ES"/>
        </w:rPr>
        <w:drawing>
          <wp:inline distT="0" distB="0" distL="0" distR="0" wp14:anchorId="410B69B8" wp14:editId="1BD05A64">
            <wp:extent cx="5953760" cy="5071745"/>
            <wp:effectExtent l="0" t="0" r="8890" b="0"/>
            <wp:docPr id="42108887"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887" name="Picture 1" descr="A picture containing text, diagram, plot, line&#10;&#10;Description automatically generated"/>
                    <pic:cNvPicPr/>
                  </pic:nvPicPr>
                  <pic:blipFill>
                    <a:blip r:embed="rId26"/>
                    <a:stretch>
                      <a:fillRect/>
                    </a:stretch>
                  </pic:blipFill>
                  <pic:spPr>
                    <a:xfrm>
                      <a:off x="0" y="0"/>
                      <a:ext cx="5953760" cy="5071745"/>
                    </a:xfrm>
                    <a:prstGeom prst="rect">
                      <a:avLst/>
                    </a:prstGeom>
                  </pic:spPr>
                </pic:pic>
              </a:graphicData>
            </a:graphic>
          </wp:inline>
        </w:drawing>
      </w:r>
    </w:p>
    <w:p w14:paraId="50CAE4FA" w14:textId="3B0C5338" w:rsidR="002729C2" w:rsidRDefault="002729C2" w:rsidP="002729C2">
      <w:pPr>
        <w:pStyle w:val="Descripcin"/>
        <w:rPr>
          <w:color w:val="auto"/>
          <w:sz w:val="22"/>
          <w:szCs w:val="22"/>
          <w:lang w:val="es-ES"/>
        </w:rPr>
      </w:pPr>
      <w:r w:rsidRPr="00390735">
        <w:rPr>
          <w:lang w:val="es-ES"/>
        </w:rPr>
        <w:t xml:space="preserve">Figura </w:t>
      </w:r>
      <w:r>
        <w:fldChar w:fldCharType="begin"/>
      </w:r>
      <w:r w:rsidRPr="00390735">
        <w:rPr>
          <w:lang w:val="es-ES"/>
        </w:rPr>
        <w:instrText xml:space="preserve"> SEQ Figura \* ARABIC </w:instrText>
      </w:r>
      <w:r>
        <w:fldChar w:fldCharType="separate"/>
      </w:r>
      <w:r w:rsidR="00D607A6">
        <w:rPr>
          <w:noProof/>
          <w:lang w:val="es-ES"/>
        </w:rPr>
        <w:t>14</w:t>
      </w:r>
      <w:r>
        <w:fldChar w:fldCharType="end"/>
      </w:r>
      <w:r w:rsidRPr="00390735">
        <w:rPr>
          <w:lang w:val="es-ES"/>
        </w:rPr>
        <w:t>. Ejemplo de gráfica que representa movimientos compuestos en Science Bits para 2ºESO.</w:t>
      </w:r>
    </w:p>
    <w:p w14:paraId="1A81FE4B" w14:textId="77777777" w:rsidR="00FA070A" w:rsidRDefault="00FA070A" w:rsidP="00D17273">
      <w:pPr>
        <w:pStyle w:val="Default"/>
        <w:spacing w:after="59"/>
        <w:rPr>
          <w:color w:val="auto"/>
          <w:sz w:val="22"/>
          <w:szCs w:val="22"/>
          <w:lang w:val="es-ES"/>
        </w:rPr>
      </w:pPr>
    </w:p>
    <w:p w14:paraId="5BE6C71B" w14:textId="71AD1B8D" w:rsidR="00B7287F" w:rsidRDefault="00342F75" w:rsidP="00D96665">
      <w:pPr>
        <w:pStyle w:val="Default"/>
        <w:spacing w:after="59"/>
        <w:jc w:val="both"/>
        <w:rPr>
          <w:color w:val="auto"/>
          <w:sz w:val="22"/>
          <w:szCs w:val="22"/>
          <w:lang w:val="es-ES"/>
        </w:rPr>
      </w:pPr>
      <w:r>
        <w:rPr>
          <w:color w:val="auto"/>
          <w:sz w:val="22"/>
          <w:szCs w:val="22"/>
          <w:lang w:val="es-ES"/>
        </w:rPr>
        <w:t xml:space="preserve">En esta pregunta, el </w:t>
      </w:r>
      <w:r w:rsidR="00C16D3F">
        <w:rPr>
          <w:color w:val="auto"/>
          <w:sz w:val="22"/>
          <w:szCs w:val="22"/>
          <w:lang w:val="es-ES"/>
        </w:rPr>
        <w:t>número de respuestas correctas antes de la intervención es de</w:t>
      </w:r>
      <w:r w:rsidR="00EA452A">
        <w:rPr>
          <w:color w:val="auto"/>
          <w:sz w:val="22"/>
          <w:szCs w:val="22"/>
          <w:lang w:val="es-ES"/>
        </w:rPr>
        <w:t>l 14%</w:t>
      </w:r>
      <w:r w:rsidR="00C16D3F">
        <w:rPr>
          <w:color w:val="auto"/>
          <w:sz w:val="22"/>
          <w:szCs w:val="22"/>
          <w:lang w:val="es-ES"/>
        </w:rPr>
        <w:t xml:space="preserve"> </w:t>
      </w:r>
      <w:r w:rsidR="00EA452A">
        <w:rPr>
          <w:color w:val="auto"/>
          <w:sz w:val="22"/>
          <w:szCs w:val="22"/>
          <w:lang w:val="es-ES"/>
        </w:rPr>
        <w:t>(</w:t>
      </w:r>
      <w:r w:rsidR="00C16D3F">
        <w:rPr>
          <w:color w:val="auto"/>
          <w:sz w:val="22"/>
          <w:szCs w:val="22"/>
          <w:lang w:val="es-ES"/>
        </w:rPr>
        <w:t>3 / 21</w:t>
      </w:r>
      <w:r w:rsidR="00EA452A">
        <w:rPr>
          <w:color w:val="auto"/>
          <w:sz w:val="22"/>
          <w:szCs w:val="22"/>
          <w:lang w:val="es-ES"/>
        </w:rPr>
        <w:t>)</w:t>
      </w:r>
      <w:r w:rsidR="00C16D3F">
        <w:rPr>
          <w:color w:val="auto"/>
          <w:sz w:val="22"/>
          <w:szCs w:val="22"/>
          <w:lang w:val="es-ES"/>
        </w:rPr>
        <w:t xml:space="preserve">, mientras que después el número incrementa hasta un </w:t>
      </w:r>
      <w:r w:rsidR="00075A38">
        <w:rPr>
          <w:color w:val="auto"/>
          <w:sz w:val="22"/>
          <w:szCs w:val="22"/>
          <w:lang w:val="es-ES"/>
        </w:rPr>
        <w:t>71% (</w:t>
      </w:r>
      <w:r w:rsidR="002A6636">
        <w:rPr>
          <w:color w:val="auto"/>
          <w:sz w:val="22"/>
          <w:szCs w:val="22"/>
          <w:lang w:val="es-ES"/>
        </w:rPr>
        <w:t>15 / 21</w:t>
      </w:r>
      <w:r w:rsidR="00075A38">
        <w:rPr>
          <w:color w:val="auto"/>
          <w:sz w:val="22"/>
          <w:szCs w:val="22"/>
          <w:lang w:val="es-ES"/>
        </w:rPr>
        <w:t>)</w:t>
      </w:r>
      <w:r w:rsidR="002A6636">
        <w:rPr>
          <w:color w:val="auto"/>
          <w:sz w:val="22"/>
          <w:szCs w:val="22"/>
          <w:lang w:val="es-ES"/>
        </w:rPr>
        <w:t>.</w:t>
      </w:r>
      <w:r w:rsidR="00060D5E">
        <w:rPr>
          <w:color w:val="auto"/>
          <w:sz w:val="22"/>
          <w:szCs w:val="22"/>
          <w:lang w:val="es-ES"/>
        </w:rPr>
        <w:t xml:space="preserve"> </w:t>
      </w:r>
      <w:r w:rsidR="002A6636">
        <w:rPr>
          <w:color w:val="auto"/>
          <w:sz w:val="22"/>
          <w:szCs w:val="22"/>
          <w:lang w:val="es-ES"/>
        </w:rPr>
        <w:t xml:space="preserve">Por esto, se podría asumir que la evolución global en la corrección de respuestas es </w:t>
      </w:r>
      <w:r w:rsidR="00060D5E">
        <w:rPr>
          <w:color w:val="auto"/>
          <w:sz w:val="22"/>
          <w:szCs w:val="22"/>
          <w:lang w:val="es-ES"/>
        </w:rPr>
        <w:t xml:space="preserve">enormemente </w:t>
      </w:r>
      <w:r w:rsidR="002A6636">
        <w:rPr>
          <w:color w:val="auto"/>
          <w:sz w:val="22"/>
          <w:szCs w:val="22"/>
          <w:lang w:val="es-ES"/>
        </w:rPr>
        <w:t>favorable.</w:t>
      </w:r>
    </w:p>
    <w:p w14:paraId="3A62C0DB" w14:textId="77777777" w:rsidR="00060D5E" w:rsidRDefault="00060D5E" w:rsidP="00D96665">
      <w:pPr>
        <w:pStyle w:val="Default"/>
        <w:spacing w:after="59"/>
        <w:jc w:val="both"/>
        <w:rPr>
          <w:color w:val="auto"/>
          <w:sz w:val="22"/>
          <w:szCs w:val="22"/>
          <w:lang w:val="es-ES"/>
        </w:rPr>
      </w:pPr>
    </w:p>
    <w:p w14:paraId="6121DF66" w14:textId="2EC722F2" w:rsidR="00552524" w:rsidRDefault="00060D5E" w:rsidP="00D96665">
      <w:pPr>
        <w:pStyle w:val="Default"/>
        <w:spacing w:after="59"/>
        <w:jc w:val="both"/>
        <w:rPr>
          <w:color w:val="auto"/>
          <w:sz w:val="22"/>
          <w:szCs w:val="22"/>
          <w:lang w:val="es-ES"/>
        </w:rPr>
      </w:pPr>
      <w:r>
        <w:rPr>
          <w:color w:val="auto"/>
          <w:sz w:val="22"/>
          <w:szCs w:val="22"/>
          <w:lang w:val="es-ES"/>
        </w:rPr>
        <w:t>En cuanto al cambio conceptual, s</w:t>
      </w:r>
      <w:r w:rsidR="00552524" w:rsidRPr="00D92210">
        <w:rPr>
          <w:color w:val="auto"/>
          <w:sz w:val="22"/>
          <w:szCs w:val="22"/>
          <w:lang w:val="es-ES"/>
        </w:rPr>
        <w:t xml:space="preserve">e observa que tantas como </w:t>
      </w:r>
      <w:r w:rsidR="00C3290E">
        <w:rPr>
          <w:color w:val="auto"/>
          <w:sz w:val="22"/>
          <w:szCs w:val="22"/>
          <w:lang w:val="es-ES"/>
        </w:rPr>
        <w:t>el 86% (</w:t>
      </w:r>
      <w:r w:rsidR="00552524">
        <w:rPr>
          <w:color w:val="auto"/>
          <w:sz w:val="22"/>
          <w:szCs w:val="22"/>
          <w:lang w:val="es-ES"/>
        </w:rPr>
        <w:t>1</w:t>
      </w:r>
      <w:r w:rsidR="007F60FB">
        <w:rPr>
          <w:color w:val="auto"/>
          <w:sz w:val="22"/>
          <w:szCs w:val="22"/>
          <w:lang w:val="es-ES"/>
        </w:rPr>
        <w:t>8</w:t>
      </w:r>
      <w:r w:rsidR="00552524" w:rsidRPr="00D92210">
        <w:rPr>
          <w:color w:val="auto"/>
          <w:sz w:val="22"/>
          <w:szCs w:val="22"/>
          <w:lang w:val="es-ES"/>
        </w:rPr>
        <w:t>/21</w:t>
      </w:r>
      <w:r w:rsidR="00C3290E">
        <w:rPr>
          <w:color w:val="auto"/>
          <w:sz w:val="22"/>
          <w:szCs w:val="22"/>
          <w:lang w:val="es-ES"/>
        </w:rPr>
        <w:t>)</w:t>
      </w:r>
      <w:r w:rsidR="00552524" w:rsidRPr="00D92210">
        <w:rPr>
          <w:color w:val="auto"/>
          <w:sz w:val="22"/>
          <w:szCs w:val="22"/>
          <w:lang w:val="es-ES"/>
        </w:rPr>
        <w:t xml:space="preserve"> incrementan su nivel de corrección o permanecen correctas. </w:t>
      </w:r>
      <w:r w:rsidR="003F726A">
        <w:rPr>
          <w:color w:val="auto"/>
          <w:sz w:val="22"/>
          <w:szCs w:val="22"/>
          <w:lang w:val="es-ES"/>
        </w:rPr>
        <w:t>Solo un 14% (</w:t>
      </w:r>
      <w:r w:rsidR="007F60FB">
        <w:rPr>
          <w:color w:val="auto"/>
          <w:sz w:val="22"/>
          <w:szCs w:val="22"/>
          <w:lang w:val="es-ES"/>
        </w:rPr>
        <w:t>3</w:t>
      </w:r>
      <w:r w:rsidR="00552524" w:rsidRPr="00D92210">
        <w:rPr>
          <w:color w:val="auto"/>
          <w:sz w:val="22"/>
          <w:szCs w:val="22"/>
          <w:lang w:val="es-ES"/>
        </w:rPr>
        <w:t>/21</w:t>
      </w:r>
      <w:r w:rsidR="003F726A">
        <w:rPr>
          <w:color w:val="auto"/>
          <w:sz w:val="22"/>
          <w:szCs w:val="22"/>
          <w:lang w:val="es-ES"/>
        </w:rPr>
        <w:t>)</w:t>
      </w:r>
      <w:r w:rsidR="00552524" w:rsidRPr="00D92210">
        <w:rPr>
          <w:color w:val="auto"/>
          <w:sz w:val="22"/>
          <w:szCs w:val="22"/>
          <w:lang w:val="es-ES"/>
        </w:rPr>
        <w:t xml:space="preserve"> </w:t>
      </w:r>
      <w:r w:rsidR="00552524">
        <w:rPr>
          <w:color w:val="auto"/>
          <w:sz w:val="22"/>
          <w:szCs w:val="22"/>
          <w:lang w:val="es-ES"/>
        </w:rPr>
        <w:t>permanecen incorrectas</w:t>
      </w:r>
      <w:r w:rsidR="007F60FB">
        <w:rPr>
          <w:color w:val="auto"/>
          <w:sz w:val="22"/>
          <w:szCs w:val="22"/>
          <w:lang w:val="es-ES"/>
        </w:rPr>
        <w:t xml:space="preserve"> sin cambiar su nivel de corrección</w:t>
      </w:r>
      <w:r w:rsidR="00955B33">
        <w:rPr>
          <w:color w:val="auto"/>
          <w:sz w:val="22"/>
          <w:szCs w:val="22"/>
          <w:lang w:val="es-ES"/>
        </w:rPr>
        <w:t>. Por ello, el cambio conceptual también se puede calificar como enormemente favorable.</w:t>
      </w:r>
    </w:p>
    <w:p w14:paraId="5DFD4FBF" w14:textId="77777777" w:rsidR="00955B33" w:rsidRDefault="00955B33" w:rsidP="00D96665">
      <w:pPr>
        <w:pStyle w:val="Default"/>
        <w:spacing w:after="59"/>
        <w:jc w:val="both"/>
        <w:rPr>
          <w:color w:val="auto"/>
          <w:sz w:val="22"/>
          <w:szCs w:val="22"/>
          <w:lang w:val="es-ES"/>
        </w:rPr>
      </w:pPr>
    </w:p>
    <w:p w14:paraId="77C17E56" w14:textId="4F73EEB5" w:rsidR="00B566F3" w:rsidRDefault="00B566F3" w:rsidP="00D96665">
      <w:pPr>
        <w:pStyle w:val="Default"/>
        <w:spacing w:after="59"/>
        <w:jc w:val="both"/>
        <w:rPr>
          <w:color w:val="auto"/>
          <w:sz w:val="22"/>
          <w:szCs w:val="22"/>
          <w:lang w:val="es-ES"/>
        </w:rPr>
      </w:pPr>
      <w:r>
        <w:rPr>
          <w:color w:val="auto"/>
          <w:sz w:val="22"/>
          <w:szCs w:val="22"/>
          <w:lang w:val="es-ES"/>
        </w:rPr>
        <w:t>Estos resultados probablemente se deban a que casi la totalidad de la unidad didáctica de Science Bits gira en torno la velocidad. Los alumnos están más que expuestos a este concepto de principio a fin de la secuencia, por lo que acaban asentando bien la concepción científica asociada.</w:t>
      </w:r>
    </w:p>
    <w:p w14:paraId="2D5A5579" w14:textId="77777777" w:rsidR="00B566F3" w:rsidRDefault="00B566F3" w:rsidP="00D96665">
      <w:pPr>
        <w:pStyle w:val="Default"/>
        <w:spacing w:after="59"/>
        <w:jc w:val="both"/>
        <w:rPr>
          <w:color w:val="auto"/>
          <w:sz w:val="22"/>
          <w:szCs w:val="22"/>
          <w:lang w:val="es-ES"/>
        </w:rPr>
      </w:pPr>
    </w:p>
    <w:p w14:paraId="14A38C3E" w14:textId="73C662B5" w:rsidR="00A8008A" w:rsidRDefault="00C339D5" w:rsidP="00D96665">
      <w:pPr>
        <w:pStyle w:val="Default"/>
        <w:spacing w:after="59"/>
        <w:jc w:val="both"/>
        <w:rPr>
          <w:color w:val="auto"/>
          <w:sz w:val="22"/>
          <w:szCs w:val="22"/>
          <w:lang w:val="es-ES"/>
        </w:rPr>
      </w:pPr>
      <w:r>
        <w:rPr>
          <w:color w:val="auto"/>
          <w:sz w:val="22"/>
          <w:szCs w:val="22"/>
          <w:lang w:val="es-ES"/>
        </w:rPr>
        <w:t>E</w:t>
      </w:r>
      <w:r w:rsidR="00A8008A">
        <w:rPr>
          <w:color w:val="auto"/>
          <w:sz w:val="22"/>
          <w:szCs w:val="22"/>
          <w:lang w:val="es-ES"/>
        </w:rPr>
        <w:t xml:space="preserve">ntre las respuestas incorrectas se encuentran las que definían la velocidad como una medida de “rapidez”. Aquí se manifiesta la concepción alternativa CASV1, aunque no es tan relevante en </w:t>
      </w:r>
      <w:r w:rsidR="00A8008A">
        <w:rPr>
          <w:color w:val="auto"/>
          <w:sz w:val="22"/>
          <w:szCs w:val="22"/>
          <w:lang w:val="es-ES"/>
        </w:rPr>
        <w:lastRenderedPageBreak/>
        <w:t xml:space="preserve">España, ya que al contrario que los angloparlantes, que distinguen entre speed (magnitud escalar) y velocity (magnitud vectorial), en España no se </w:t>
      </w:r>
      <w:r>
        <w:rPr>
          <w:color w:val="auto"/>
          <w:sz w:val="22"/>
          <w:szCs w:val="22"/>
          <w:lang w:val="es-ES"/>
        </w:rPr>
        <w:t>suele hacer</w:t>
      </w:r>
      <w:r w:rsidR="00A8008A">
        <w:rPr>
          <w:color w:val="auto"/>
          <w:sz w:val="22"/>
          <w:szCs w:val="22"/>
          <w:lang w:val="es-ES"/>
        </w:rPr>
        <w:t xml:space="preserve"> esa distinción. Más bien se habla de la “velocidad”</w:t>
      </w:r>
      <w:r w:rsidR="00EA6558">
        <w:rPr>
          <w:color w:val="auto"/>
          <w:sz w:val="22"/>
          <w:szCs w:val="22"/>
          <w:lang w:val="es-ES"/>
        </w:rPr>
        <w:t xml:space="preserve"> para referirse tanto al módulo como al vector en sí.</w:t>
      </w:r>
      <w:r w:rsidR="008179E1">
        <w:rPr>
          <w:color w:val="auto"/>
          <w:sz w:val="22"/>
          <w:szCs w:val="22"/>
          <w:lang w:val="es-ES"/>
        </w:rPr>
        <w:t xml:space="preserve"> Aquí se vuelve a notar de nuevo cómo la experiencia cotidiana</w:t>
      </w:r>
      <w:r w:rsidR="00D9148D">
        <w:rPr>
          <w:color w:val="auto"/>
          <w:sz w:val="22"/>
          <w:szCs w:val="22"/>
          <w:lang w:val="es-ES"/>
        </w:rPr>
        <w:t xml:space="preserve"> influye en la formación de concepciones alternativas en los estudiantes. Al final del día, se dice que algo va más rápido cuando lleva mayor velocidad, y parece de sentido común a alguien con poco contacto con la física formal definir esta magnitud como una medida de rapidez.</w:t>
      </w:r>
    </w:p>
    <w:p w14:paraId="2DD71331" w14:textId="77777777" w:rsidR="008179E1" w:rsidRDefault="008179E1" w:rsidP="00D96665">
      <w:pPr>
        <w:pStyle w:val="Default"/>
        <w:spacing w:after="59"/>
        <w:jc w:val="both"/>
        <w:rPr>
          <w:color w:val="auto"/>
          <w:sz w:val="22"/>
          <w:szCs w:val="22"/>
          <w:lang w:val="es-ES"/>
        </w:rPr>
      </w:pPr>
    </w:p>
    <w:p w14:paraId="2C5D7078" w14:textId="1B554A52" w:rsidR="009F0956" w:rsidRDefault="00437B05" w:rsidP="00D96665">
      <w:pPr>
        <w:pStyle w:val="Default"/>
        <w:spacing w:after="59"/>
        <w:jc w:val="both"/>
        <w:rPr>
          <w:color w:val="auto"/>
          <w:sz w:val="22"/>
          <w:szCs w:val="22"/>
          <w:lang w:val="es-ES"/>
        </w:rPr>
      </w:pPr>
      <w:r>
        <w:rPr>
          <w:color w:val="auto"/>
          <w:sz w:val="22"/>
          <w:szCs w:val="22"/>
          <w:lang w:val="es-ES"/>
        </w:rPr>
        <w:t>Muchas de l</w:t>
      </w:r>
      <w:r w:rsidR="009F0956">
        <w:rPr>
          <w:color w:val="auto"/>
          <w:sz w:val="22"/>
          <w:szCs w:val="22"/>
          <w:lang w:val="es-ES"/>
        </w:rPr>
        <w:t xml:space="preserve">as respuestas que sabían relacionar la velocidad con la distancia y tiempo, </w:t>
      </w:r>
      <w:r w:rsidR="00BC775E">
        <w:rPr>
          <w:color w:val="auto"/>
          <w:sz w:val="22"/>
          <w:szCs w:val="22"/>
          <w:lang w:val="es-ES"/>
        </w:rPr>
        <w:t>hacían alusión a carreras</w:t>
      </w:r>
      <w:r>
        <w:rPr>
          <w:color w:val="auto"/>
          <w:sz w:val="22"/>
          <w:szCs w:val="22"/>
          <w:lang w:val="es-ES"/>
        </w:rPr>
        <w:t xml:space="preserve"> </w:t>
      </w:r>
      <w:r w:rsidR="00BC775E">
        <w:rPr>
          <w:color w:val="auto"/>
          <w:sz w:val="22"/>
          <w:szCs w:val="22"/>
          <w:lang w:val="es-ES"/>
        </w:rPr>
        <w:t xml:space="preserve">en las que se sabía que el corredor de mayor velocidad es el que completa una distancia en el menor tiempo posible. </w:t>
      </w:r>
    </w:p>
    <w:p w14:paraId="16E7D960" w14:textId="77777777" w:rsidR="000E4E7B" w:rsidRDefault="000E4E7B" w:rsidP="00D96665">
      <w:pPr>
        <w:pStyle w:val="Default"/>
        <w:spacing w:after="59"/>
        <w:jc w:val="both"/>
        <w:rPr>
          <w:color w:val="auto"/>
          <w:sz w:val="22"/>
          <w:szCs w:val="22"/>
          <w:lang w:val="es-ES"/>
        </w:rPr>
      </w:pPr>
    </w:p>
    <w:p w14:paraId="4104C53C" w14:textId="77777777" w:rsidR="00FC5CB5" w:rsidRDefault="00FC5CB5" w:rsidP="00D96665">
      <w:pPr>
        <w:pStyle w:val="Default"/>
        <w:spacing w:after="59"/>
        <w:jc w:val="both"/>
        <w:rPr>
          <w:color w:val="auto"/>
          <w:sz w:val="22"/>
          <w:szCs w:val="22"/>
          <w:lang w:val="es-ES"/>
        </w:rPr>
      </w:pPr>
      <w:r>
        <w:rPr>
          <w:color w:val="auto"/>
          <w:sz w:val="22"/>
          <w:szCs w:val="22"/>
          <w:lang w:val="es-ES"/>
        </w:rPr>
        <w:t>Otras respuestas directamente confundían la velocidad con el tiempo que tardaba un móvil en desplazarse.</w:t>
      </w:r>
    </w:p>
    <w:p w14:paraId="4850774B" w14:textId="2E6D8725" w:rsidR="00000352" w:rsidRDefault="00000352" w:rsidP="00D96665">
      <w:pPr>
        <w:pStyle w:val="Default"/>
        <w:spacing w:after="59"/>
        <w:jc w:val="both"/>
        <w:rPr>
          <w:color w:val="auto"/>
          <w:sz w:val="22"/>
          <w:szCs w:val="22"/>
          <w:lang w:val="es-ES"/>
        </w:rPr>
      </w:pPr>
    </w:p>
    <w:p w14:paraId="1880AC1F" w14:textId="134A8AB2" w:rsidR="00BD2CD1" w:rsidRDefault="00BD2CD1" w:rsidP="00D96665">
      <w:pPr>
        <w:pStyle w:val="Default"/>
        <w:spacing w:after="59"/>
        <w:jc w:val="both"/>
        <w:rPr>
          <w:color w:val="auto"/>
          <w:sz w:val="22"/>
          <w:szCs w:val="22"/>
          <w:lang w:val="es-ES"/>
        </w:rPr>
      </w:pPr>
      <w:r>
        <w:rPr>
          <w:color w:val="auto"/>
          <w:sz w:val="22"/>
          <w:szCs w:val="22"/>
          <w:lang w:val="es-ES"/>
        </w:rPr>
        <w:t>Solamente una alumna confundió la velocidad con una fuerza</w:t>
      </w:r>
      <w:r w:rsidR="00377428">
        <w:rPr>
          <w:color w:val="auto"/>
          <w:sz w:val="22"/>
          <w:szCs w:val="22"/>
          <w:lang w:val="es-ES"/>
        </w:rPr>
        <w:t xml:space="preserve">, como se observa en su respuesta de la figura </w:t>
      </w:r>
      <w:r w:rsidR="006A7C91">
        <w:rPr>
          <w:color w:val="auto"/>
          <w:sz w:val="22"/>
          <w:szCs w:val="22"/>
          <w:lang w:val="es-ES"/>
        </w:rPr>
        <w:t>15</w:t>
      </w:r>
      <w:r w:rsidR="00377428">
        <w:rPr>
          <w:color w:val="auto"/>
          <w:sz w:val="22"/>
          <w:szCs w:val="22"/>
          <w:lang w:val="es-ES"/>
        </w:rPr>
        <w:t>.</w:t>
      </w:r>
    </w:p>
    <w:p w14:paraId="1F661048" w14:textId="77777777" w:rsidR="005C13C2" w:rsidRDefault="005C13C2" w:rsidP="00020309">
      <w:pPr>
        <w:pStyle w:val="Default"/>
        <w:spacing w:after="59"/>
        <w:rPr>
          <w:color w:val="auto"/>
          <w:sz w:val="22"/>
          <w:szCs w:val="22"/>
          <w:lang w:val="es-ES"/>
        </w:rPr>
      </w:pPr>
    </w:p>
    <w:p w14:paraId="17CF776E" w14:textId="77777777" w:rsidR="006A7C91" w:rsidRDefault="005C13C2" w:rsidP="006A7C91">
      <w:pPr>
        <w:pStyle w:val="Default"/>
        <w:keepNext/>
        <w:spacing w:after="59"/>
      </w:pPr>
      <w:r>
        <w:rPr>
          <w:noProof/>
        </w:rPr>
        <w:drawing>
          <wp:inline distT="0" distB="0" distL="0" distR="0" wp14:anchorId="13A13603" wp14:editId="1FD274F3">
            <wp:extent cx="5953760" cy="463550"/>
            <wp:effectExtent l="0" t="0" r="8890" b="0"/>
            <wp:docPr id="655089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3760" cy="463550"/>
                    </a:xfrm>
                    <a:prstGeom prst="rect">
                      <a:avLst/>
                    </a:prstGeom>
                    <a:noFill/>
                    <a:ln>
                      <a:noFill/>
                    </a:ln>
                  </pic:spPr>
                </pic:pic>
              </a:graphicData>
            </a:graphic>
          </wp:inline>
        </w:drawing>
      </w:r>
    </w:p>
    <w:p w14:paraId="569DD9B3" w14:textId="600BBBB7" w:rsidR="00A110D1" w:rsidRPr="00852738" w:rsidRDefault="006A7C91" w:rsidP="00852738">
      <w:pPr>
        <w:pStyle w:val="Descripcin"/>
        <w:rPr>
          <w:color w:val="auto"/>
          <w:sz w:val="22"/>
          <w:szCs w:val="22"/>
          <w:lang w:val="es-ES"/>
        </w:rPr>
      </w:pPr>
      <w:r w:rsidRPr="006A7C91">
        <w:rPr>
          <w:lang w:val="es-ES"/>
        </w:rPr>
        <w:t xml:space="preserve">Figura </w:t>
      </w:r>
      <w:r>
        <w:fldChar w:fldCharType="begin"/>
      </w:r>
      <w:r w:rsidRPr="006A7C91">
        <w:rPr>
          <w:lang w:val="es-ES"/>
        </w:rPr>
        <w:instrText xml:space="preserve"> SEQ Figura \* ARABIC </w:instrText>
      </w:r>
      <w:r>
        <w:fldChar w:fldCharType="separate"/>
      </w:r>
      <w:r w:rsidR="00D607A6">
        <w:rPr>
          <w:noProof/>
          <w:lang w:val="es-ES"/>
        </w:rPr>
        <w:t>15</w:t>
      </w:r>
      <w:r>
        <w:fldChar w:fldCharType="end"/>
      </w:r>
      <w:r w:rsidRPr="006A7C91">
        <w:rPr>
          <w:lang w:val="es-ES"/>
        </w:rPr>
        <w:t>. Respuesta de una alumna a la pregunta 3 sobre la velocidad.</w:t>
      </w:r>
    </w:p>
    <w:p w14:paraId="4915C79F" w14:textId="77777777" w:rsidR="00552524" w:rsidRDefault="00552524" w:rsidP="004C708D">
      <w:pPr>
        <w:pStyle w:val="Default"/>
        <w:spacing w:after="59"/>
        <w:rPr>
          <w:sz w:val="22"/>
          <w:szCs w:val="22"/>
          <w:lang w:val="es-ES"/>
        </w:rPr>
      </w:pPr>
    </w:p>
    <w:p w14:paraId="3DCF5609" w14:textId="3CCCEF5B" w:rsidR="002F6F70" w:rsidRDefault="002F6F70" w:rsidP="00852738">
      <w:pPr>
        <w:pStyle w:val="Default"/>
        <w:spacing w:after="59"/>
        <w:jc w:val="both"/>
        <w:rPr>
          <w:b/>
          <w:bCs/>
          <w:color w:val="auto"/>
          <w:sz w:val="22"/>
          <w:szCs w:val="22"/>
          <w:lang w:val="es-ES"/>
        </w:rPr>
      </w:pPr>
      <w:r>
        <w:rPr>
          <w:b/>
          <w:bCs/>
          <w:color w:val="auto"/>
          <w:sz w:val="22"/>
          <w:szCs w:val="22"/>
          <w:lang w:val="es-ES"/>
        </w:rPr>
        <w:t>CATEGORIZACIÓN DE RESPUESTAS A LA PREGUNTA 4:</w:t>
      </w:r>
    </w:p>
    <w:p w14:paraId="562473BB" w14:textId="5B41CEF5" w:rsidR="002F6F70" w:rsidRPr="00894565" w:rsidRDefault="0089629F" w:rsidP="00852738">
      <w:pPr>
        <w:pStyle w:val="Default"/>
        <w:spacing w:after="59"/>
        <w:jc w:val="both"/>
        <w:rPr>
          <w:b/>
          <w:bCs/>
          <w:color w:val="auto"/>
          <w:sz w:val="22"/>
          <w:szCs w:val="22"/>
          <w:lang w:val="es-ES"/>
        </w:rPr>
      </w:pPr>
      <w:r>
        <w:rPr>
          <w:b/>
          <w:bCs/>
          <w:color w:val="auto"/>
          <w:sz w:val="22"/>
          <w:szCs w:val="22"/>
          <w:lang w:val="es-ES"/>
        </w:rPr>
        <w:t>¿Qué es la aceleración</w:t>
      </w:r>
      <w:r w:rsidR="002F6F70">
        <w:rPr>
          <w:b/>
          <w:bCs/>
          <w:color w:val="auto"/>
          <w:sz w:val="22"/>
          <w:szCs w:val="22"/>
          <w:lang w:val="es-ES"/>
        </w:rPr>
        <w:t>?</w:t>
      </w:r>
    </w:p>
    <w:p w14:paraId="4F78AC51" w14:textId="77777777" w:rsidR="002F6F70" w:rsidRDefault="002F6F70" w:rsidP="00852738">
      <w:pPr>
        <w:pStyle w:val="Default"/>
        <w:spacing w:after="59"/>
        <w:jc w:val="both"/>
        <w:rPr>
          <w:sz w:val="22"/>
          <w:szCs w:val="22"/>
          <w:lang w:val="es-ES"/>
        </w:rPr>
      </w:pPr>
    </w:p>
    <w:p w14:paraId="63778208" w14:textId="2364FB48" w:rsidR="002F6F70" w:rsidRDefault="002F6F70" w:rsidP="00852738">
      <w:pPr>
        <w:pStyle w:val="Default"/>
        <w:spacing w:after="59"/>
        <w:jc w:val="both"/>
        <w:rPr>
          <w:sz w:val="22"/>
          <w:szCs w:val="22"/>
          <w:lang w:val="es-ES"/>
        </w:rPr>
      </w:pPr>
      <w:r>
        <w:rPr>
          <w:sz w:val="22"/>
          <w:szCs w:val="22"/>
          <w:lang w:val="es-ES"/>
        </w:rPr>
        <w:t xml:space="preserve">La figura </w:t>
      </w:r>
      <w:r w:rsidR="00B04E27">
        <w:rPr>
          <w:sz w:val="22"/>
          <w:szCs w:val="22"/>
          <w:lang w:val="es-ES"/>
        </w:rPr>
        <w:t>16</w:t>
      </w:r>
      <w:r>
        <w:rPr>
          <w:sz w:val="22"/>
          <w:szCs w:val="22"/>
          <w:lang w:val="es-ES"/>
        </w:rPr>
        <w:t xml:space="preserve"> muestra los resultados de la pregunta </w:t>
      </w:r>
      <w:r w:rsidR="00390382">
        <w:rPr>
          <w:sz w:val="22"/>
          <w:szCs w:val="22"/>
          <w:lang w:val="es-ES"/>
        </w:rPr>
        <w:t>4</w:t>
      </w:r>
      <w:r>
        <w:rPr>
          <w:sz w:val="22"/>
          <w:szCs w:val="22"/>
          <w:lang w:val="es-ES"/>
        </w:rPr>
        <w:t xml:space="preserve"> del cuestionario.</w:t>
      </w:r>
    </w:p>
    <w:p w14:paraId="7AC4483E" w14:textId="77777777" w:rsidR="002F6F70" w:rsidRDefault="002F6F70" w:rsidP="002F6F70">
      <w:pPr>
        <w:pStyle w:val="Default"/>
        <w:spacing w:after="59"/>
        <w:rPr>
          <w:noProof/>
          <w:sz w:val="22"/>
          <w:szCs w:val="22"/>
          <w:lang w:val="es-ES"/>
        </w:rPr>
      </w:pPr>
    </w:p>
    <w:p w14:paraId="78375BBA" w14:textId="77777777" w:rsidR="00B04E27" w:rsidRDefault="00E14FCC" w:rsidP="00B04E27">
      <w:pPr>
        <w:pStyle w:val="Default"/>
        <w:keepNext/>
        <w:spacing w:after="59"/>
      </w:pPr>
      <w:r w:rsidRPr="00E14FCC">
        <w:rPr>
          <w:noProof/>
          <w:sz w:val="22"/>
          <w:szCs w:val="22"/>
          <w:lang w:val="es-ES"/>
        </w:rPr>
        <w:lastRenderedPageBreak/>
        <w:drawing>
          <wp:inline distT="0" distB="0" distL="0" distR="0" wp14:anchorId="67898584" wp14:editId="38D17133">
            <wp:extent cx="5953760" cy="4813935"/>
            <wp:effectExtent l="0" t="0" r="8890" b="5715"/>
            <wp:docPr id="1723143584"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43584" name="Picture 1" descr="A diagram of a flowchart&#10;&#10;Description automatically generated with low confidence"/>
                    <pic:cNvPicPr/>
                  </pic:nvPicPr>
                  <pic:blipFill>
                    <a:blip r:embed="rId28"/>
                    <a:stretch>
                      <a:fillRect/>
                    </a:stretch>
                  </pic:blipFill>
                  <pic:spPr>
                    <a:xfrm>
                      <a:off x="0" y="0"/>
                      <a:ext cx="5953760" cy="4813935"/>
                    </a:xfrm>
                    <a:prstGeom prst="rect">
                      <a:avLst/>
                    </a:prstGeom>
                  </pic:spPr>
                </pic:pic>
              </a:graphicData>
            </a:graphic>
          </wp:inline>
        </w:drawing>
      </w:r>
    </w:p>
    <w:p w14:paraId="57145C79" w14:textId="68E270E2" w:rsidR="002F6F70" w:rsidRDefault="00B04E27" w:rsidP="00B04E27">
      <w:pPr>
        <w:pStyle w:val="Descripcin"/>
        <w:rPr>
          <w:sz w:val="22"/>
          <w:szCs w:val="22"/>
          <w:lang w:val="es-ES"/>
        </w:rPr>
      </w:pPr>
      <w:r w:rsidRPr="00B04E27">
        <w:rPr>
          <w:lang w:val="es-ES"/>
        </w:rPr>
        <w:t xml:space="preserve">Figura </w:t>
      </w:r>
      <w:r>
        <w:fldChar w:fldCharType="begin"/>
      </w:r>
      <w:r w:rsidRPr="00B04E27">
        <w:rPr>
          <w:lang w:val="es-ES"/>
        </w:rPr>
        <w:instrText xml:space="preserve"> SEQ Figura \* ARABIC </w:instrText>
      </w:r>
      <w:r>
        <w:fldChar w:fldCharType="separate"/>
      </w:r>
      <w:r w:rsidR="00D607A6">
        <w:rPr>
          <w:noProof/>
          <w:lang w:val="es-ES"/>
        </w:rPr>
        <w:t>16</w:t>
      </w:r>
      <w:r>
        <w:fldChar w:fldCharType="end"/>
      </w:r>
      <w:r w:rsidRPr="00B04E27">
        <w:rPr>
          <w:lang w:val="es-ES"/>
        </w:rPr>
        <w:t>. Cambio conceptual de las respuestas a la pregunta 4 sobre la velocidad.</w:t>
      </w:r>
    </w:p>
    <w:p w14:paraId="432C61CD" w14:textId="77777777" w:rsidR="002F6F70" w:rsidRDefault="002F6F70" w:rsidP="002F6F70">
      <w:pPr>
        <w:pStyle w:val="Default"/>
        <w:spacing w:after="59"/>
        <w:rPr>
          <w:sz w:val="22"/>
          <w:szCs w:val="22"/>
          <w:lang w:val="es-ES"/>
        </w:rPr>
      </w:pPr>
    </w:p>
    <w:p w14:paraId="67954242" w14:textId="735A369F" w:rsidR="00DB1AA2" w:rsidRDefault="00DB1AA2" w:rsidP="0047111D">
      <w:pPr>
        <w:pStyle w:val="Default"/>
        <w:spacing w:after="59"/>
        <w:jc w:val="both"/>
        <w:rPr>
          <w:color w:val="auto"/>
          <w:sz w:val="22"/>
          <w:szCs w:val="22"/>
          <w:lang w:val="es-ES"/>
        </w:rPr>
      </w:pPr>
      <w:r>
        <w:rPr>
          <w:color w:val="auto"/>
          <w:sz w:val="22"/>
          <w:szCs w:val="22"/>
          <w:lang w:val="es-ES"/>
        </w:rPr>
        <w:t>Aunque no sean estrictamente correctas, ya que no contemplan la variable temporal de manera explícita, las respuestas dentro de la categoría “Cambio de velocidad” se consideran correctas dado que es el primer contacto académico de los alumnos con un concepto algo más abstracto como es el de la aceleración. Además, los alumnos que respondieron dentro de esa categoría demostraron durante las diferentes sesiones de la intervención didáctica</w:t>
      </w:r>
      <w:r w:rsidR="000A50EF">
        <w:rPr>
          <w:color w:val="auto"/>
          <w:sz w:val="22"/>
          <w:szCs w:val="22"/>
          <w:lang w:val="es-ES"/>
        </w:rPr>
        <w:t xml:space="preserve"> el dominio de este concepto teniendo en cuenta el tiempo, además del dominio matemático de la expresión </w:t>
      </w:r>
      <w:r w:rsidR="00FF4FEB">
        <w:rPr>
          <w:color w:val="auto"/>
          <w:sz w:val="22"/>
          <w:szCs w:val="22"/>
          <w:lang w:val="es-ES"/>
        </w:rPr>
        <w:t xml:space="preserve">a = </w:t>
      </w:r>
      <w:r w:rsidR="00FF4FEB">
        <w:rPr>
          <w:color w:val="4D5156"/>
          <w:shd w:val="clear" w:color="auto" w:fill="FFFFFF"/>
        </w:rPr>
        <w:t>Δ</w:t>
      </w:r>
      <w:r w:rsidR="00FF4FEB" w:rsidRPr="00FF4FEB">
        <w:rPr>
          <w:color w:val="4D5156"/>
          <w:shd w:val="clear" w:color="auto" w:fill="FFFFFF"/>
          <w:lang w:val="es-ES"/>
        </w:rPr>
        <w:t>v</w:t>
      </w:r>
      <w:r w:rsidR="00FF4FEB">
        <w:rPr>
          <w:color w:val="4D5156"/>
          <w:shd w:val="clear" w:color="auto" w:fill="FFFFFF"/>
          <w:lang w:val="es-ES"/>
        </w:rPr>
        <w:t xml:space="preserve"> / </w:t>
      </w:r>
      <w:r w:rsidR="00FF4FEB">
        <w:rPr>
          <w:color w:val="4D5156"/>
          <w:shd w:val="clear" w:color="auto" w:fill="FFFFFF"/>
        </w:rPr>
        <w:t>Δ</w:t>
      </w:r>
      <w:r w:rsidR="00FF4FEB" w:rsidRPr="00FF4FEB">
        <w:rPr>
          <w:color w:val="4D5156"/>
          <w:shd w:val="clear" w:color="auto" w:fill="FFFFFF"/>
          <w:lang w:val="es-ES"/>
        </w:rPr>
        <w:t>t</w:t>
      </w:r>
      <w:r w:rsidR="00453C77">
        <w:rPr>
          <w:color w:val="4D5156"/>
          <w:shd w:val="clear" w:color="auto" w:fill="FFFFFF"/>
          <w:lang w:val="es-ES"/>
        </w:rPr>
        <w:t>.</w:t>
      </w:r>
    </w:p>
    <w:p w14:paraId="5794B7E0" w14:textId="77777777" w:rsidR="00BA42BE" w:rsidRDefault="00BA42BE" w:rsidP="0047111D">
      <w:pPr>
        <w:pStyle w:val="Default"/>
        <w:spacing w:after="59"/>
        <w:jc w:val="both"/>
        <w:rPr>
          <w:color w:val="auto"/>
          <w:sz w:val="22"/>
          <w:szCs w:val="22"/>
          <w:lang w:val="es-ES"/>
        </w:rPr>
      </w:pPr>
    </w:p>
    <w:p w14:paraId="54BCAC19" w14:textId="429DC3CB" w:rsidR="002F6F70" w:rsidRDefault="002F6F70" w:rsidP="0047111D">
      <w:pPr>
        <w:pStyle w:val="Default"/>
        <w:spacing w:after="59"/>
        <w:jc w:val="both"/>
        <w:rPr>
          <w:color w:val="auto"/>
          <w:sz w:val="22"/>
          <w:szCs w:val="22"/>
          <w:lang w:val="es-ES"/>
        </w:rPr>
      </w:pPr>
      <w:r w:rsidRPr="00D92210">
        <w:rPr>
          <w:color w:val="auto"/>
          <w:sz w:val="22"/>
          <w:szCs w:val="22"/>
          <w:lang w:val="es-ES"/>
        </w:rPr>
        <w:t xml:space="preserve">Antes de la intervención hay </w:t>
      </w:r>
      <w:r w:rsidR="00453C77">
        <w:rPr>
          <w:color w:val="auto"/>
          <w:sz w:val="22"/>
          <w:szCs w:val="22"/>
          <w:lang w:val="es-ES"/>
        </w:rPr>
        <w:t xml:space="preserve">solo </w:t>
      </w:r>
      <w:r w:rsidRPr="00D92210">
        <w:rPr>
          <w:color w:val="auto"/>
          <w:sz w:val="22"/>
          <w:szCs w:val="22"/>
          <w:lang w:val="es-ES"/>
        </w:rPr>
        <w:t>1 / 21 concepci</w:t>
      </w:r>
      <w:r w:rsidR="00453C77">
        <w:rPr>
          <w:color w:val="auto"/>
          <w:sz w:val="22"/>
          <w:szCs w:val="22"/>
          <w:lang w:val="es-ES"/>
        </w:rPr>
        <w:t>ó</w:t>
      </w:r>
      <w:r w:rsidRPr="00D92210">
        <w:rPr>
          <w:color w:val="auto"/>
          <w:sz w:val="22"/>
          <w:szCs w:val="22"/>
          <w:lang w:val="es-ES"/>
        </w:rPr>
        <w:t>n correcta</w:t>
      </w:r>
      <w:r w:rsidR="00327DF1">
        <w:rPr>
          <w:color w:val="auto"/>
          <w:sz w:val="22"/>
          <w:szCs w:val="22"/>
          <w:lang w:val="es-ES"/>
        </w:rPr>
        <w:t>, un 5%</w:t>
      </w:r>
      <w:r w:rsidRPr="00D92210">
        <w:rPr>
          <w:color w:val="auto"/>
          <w:sz w:val="22"/>
          <w:szCs w:val="22"/>
          <w:lang w:val="es-ES"/>
        </w:rPr>
        <w:t>.</w:t>
      </w:r>
      <w:r w:rsidR="00327DF1">
        <w:rPr>
          <w:color w:val="auto"/>
          <w:sz w:val="22"/>
          <w:szCs w:val="22"/>
          <w:lang w:val="es-ES"/>
        </w:rPr>
        <w:t xml:space="preserve"> </w:t>
      </w:r>
      <w:r w:rsidRPr="00D92210">
        <w:rPr>
          <w:color w:val="auto"/>
          <w:sz w:val="22"/>
          <w:szCs w:val="22"/>
          <w:lang w:val="es-ES"/>
        </w:rPr>
        <w:t xml:space="preserve">Después, los aciertos ascienden a </w:t>
      </w:r>
      <w:r w:rsidR="00327DF1">
        <w:rPr>
          <w:color w:val="auto"/>
          <w:sz w:val="22"/>
          <w:szCs w:val="22"/>
          <w:lang w:val="es-ES"/>
        </w:rPr>
        <w:t>un 81% (</w:t>
      </w:r>
      <w:r w:rsidRPr="00D92210">
        <w:rPr>
          <w:color w:val="auto"/>
          <w:sz w:val="22"/>
          <w:szCs w:val="22"/>
          <w:lang w:val="es-ES"/>
        </w:rPr>
        <w:t>1</w:t>
      </w:r>
      <w:r w:rsidR="00872D8E">
        <w:rPr>
          <w:color w:val="auto"/>
          <w:sz w:val="22"/>
          <w:szCs w:val="22"/>
          <w:lang w:val="es-ES"/>
        </w:rPr>
        <w:t>7</w:t>
      </w:r>
      <w:r w:rsidRPr="00D92210">
        <w:rPr>
          <w:color w:val="auto"/>
          <w:sz w:val="22"/>
          <w:szCs w:val="22"/>
          <w:lang w:val="es-ES"/>
        </w:rPr>
        <w:t xml:space="preserve"> / 2</w:t>
      </w:r>
      <w:r w:rsidR="00872D8E">
        <w:rPr>
          <w:color w:val="auto"/>
          <w:sz w:val="22"/>
          <w:szCs w:val="22"/>
          <w:lang w:val="es-ES"/>
        </w:rPr>
        <w:t>0</w:t>
      </w:r>
      <w:r w:rsidR="00327DF1">
        <w:rPr>
          <w:color w:val="auto"/>
          <w:sz w:val="22"/>
          <w:szCs w:val="22"/>
          <w:lang w:val="es-ES"/>
        </w:rPr>
        <w:t>)</w:t>
      </w:r>
      <w:r w:rsidRPr="00D92210">
        <w:rPr>
          <w:color w:val="auto"/>
          <w:sz w:val="22"/>
          <w:szCs w:val="22"/>
          <w:lang w:val="es-ES"/>
        </w:rPr>
        <w:t>.</w:t>
      </w:r>
      <w:r>
        <w:rPr>
          <w:color w:val="auto"/>
          <w:sz w:val="22"/>
          <w:szCs w:val="22"/>
          <w:lang w:val="es-ES"/>
        </w:rPr>
        <w:t xml:space="preserve"> </w:t>
      </w:r>
      <w:r w:rsidR="00506B4D">
        <w:rPr>
          <w:color w:val="auto"/>
          <w:sz w:val="22"/>
          <w:szCs w:val="22"/>
          <w:u w:val="single"/>
          <w:lang w:val="es-ES"/>
        </w:rPr>
        <w:t>U</w:t>
      </w:r>
      <w:r>
        <w:rPr>
          <w:color w:val="auto"/>
          <w:sz w:val="22"/>
          <w:szCs w:val="22"/>
          <w:lang w:val="es-ES"/>
        </w:rPr>
        <w:t xml:space="preserve">na evolución global </w:t>
      </w:r>
      <w:r w:rsidR="009B6D20">
        <w:rPr>
          <w:color w:val="auto"/>
          <w:sz w:val="22"/>
          <w:szCs w:val="22"/>
          <w:lang w:val="es-ES"/>
        </w:rPr>
        <w:t xml:space="preserve">enormemente </w:t>
      </w:r>
      <w:r>
        <w:rPr>
          <w:color w:val="auto"/>
          <w:sz w:val="22"/>
          <w:szCs w:val="22"/>
          <w:lang w:val="es-ES"/>
        </w:rPr>
        <w:t>favorable en la corrección de las respuestas.</w:t>
      </w:r>
    </w:p>
    <w:p w14:paraId="20EDBD4B" w14:textId="77777777" w:rsidR="009B6D20" w:rsidRDefault="009B6D20" w:rsidP="0047111D">
      <w:pPr>
        <w:pStyle w:val="Default"/>
        <w:spacing w:after="59"/>
        <w:jc w:val="both"/>
        <w:rPr>
          <w:color w:val="auto"/>
          <w:sz w:val="22"/>
          <w:szCs w:val="22"/>
          <w:lang w:val="es-ES"/>
        </w:rPr>
      </w:pPr>
    </w:p>
    <w:p w14:paraId="5CE6137B" w14:textId="17B47027" w:rsidR="00F759D6" w:rsidRDefault="009B6D20" w:rsidP="0047111D">
      <w:pPr>
        <w:pStyle w:val="Default"/>
        <w:spacing w:after="59"/>
        <w:jc w:val="both"/>
        <w:rPr>
          <w:color w:val="auto"/>
          <w:sz w:val="22"/>
          <w:szCs w:val="22"/>
          <w:lang w:val="es-ES"/>
        </w:rPr>
      </w:pPr>
      <w:r>
        <w:rPr>
          <w:color w:val="auto"/>
          <w:sz w:val="22"/>
          <w:szCs w:val="22"/>
          <w:lang w:val="es-ES"/>
        </w:rPr>
        <w:t>T</w:t>
      </w:r>
      <w:r w:rsidR="002F6F70" w:rsidRPr="009B6D20">
        <w:rPr>
          <w:color w:val="auto"/>
          <w:sz w:val="22"/>
          <w:szCs w:val="22"/>
          <w:lang w:val="es-ES"/>
        </w:rPr>
        <w:t>antas como</w:t>
      </w:r>
      <w:r>
        <w:rPr>
          <w:color w:val="auto"/>
          <w:sz w:val="22"/>
          <w:szCs w:val="22"/>
          <w:lang w:val="es-ES"/>
        </w:rPr>
        <w:t xml:space="preserve"> el</w:t>
      </w:r>
      <w:r w:rsidR="002F6F70" w:rsidRPr="009B6D20">
        <w:rPr>
          <w:color w:val="auto"/>
          <w:sz w:val="22"/>
          <w:szCs w:val="22"/>
          <w:lang w:val="es-ES"/>
        </w:rPr>
        <w:t xml:space="preserve"> </w:t>
      </w:r>
      <w:r w:rsidR="002406CE">
        <w:rPr>
          <w:color w:val="auto"/>
          <w:sz w:val="22"/>
          <w:szCs w:val="22"/>
          <w:lang w:val="es-ES"/>
        </w:rPr>
        <w:t>90% (</w:t>
      </w:r>
      <w:r w:rsidR="0047492E" w:rsidRPr="009B6D20">
        <w:rPr>
          <w:color w:val="auto"/>
          <w:sz w:val="22"/>
          <w:szCs w:val="22"/>
          <w:lang w:val="es-ES"/>
        </w:rPr>
        <w:t>19</w:t>
      </w:r>
      <w:r w:rsidR="002F6F70" w:rsidRPr="009B6D20">
        <w:rPr>
          <w:color w:val="auto"/>
          <w:sz w:val="22"/>
          <w:szCs w:val="22"/>
          <w:lang w:val="es-ES"/>
        </w:rPr>
        <w:t>/21</w:t>
      </w:r>
      <w:r w:rsidR="002406CE">
        <w:rPr>
          <w:color w:val="auto"/>
          <w:sz w:val="22"/>
          <w:szCs w:val="22"/>
          <w:lang w:val="es-ES"/>
        </w:rPr>
        <w:t>) de</w:t>
      </w:r>
      <w:r>
        <w:rPr>
          <w:color w:val="auto"/>
          <w:sz w:val="22"/>
          <w:szCs w:val="22"/>
          <w:lang w:val="es-ES"/>
        </w:rPr>
        <w:t xml:space="preserve"> respuestas</w:t>
      </w:r>
      <w:r w:rsidR="002F6F70" w:rsidRPr="009B6D20">
        <w:rPr>
          <w:color w:val="auto"/>
          <w:sz w:val="22"/>
          <w:szCs w:val="22"/>
          <w:lang w:val="es-ES"/>
        </w:rPr>
        <w:t xml:space="preserve"> incrementan su nivel de corrección o permanecen correctas</w:t>
      </w:r>
      <w:r w:rsidR="00997050">
        <w:rPr>
          <w:color w:val="auto"/>
          <w:sz w:val="22"/>
          <w:szCs w:val="22"/>
          <w:lang w:val="es-ES"/>
        </w:rPr>
        <w:t>. Solo el 10% (</w:t>
      </w:r>
      <w:r w:rsidR="0047492E">
        <w:rPr>
          <w:color w:val="auto"/>
          <w:sz w:val="22"/>
          <w:szCs w:val="22"/>
          <w:lang w:val="es-ES"/>
        </w:rPr>
        <w:t>2</w:t>
      </w:r>
      <w:r w:rsidR="002F6F70" w:rsidRPr="00D92210">
        <w:rPr>
          <w:color w:val="auto"/>
          <w:sz w:val="22"/>
          <w:szCs w:val="22"/>
          <w:lang w:val="es-ES"/>
        </w:rPr>
        <w:t>/21</w:t>
      </w:r>
      <w:r w:rsidR="00997050">
        <w:rPr>
          <w:color w:val="auto"/>
          <w:sz w:val="22"/>
          <w:szCs w:val="22"/>
          <w:lang w:val="es-ES"/>
        </w:rPr>
        <w:t>)</w:t>
      </w:r>
      <w:r w:rsidR="002F6F70" w:rsidRPr="00D92210">
        <w:rPr>
          <w:color w:val="auto"/>
          <w:sz w:val="22"/>
          <w:szCs w:val="22"/>
          <w:lang w:val="es-ES"/>
        </w:rPr>
        <w:t xml:space="preserve"> </w:t>
      </w:r>
      <w:r w:rsidR="002F6F70">
        <w:rPr>
          <w:color w:val="auto"/>
          <w:sz w:val="22"/>
          <w:szCs w:val="22"/>
          <w:lang w:val="es-ES"/>
        </w:rPr>
        <w:t>permanecen incorrectas.</w:t>
      </w:r>
      <w:r w:rsidR="00326DBC">
        <w:rPr>
          <w:b/>
          <w:bCs/>
          <w:color w:val="auto"/>
          <w:sz w:val="22"/>
          <w:szCs w:val="22"/>
          <w:lang w:val="es-ES"/>
        </w:rPr>
        <w:t xml:space="preserve"> </w:t>
      </w:r>
      <w:r w:rsidR="000C4693">
        <w:rPr>
          <w:color w:val="auto"/>
          <w:sz w:val="22"/>
          <w:szCs w:val="22"/>
          <w:lang w:val="es-ES"/>
        </w:rPr>
        <w:t>La gran mayoría de respuestas ascienden en corrección probablemente debido a que</w:t>
      </w:r>
      <w:r w:rsidR="00F759D6">
        <w:rPr>
          <w:color w:val="auto"/>
          <w:sz w:val="22"/>
          <w:szCs w:val="22"/>
          <w:lang w:val="es-ES"/>
        </w:rPr>
        <w:t xml:space="preserve"> en el día a día se suele utilizar la palabra “acelerar” para referirse a un aumento de velocidad, o para referirse a la acción de pisar el acelerador de un coche. Para aceleraciones que reducen la velocidad se suele emplear la palabra “frenar”. Es por ello que muchos de los alumnos al principio no contemplan cambios negativos en la velocidad dentro de la definición de aceleración</w:t>
      </w:r>
      <w:r w:rsidR="00F34C46">
        <w:rPr>
          <w:color w:val="auto"/>
          <w:sz w:val="22"/>
          <w:szCs w:val="22"/>
          <w:lang w:val="es-ES"/>
        </w:rPr>
        <w:t xml:space="preserve"> (</w:t>
      </w:r>
      <w:r w:rsidR="002E2577">
        <w:rPr>
          <w:color w:val="auto"/>
          <w:sz w:val="22"/>
          <w:szCs w:val="22"/>
          <w:lang w:val="es-ES"/>
        </w:rPr>
        <w:t>43%, 9/21</w:t>
      </w:r>
      <w:r w:rsidR="00F34C46">
        <w:rPr>
          <w:color w:val="auto"/>
          <w:sz w:val="22"/>
          <w:szCs w:val="22"/>
          <w:lang w:val="es-ES"/>
        </w:rPr>
        <w:t>)</w:t>
      </w:r>
      <w:r w:rsidR="00F759D6">
        <w:rPr>
          <w:color w:val="auto"/>
          <w:sz w:val="22"/>
          <w:szCs w:val="22"/>
          <w:lang w:val="es-ES"/>
        </w:rPr>
        <w:t xml:space="preserve">. Tras la intervención, en la que en un momento los alumnos se exponen a la simulación de Science Bits mostrada en la figura </w:t>
      </w:r>
      <w:r w:rsidR="00263B28">
        <w:rPr>
          <w:color w:val="auto"/>
          <w:sz w:val="22"/>
          <w:szCs w:val="22"/>
          <w:lang w:val="es-ES"/>
        </w:rPr>
        <w:t>17</w:t>
      </w:r>
      <w:r w:rsidR="00F759D6">
        <w:rPr>
          <w:color w:val="auto"/>
          <w:sz w:val="22"/>
          <w:szCs w:val="22"/>
          <w:lang w:val="es-ES"/>
        </w:rPr>
        <w:t>, ellos son capaces de cambiar fácilmente sus concepciones iniciales. Al fin y al cabo</w:t>
      </w:r>
      <w:r w:rsidR="001F5E88">
        <w:rPr>
          <w:color w:val="auto"/>
          <w:sz w:val="22"/>
          <w:szCs w:val="22"/>
          <w:lang w:val="es-ES"/>
        </w:rPr>
        <w:t>,</w:t>
      </w:r>
      <w:r w:rsidR="00F759D6">
        <w:rPr>
          <w:color w:val="auto"/>
          <w:sz w:val="22"/>
          <w:szCs w:val="22"/>
          <w:lang w:val="es-ES"/>
        </w:rPr>
        <w:t xml:space="preserve"> estas emergen en cuanto ven la simulación y son muy fáciles de transformar porque no eran erróneas, sino solamente parcialmente correctas.</w:t>
      </w:r>
    </w:p>
    <w:p w14:paraId="5333566F" w14:textId="77777777" w:rsidR="00627A13" w:rsidRDefault="00627A13" w:rsidP="0047111D">
      <w:pPr>
        <w:pStyle w:val="Default"/>
        <w:spacing w:after="59"/>
        <w:jc w:val="both"/>
        <w:rPr>
          <w:color w:val="auto"/>
          <w:sz w:val="22"/>
          <w:szCs w:val="22"/>
          <w:lang w:val="es-ES"/>
        </w:rPr>
      </w:pPr>
    </w:p>
    <w:p w14:paraId="724090CA" w14:textId="77777777" w:rsidR="00D77AD5" w:rsidRDefault="00D77AD5" w:rsidP="00D77AD5">
      <w:pPr>
        <w:pStyle w:val="Default"/>
        <w:keepNext/>
        <w:spacing w:after="59"/>
      </w:pPr>
      <w:r w:rsidRPr="00D77AD5">
        <w:rPr>
          <w:b/>
          <w:bCs/>
          <w:noProof/>
          <w:color w:val="auto"/>
          <w:sz w:val="22"/>
          <w:szCs w:val="22"/>
          <w:lang w:val="es-ES"/>
        </w:rPr>
        <w:lastRenderedPageBreak/>
        <w:drawing>
          <wp:inline distT="0" distB="0" distL="0" distR="0" wp14:anchorId="1B679D02" wp14:editId="70FF108B">
            <wp:extent cx="4877223" cy="5090601"/>
            <wp:effectExtent l="0" t="0" r="0" b="0"/>
            <wp:docPr id="1004145819" name="Picture 1" descr="A screenshot of a car driving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5819" name="Picture 1" descr="A screenshot of a car driving on a road&#10;&#10;Description automatically generated with low confidence"/>
                    <pic:cNvPicPr/>
                  </pic:nvPicPr>
                  <pic:blipFill>
                    <a:blip r:embed="rId29"/>
                    <a:stretch>
                      <a:fillRect/>
                    </a:stretch>
                  </pic:blipFill>
                  <pic:spPr>
                    <a:xfrm>
                      <a:off x="0" y="0"/>
                      <a:ext cx="4877223" cy="5090601"/>
                    </a:xfrm>
                    <a:prstGeom prst="rect">
                      <a:avLst/>
                    </a:prstGeom>
                  </pic:spPr>
                </pic:pic>
              </a:graphicData>
            </a:graphic>
          </wp:inline>
        </w:drawing>
      </w:r>
    </w:p>
    <w:p w14:paraId="3B2E4CB7" w14:textId="760AF238" w:rsidR="00627A13" w:rsidRDefault="00D77AD5" w:rsidP="00D77AD5">
      <w:pPr>
        <w:pStyle w:val="Descripcin"/>
        <w:rPr>
          <w:b/>
          <w:bCs/>
          <w:color w:val="auto"/>
          <w:sz w:val="22"/>
          <w:szCs w:val="22"/>
          <w:lang w:val="es-ES"/>
        </w:rPr>
      </w:pPr>
      <w:r w:rsidRPr="00263B28">
        <w:rPr>
          <w:lang w:val="es-ES"/>
        </w:rPr>
        <w:t xml:space="preserve">Figura </w:t>
      </w:r>
      <w:r>
        <w:fldChar w:fldCharType="begin"/>
      </w:r>
      <w:r w:rsidRPr="00263B28">
        <w:rPr>
          <w:lang w:val="es-ES"/>
        </w:rPr>
        <w:instrText xml:space="preserve"> SEQ Figura \* ARABIC </w:instrText>
      </w:r>
      <w:r>
        <w:fldChar w:fldCharType="separate"/>
      </w:r>
      <w:r w:rsidR="00D607A6">
        <w:rPr>
          <w:noProof/>
          <w:lang w:val="es-ES"/>
        </w:rPr>
        <w:t>17</w:t>
      </w:r>
      <w:r>
        <w:fldChar w:fldCharType="end"/>
      </w:r>
      <w:r w:rsidRPr="00263B28">
        <w:rPr>
          <w:lang w:val="es-ES"/>
        </w:rPr>
        <w:t>. Fotograma de la segunda simulación sobre la aceleración en Science Bits.</w:t>
      </w:r>
    </w:p>
    <w:p w14:paraId="27513077" w14:textId="77777777" w:rsidR="00D77AD5" w:rsidRPr="00326DBC" w:rsidRDefault="00D77AD5" w:rsidP="00326DBC">
      <w:pPr>
        <w:pStyle w:val="Default"/>
        <w:spacing w:after="59"/>
        <w:rPr>
          <w:b/>
          <w:bCs/>
          <w:color w:val="auto"/>
          <w:sz w:val="22"/>
          <w:szCs w:val="22"/>
          <w:lang w:val="es-ES"/>
        </w:rPr>
      </w:pPr>
    </w:p>
    <w:p w14:paraId="405C1484" w14:textId="2E6C0418" w:rsidR="00D20A08" w:rsidRDefault="00D20A08" w:rsidP="00A13508">
      <w:pPr>
        <w:pStyle w:val="Default"/>
        <w:spacing w:after="59"/>
        <w:jc w:val="both"/>
        <w:rPr>
          <w:color w:val="auto"/>
          <w:sz w:val="22"/>
          <w:szCs w:val="22"/>
          <w:lang w:val="es-ES"/>
        </w:rPr>
      </w:pPr>
      <w:r>
        <w:rPr>
          <w:color w:val="auto"/>
          <w:sz w:val="22"/>
          <w:szCs w:val="22"/>
          <w:lang w:val="es-ES"/>
        </w:rPr>
        <w:t>Había alumnos que directamente confundían en un inicio la aceleración con velocidad</w:t>
      </w:r>
      <w:r w:rsidR="00E10E7C">
        <w:rPr>
          <w:color w:val="auto"/>
          <w:sz w:val="22"/>
          <w:szCs w:val="22"/>
          <w:lang w:val="es-ES"/>
        </w:rPr>
        <w:t xml:space="preserve">. Este tipo de respuestas abarcaban concepciones como que la aceleración es </w:t>
      </w:r>
      <w:r w:rsidR="00A66041">
        <w:rPr>
          <w:color w:val="auto"/>
          <w:sz w:val="22"/>
          <w:szCs w:val="22"/>
          <w:lang w:val="es-ES"/>
        </w:rPr>
        <w:t>una velocidad muy alta; o l</w:t>
      </w:r>
      <w:r w:rsidR="00E10E7C">
        <w:rPr>
          <w:color w:val="auto"/>
          <w:sz w:val="22"/>
          <w:szCs w:val="22"/>
          <w:lang w:val="es-ES"/>
        </w:rPr>
        <w:t xml:space="preserve">a velocidad máxima; o la velocidad final; </w:t>
      </w:r>
      <w:r w:rsidR="00DB10C9">
        <w:rPr>
          <w:color w:val="auto"/>
          <w:sz w:val="22"/>
          <w:szCs w:val="22"/>
          <w:lang w:val="es-ES"/>
        </w:rPr>
        <w:t>o la inicial</w:t>
      </w:r>
      <w:r w:rsidR="006F253C">
        <w:rPr>
          <w:color w:val="auto"/>
          <w:sz w:val="22"/>
          <w:szCs w:val="22"/>
          <w:lang w:val="es-ES"/>
        </w:rPr>
        <w:t>.</w:t>
      </w:r>
      <w:r w:rsidR="006F2F59">
        <w:rPr>
          <w:color w:val="auto"/>
          <w:sz w:val="22"/>
          <w:szCs w:val="22"/>
          <w:lang w:val="es-ES"/>
        </w:rPr>
        <w:t xml:space="preserve"> Aquí se manifiesta de manera clara la CADVA1.</w:t>
      </w:r>
    </w:p>
    <w:p w14:paraId="597B28B3" w14:textId="64EF1C93" w:rsidR="00ED578B" w:rsidRDefault="00ED578B" w:rsidP="00A13508">
      <w:pPr>
        <w:pStyle w:val="Default"/>
        <w:spacing w:after="59"/>
        <w:jc w:val="both"/>
        <w:rPr>
          <w:color w:val="auto"/>
          <w:sz w:val="22"/>
          <w:szCs w:val="22"/>
          <w:lang w:val="es-ES"/>
        </w:rPr>
      </w:pPr>
    </w:p>
    <w:p w14:paraId="512EC292" w14:textId="33943574" w:rsidR="00ED578B" w:rsidRPr="00ED578B" w:rsidRDefault="00ED578B" w:rsidP="00A13508">
      <w:pPr>
        <w:pStyle w:val="Default"/>
        <w:spacing w:after="59"/>
        <w:jc w:val="both"/>
        <w:rPr>
          <w:color w:val="FF0000"/>
          <w:sz w:val="22"/>
          <w:szCs w:val="22"/>
          <w:lang w:val="es-ES"/>
        </w:rPr>
      </w:pPr>
      <w:commentRangeStart w:id="39"/>
      <w:r w:rsidRPr="00ED578B">
        <w:rPr>
          <w:color w:val="FF0000"/>
          <w:sz w:val="22"/>
          <w:szCs w:val="22"/>
          <w:lang w:val="es-ES"/>
        </w:rPr>
        <w:t>AAA</w:t>
      </w:r>
      <w:commentRangeEnd w:id="39"/>
      <w:r w:rsidR="00756FB2">
        <w:rPr>
          <w:rStyle w:val="Refdecomentario"/>
          <w:rFonts w:asciiTheme="minorHAnsi" w:hAnsiTheme="minorHAnsi" w:cstheme="minorBidi"/>
          <w:color w:val="auto"/>
          <w:kern w:val="2"/>
        </w:rPr>
        <w:commentReference w:id="39"/>
      </w:r>
    </w:p>
    <w:p w14:paraId="64F9AC56" w14:textId="77777777" w:rsidR="0056117D" w:rsidRPr="006737F6" w:rsidRDefault="0056117D" w:rsidP="00A13508">
      <w:pPr>
        <w:pStyle w:val="Default"/>
        <w:spacing w:after="59"/>
        <w:jc w:val="both"/>
        <w:rPr>
          <w:b/>
          <w:bCs/>
          <w:color w:val="2C73B5"/>
          <w:sz w:val="28"/>
          <w:szCs w:val="28"/>
          <w:lang w:val="es-ES"/>
        </w:rPr>
      </w:pPr>
    </w:p>
    <w:p w14:paraId="23ACA6E2" w14:textId="6D765A6D" w:rsidR="000B4D98" w:rsidRDefault="00422B23" w:rsidP="00A13508">
      <w:pPr>
        <w:pStyle w:val="Default"/>
        <w:numPr>
          <w:ilvl w:val="1"/>
          <w:numId w:val="2"/>
        </w:numPr>
        <w:spacing w:after="59"/>
        <w:jc w:val="both"/>
        <w:rPr>
          <w:b/>
          <w:bCs/>
          <w:color w:val="2C73B5"/>
          <w:sz w:val="28"/>
          <w:szCs w:val="28"/>
          <w:lang w:val="es-ES"/>
        </w:rPr>
      </w:pPr>
      <w:r>
        <w:rPr>
          <w:b/>
          <w:bCs/>
          <w:color w:val="2C73B5"/>
          <w:sz w:val="28"/>
          <w:szCs w:val="28"/>
          <w:lang w:val="es-ES"/>
        </w:rPr>
        <w:t>Observaciones Generales</w:t>
      </w:r>
      <w:r w:rsidR="00EE63AD">
        <w:rPr>
          <w:b/>
          <w:bCs/>
          <w:color w:val="2C73B5"/>
          <w:sz w:val="28"/>
          <w:szCs w:val="28"/>
          <w:lang w:val="es-ES"/>
        </w:rPr>
        <w:t xml:space="preserve"> </w:t>
      </w:r>
    </w:p>
    <w:p w14:paraId="06622DC9" w14:textId="77777777" w:rsidR="00472156" w:rsidRDefault="00472156" w:rsidP="00A13508">
      <w:pPr>
        <w:pStyle w:val="Default"/>
        <w:spacing w:after="59"/>
        <w:jc w:val="both"/>
        <w:rPr>
          <w:color w:val="auto"/>
          <w:sz w:val="22"/>
          <w:szCs w:val="22"/>
          <w:lang w:val="es-ES"/>
        </w:rPr>
      </w:pPr>
    </w:p>
    <w:p w14:paraId="2553A343" w14:textId="466F5D72" w:rsidR="009E1621" w:rsidRDefault="00422B23" w:rsidP="00A13508">
      <w:pPr>
        <w:pStyle w:val="Default"/>
        <w:spacing w:after="59"/>
        <w:jc w:val="both"/>
        <w:rPr>
          <w:color w:val="auto"/>
          <w:sz w:val="22"/>
          <w:szCs w:val="22"/>
          <w:lang w:val="es-ES"/>
        </w:rPr>
      </w:pPr>
      <w:r>
        <w:rPr>
          <w:color w:val="auto"/>
          <w:sz w:val="22"/>
          <w:szCs w:val="22"/>
          <w:lang w:val="es-ES"/>
        </w:rPr>
        <w:t xml:space="preserve">Primero, </w:t>
      </w:r>
      <w:r w:rsidR="0066329E">
        <w:rPr>
          <w:color w:val="auto"/>
          <w:sz w:val="22"/>
          <w:szCs w:val="22"/>
          <w:lang w:val="es-ES"/>
        </w:rPr>
        <w:t xml:space="preserve">dado que la actividad de aula se realizó en </w:t>
      </w:r>
      <w:r w:rsidR="006870D9">
        <w:rPr>
          <w:color w:val="auto"/>
          <w:sz w:val="22"/>
          <w:szCs w:val="22"/>
          <w:lang w:val="es-ES"/>
        </w:rPr>
        <w:t xml:space="preserve">horas de clase </w:t>
      </w:r>
      <w:r w:rsidR="0066329E">
        <w:rPr>
          <w:color w:val="auto"/>
          <w:sz w:val="22"/>
          <w:szCs w:val="22"/>
          <w:lang w:val="es-ES"/>
        </w:rPr>
        <w:t xml:space="preserve">y </w:t>
      </w:r>
      <w:r>
        <w:rPr>
          <w:color w:val="auto"/>
          <w:sz w:val="22"/>
          <w:szCs w:val="22"/>
          <w:lang w:val="es-ES"/>
        </w:rPr>
        <w:t xml:space="preserve">esto </w:t>
      </w:r>
      <w:r w:rsidR="0066329E">
        <w:rPr>
          <w:color w:val="auto"/>
          <w:sz w:val="22"/>
          <w:szCs w:val="22"/>
          <w:lang w:val="es-ES"/>
        </w:rPr>
        <w:t xml:space="preserve">quitaba </w:t>
      </w:r>
      <w:r w:rsidR="006870D9">
        <w:rPr>
          <w:color w:val="auto"/>
          <w:sz w:val="22"/>
          <w:szCs w:val="22"/>
          <w:lang w:val="es-ES"/>
        </w:rPr>
        <w:t xml:space="preserve">tiempo para </w:t>
      </w:r>
      <w:del w:id="40" w:author="ANGEL EZQUERRA MARTINEZ" w:date="2023-05-25T18:05:00Z">
        <w:r w:rsidR="006870D9" w:rsidDel="00DC1FB5">
          <w:rPr>
            <w:color w:val="auto"/>
            <w:sz w:val="22"/>
            <w:szCs w:val="22"/>
            <w:lang w:val="es-ES"/>
          </w:rPr>
          <w:delText xml:space="preserve">el aprendizaje más profundo de </w:delText>
        </w:r>
      </w:del>
      <w:r w:rsidR="006870D9">
        <w:rPr>
          <w:color w:val="auto"/>
          <w:sz w:val="22"/>
          <w:szCs w:val="22"/>
          <w:lang w:val="es-ES"/>
        </w:rPr>
        <w:t xml:space="preserve">la unidad didáctica de “El Movimiento”, </w:t>
      </w:r>
      <w:r w:rsidR="00F90FE4">
        <w:rPr>
          <w:color w:val="auto"/>
          <w:sz w:val="22"/>
          <w:szCs w:val="22"/>
          <w:lang w:val="es-ES"/>
        </w:rPr>
        <w:t>el tiempo de resolución se tuvo que limitar a 20 minutos para ambas iteraciones</w:t>
      </w:r>
      <w:r w:rsidR="00EA01A8">
        <w:rPr>
          <w:color w:val="auto"/>
          <w:sz w:val="22"/>
          <w:szCs w:val="22"/>
          <w:lang w:val="es-ES"/>
        </w:rPr>
        <w:t>, tanto la anterior como la posterior a la intervención didáctica</w:t>
      </w:r>
      <w:r w:rsidR="00AD0E95">
        <w:rPr>
          <w:color w:val="auto"/>
          <w:sz w:val="22"/>
          <w:szCs w:val="22"/>
          <w:lang w:val="es-ES"/>
        </w:rPr>
        <w:t xml:space="preserve">. Esto perjudicó gravemente </w:t>
      </w:r>
      <w:r w:rsidR="006870D9">
        <w:rPr>
          <w:color w:val="auto"/>
          <w:sz w:val="22"/>
          <w:szCs w:val="22"/>
          <w:lang w:val="es-ES"/>
        </w:rPr>
        <w:t>las respuestas</w:t>
      </w:r>
      <w:r w:rsidR="00AD0E95">
        <w:rPr>
          <w:color w:val="auto"/>
          <w:sz w:val="22"/>
          <w:szCs w:val="22"/>
          <w:lang w:val="es-ES"/>
        </w:rPr>
        <w:t xml:space="preserve">, a la luz de la </w:t>
      </w:r>
      <w:r w:rsidR="00EA01A8">
        <w:rPr>
          <w:color w:val="auto"/>
          <w:sz w:val="22"/>
          <w:szCs w:val="22"/>
          <w:lang w:val="es-ES"/>
        </w:rPr>
        <w:t xml:space="preserve">gran </w:t>
      </w:r>
      <w:r w:rsidR="00AD0E95">
        <w:rPr>
          <w:color w:val="auto"/>
          <w:sz w:val="22"/>
          <w:szCs w:val="22"/>
          <w:lang w:val="es-ES"/>
        </w:rPr>
        <w:t>cantidad de respuestas sin justificación</w:t>
      </w:r>
      <w:r w:rsidR="00EA01A8">
        <w:rPr>
          <w:color w:val="auto"/>
          <w:sz w:val="22"/>
          <w:szCs w:val="22"/>
          <w:lang w:val="es-ES"/>
        </w:rPr>
        <w:t xml:space="preserve"> que aparecieron</w:t>
      </w:r>
      <w:r w:rsidR="00AD0E95">
        <w:rPr>
          <w:color w:val="auto"/>
          <w:sz w:val="22"/>
          <w:szCs w:val="22"/>
          <w:lang w:val="es-ES"/>
        </w:rPr>
        <w:t>.</w:t>
      </w:r>
      <w:r w:rsidR="00EA01A8">
        <w:rPr>
          <w:color w:val="auto"/>
          <w:sz w:val="22"/>
          <w:szCs w:val="22"/>
          <w:lang w:val="es-ES"/>
        </w:rPr>
        <w:t xml:space="preserve"> Es por esta razón por la que </w:t>
      </w:r>
      <w:r w:rsidR="00A41644">
        <w:rPr>
          <w:color w:val="auto"/>
          <w:sz w:val="22"/>
          <w:szCs w:val="22"/>
          <w:lang w:val="es-ES"/>
        </w:rPr>
        <w:t xml:space="preserve">se desestimó el análisis de algunas de las preguntas </w:t>
      </w:r>
      <w:r w:rsidR="00C33812">
        <w:rPr>
          <w:color w:val="auto"/>
          <w:sz w:val="22"/>
          <w:szCs w:val="22"/>
          <w:lang w:val="es-ES"/>
        </w:rPr>
        <w:t xml:space="preserve">del cuestionario. Estas preguntas </w:t>
      </w:r>
      <w:r w:rsidR="00850A42">
        <w:rPr>
          <w:color w:val="auto"/>
          <w:sz w:val="22"/>
          <w:szCs w:val="22"/>
          <w:lang w:val="es-ES"/>
        </w:rPr>
        <w:t>puede que fueran las más difíciles de justificar para los alumnos. Tal vez por eso las dejaran para el final, para intentar contestar todo lo posible lo mejor posible en los 20 minutos.</w:t>
      </w:r>
      <w:r w:rsidR="0095008F">
        <w:rPr>
          <w:color w:val="auto"/>
          <w:sz w:val="22"/>
          <w:szCs w:val="22"/>
          <w:lang w:val="es-ES"/>
        </w:rPr>
        <w:t xml:space="preserve"> La gran mayoría de ellos seguían escribiendo cuando se recogieron las respuestas.</w:t>
      </w:r>
    </w:p>
    <w:p w14:paraId="309DB32F" w14:textId="77777777" w:rsidR="0095008F" w:rsidRDefault="0095008F" w:rsidP="00A13508">
      <w:pPr>
        <w:pStyle w:val="Default"/>
        <w:spacing w:after="59"/>
        <w:jc w:val="both"/>
        <w:rPr>
          <w:color w:val="auto"/>
          <w:sz w:val="22"/>
          <w:szCs w:val="22"/>
          <w:lang w:val="es-ES"/>
        </w:rPr>
      </w:pPr>
    </w:p>
    <w:p w14:paraId="60ACC932" w14:textId="5B80F26C" w:rsidR="00DA673C" w:rsidRDefault="0095008F" w:rsidP="00A13508">
      <w:pPr>
        <w:pStyle w:val="Default"/>
        <w:spacing w:after="59"/>
        <w:jc w:val="both"/>
        <w:rPr>
          <w:color w:val="auto"/>
          <w:sz w:val="22"/>
          <w:szCs w:val="22"/>
          <w:lang w:val="es-ES"/>
        </w:rPr>
      </w:pPr>
      <w:r>
        <w:rPr>
          <w:color w:val="auto"/>
          <w:sz w:val="22"/>
          <w:szCs w:val="22"/>
          <w:lang w:val="es-ES"/>
        </w:rPr>
        <w:t>En las respuestas sí analizadas</w:t>
      </w:r>
      <w:r w:rsidR="001F58E2">
        <w:rPr>
          <w:color w:val="auto"/>
          <w:sz w:val="22"/>
          <w:szCs w:val="22"/>
          <w:lang w:val="es-ES"/>
        </w:rPr>
        <w:t xml:space="preserve"> de la iteración inicial, se observa que la gran mayoría de respuestas erróneas justificadas o argumentadas, recopilan ideas provenientes de las experiencias cotidianas de los alumnos, con el mundo físico tangible o con su contacto con el </w:t>
      </w:r>
      <w:r w:rsidR="001F58E2">
        <w:rPr>
          <w:color w:val="auto"/>
          <w:sz w:val="22"/>
          <w:szCs w:val="22"/>
          <w:lang w:val="es-ES"/>
        </w:rPr>
        <w:lastRenderedPageBreak/>
        <w:t>lenguaje diario. Parecen de sentido común para ellos que no han tenido aún casi contacto con la Física formal</w:t>
      </w:r>
      <w:r w:rsidR="00921617">
        <w:rPr>
          <w:color w:val="auto"/>
          <w:sz w:val="22"/>
          <w:szCs w:val="22"/>
          <w:lang w:val="es-ES"/>
        </w:rPr>
        <w:t xml:space="preserve"> </w:t>
      </w:r>
      <w:sdt>
        <w:sdtPr>
          <w:rPr>
            <w:sz w:val="22"/>
            <w:szCs w:val="22"/>
            <w:lang w:val="es-ES"/>
          </w:rPr>
          <w:tag w:val="MENDELEY_CITATION_v3_eyJjaXRhdGlvbklEIjoiTUVOREVMRVlfQ0lUQVRJT05fMzc5MWViYTItNTgyMS00MzliLWExMDMtZDZkNWVhZGViODRm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862097402"/>
          <w:placeholder>
            <w:docPart w:val="DefaultPlaceholder_-1854013440"/>
          </w:placeholder>
        </w:sdtPr>
        <w:sdtContent>
          <w:r w:rsidR="00921617" w:rsidRPr="00921617">
            <w:rPr>
              <w:sz w:val="22"/>
              <w:szCs w:val="22"/>
              <w:lang w:val="es-ES"/>
            </w:rPr>
            <w:t>(Suparno, 2013)</w:t>
          </w:r>
        </w:sdtContent>
      </w:sdt>
      <w:r w:rsidR="001F58E2">
        <w:rPr>
          <w:color w:val="auto"/>
          <w:sz w:val="22"/>
          <w:szCs w:val="22"/>
          <w:lang w:val="es-ES"/>
        </w:rPr>
        <w:t>.</w:t>
      </w:r>
    </w:p>
    <w:p w14:paraId="6681362B" w14:textId="77777777" w:rsidR="00DA673C" w:rsidRDefault="00DA673C" w:rsidP="00A13508">
      <w:pPr>
        <w:pStyle w:val="Default"/>
        <w:spacing w:after="59"/>
        <w:jc w:val="both"/>
        <w:rPr>
          <w:color w:val="auto"/>
          <w:sz w:val="22"/>
          <w:szCs w:val="22"/>
          <w:lang w:val="es-ES"/>
        </w:rPr>
      </w:pPr>
    </w:p>
    <w:p w14:paraId="57821C1D" w14:textId="6823B078" w:rsidR="009E1621" w:rsidRPr="00562F23" w:rsidRDefault="004358B8" w:rsidP="00A13508">
      <w:pPr>
        <w:pStyle w:val="Default"/>
        <w:spacing w:after="59"/>
        <w:jc w:val="both"/>
        <w:rPr>
          <w:sz w:val="22"/>
          <w:szCs w:val="22"/>
          <w:lang w:val="es-ES"/>
        </w:rPr>
      </w:pPr>
      <w:r>
        <w:rPr>
          <w:color w:val="auto"/>
          <w:sz w:val="22"/>
          <w:szCs w:val="22"/>
          <w:lang w:val="es-ES"/>
        </w:rPr>
        <w:t xml:space="preserve">También aparecen muchos casos donde se construye conocimiento sobre el previo, tal y como expone </w:t>
      </w:r>
      <w:sdt>
        <w:sdtPr>
          <w:rPr>
            <w:sz w:val="22"/>
            <w:szCs w:val="22"/>
            <w:lang w:val="es-ES"/>
          </w:rPr>
          <w:tag w:val="MENDELEY_CITATION_v3_eyJjaXRhdGlvbklEIjoiTUVOREVMRVlfQ0lUQVRJT05fZTYzOTlmMTUtZTU2NS00ODg3LTg5ODItNjgxNjBjMTUxMjRj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613868068"/>
          <w:placeholder>
            <w:docPart w:val="43E75EC178BF4B21A419602BDD14BBAE"/>
          </w:placeholder>
        </w:sdtPr>
        <w:sdtContent>
          <w:r w:rsidR="00F66E7D" w:rsidRPr="00F66E7D">
            <w:rPr>
              <w:sz w:val="22"/>
              <w:szCs w:val="22"/>
              <w:lang w:val="es-ES"/>
            </w:rPr>
            <w:t>(Scoboria, 2006; Silva et al., 2006)</w:t>
          </w:r>
        </w:sdtContent>
      </w:sdt>
      <w:r w:rsidR="00F828C4">
        <w:rPr>
          <w:sz w:val="22"/>
          <w:szCs w:val="22"/>
          <w:lang w:val="es-ES"/>
        </w:rPr>
        <w:t>.</w:t>
      </w:r>
      <w:r w:rsidR="00F828C4">
        <w:rPr>
          <w:color w:val="auto"/>
          <w:sz w:val="22"/>
          <w:szCs w:val="22"/>
          <w:lang w:val="es-ES"/>
        </w:rPr>
        <w:t xml:space="preserve"> </w:t>
      </w:r>
      <w:r w:rsidR="009E1621" w:rsidRPr="00F828C4">
        <w:rPr>
          <w:sz w:val="22"/>
          <w:szCs w:val="22"/>
          <w:lang w:val="es-ES"/>
        </w:rPr>
        <w:t>La construcción de nuevo conocimiento sobre esquemas preexistentes se puede observar en la comparación entre respuestas de la actividad de aula inicial y final, como es el caso</w:t>
      </w:r>
      <w:r w:rsidR="008F7C75">
        <w:rPr>
          <w:sz w:val="22"/>
          <w:szCs w:val="22"/>
          <w:lang w:val="es-ES"/>
        </w:rPr>
        <w:t xml:space="preserve"> mostrado en la figura </w:t>
      </w:r>
      <w:r w:rsidR="00E568BB">
        <w:rPr>
          <w:sz w:val="22"/>
          <w:szCs w:val="22"/>
          <w:lang w:val="es-ES"/>
        </w:rPr>
        <w:t>18</w:t>
      </w:r>
      <w:r w:rsidR="008F7C75">
        <w:rPr>
          <w:sz w:val="22"/>
          <w:szCs w:val="22"/>
          <w:lang w:val="es-ES"/>
        </w:rPr>
        <w:t>, de entre muchos similares para la pregunta 4 sobre la aceleración.</w:t>
      </w:r>
      <w:r w:rsidR="00562F23">
        <w:rPr>
          <w:sz w:val="22"/>
          <w:szCs w:val="22"/>
          <w:lang w:val="es-ES"/>
        </w:rPr>
        <w:t xml:space="preserve"> Como se observa claramente en la figura, la </w:t>
      </w:r>
      <w:r w:rsidR="004B6A20">
        <w:rPr>
          <w:sz w:val="22"/>
          <w:szCs w:val="22"/>
          <w:lang w:val="es-ES"/>
        </w:rPr>
        <w:t xml:space="preserve">alumna cree </w:t>
      </w:r>
      <w:r w:rsidR="00562F23">
        <w:rPr>
          <w:sz w:val="22"/>
          <w:szCs w:val="22"/>
          <w:lang w:val="es-ES"/>
        </w:rPr>
        <w:t xml:space="preserve">en un inicio </w:t>
      </w:r>
      <w:r w:rsidR="004B6A20">
        <w:rPr>
          <w:sz w:val="22"/>
          <w:szCs w:val="22"/>
          <w:lang w:val="es-ES"/>
        </w:rPr>
        <w:t xml:space="preserve">que acelerar es solamente incrementar la velocidad, mientras que al final, recupera ese esquema preconcebido y </w:t>
      </w:r>
      <w:r w:rsidR="009E036B">
        <w:rPr>
          <w:sz w:val="22"/>
          <w:szCs w:val="22"/>
          <w:lang w:val="es-ES"/>
        </w:rPr>
        <w:t xml:space="preserve">le añade </w:t>
      </w:r>
      <w:r w:rsidR="00E568BB">
        <w:rPr>
          <w:sz w:val="22"/>
          <w:szCs w:val="22"/>
          <w:lang w:val="es-ES"/>
        </w:rPr>
        <w:t>que,</w:t>
      </w:r>
      <w:r w:rsidR="009E036B">
        <w:rPr>
          <w:sz w:val="22"/>
          <w:szCs w:val="22"/>
          <w:lang w:val="es-ES"/>
        </w:rPr>
        <w:t xml:space="preserve"> además, tambi</w:t>
      </w:r>
      <w:r w:rsidR="009E036B">
        <w:rPr>
          <w:color w:val="auto"/>
          <w:sz w:val="22"/>
          <w:szCs w:val="22"/>
          <w:lang w:val="es-ES"/>
        </w:rPr>
        <w:t xml:space="preserve">én es disminuir la velocidad. </w:t>
      </w:r>
      <w:r w:rsidR="009E1621" w:rsidRPr="009E036B">
        <w:rPr>
          <w:sz w:val="22"/>
          <w:szCs w:val="22"/>
          <w:lang w:val="es-ES"/>
        </w:rPr>
        <w:t>Es importante recordar que los alumnos no tenían acceso a sus respuestas previas hasta no haber completado la actividad de aula por completo en la segunda vuelta.</w:t>
      </w:r>
    </w:p>
    <w:p w14:paraId="20919F04" w14:textId="77777777" w:rsidR="00D607A6" w:rsidRDefault="00D607A6" w:rsidP="00D607A6">
      <w:pPr>
        <w:pStyle w:val="Default"/>
        <w:spacing w:after="59"/>
        <w:rPr>
          <w:color w:val="auto"/>
          <w:sz w:val="22"/>
          <w:szCs w:val="22"/>
          <w:lang w:val="es-ES"/>
        </w:rPr>
      </w:pPr>
    </w:p>
    <w:p w14:paraId="06502E95" w14:textId="77777777" w:rsidR="00D607A6" w:rsidRDefault="00D607A6" w:rsidP="00D607A6">
      <w:pPr>
        <w:pStyle w:val="Default"/>
        <w:keepNext/>
        <w:spacing w:after="59"/>
      </w:pPr>
      <w:r w:rsidRPr="00D607A6">
        <w:rPr>
          <w:noProof/>
          <w:color w:val="auto"/>
          <w:sz w:val="22"/>
          <w:szCs w:val="22"/>
          <w:lang w:val="es-ES"/>
        </w:rPr>
        <w:drawing>
          <wp:inline distT="0" distB="0" distL="0" distR="0" wp14:anchorId="5627772D" wp14:editId="4313E0AD">
            <wp:extent cx="4679085" cy="1310754"/>
            <wp:effectExtent l="0" t="0" r="7620" b="3810"/>
            <wp:docPr id="204441126" name="Picture 1" descr="A close-up of a piece of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1126" name="Picture 1" descr="A close-up of a piece of paper&#10;&#10;Description automatically generated with low confidence"/>
                    <pic:cNvPicPr/>
                  </pic:nvPicPr>
                  <pic:blipFill>
                    <a:blip r:embed="rId30"/>
                    <a:stretch>
                      <a:fillRect/>
                    </a:stretch>
                  </pic:blipFill>
                  <pic:spPr>
                    <a:xfrm>
                      <a:off x="0" y="0"/>
                      <a:ext cx="4679085" cy="1310754"/>
                    </a:xfrm>
                    <a:prstGeom prst="rect">
                      <a:avLst/>
                    </a:prstGeom>
                  </pic:spPr>
                </pic:pic>
              </a:graphicData>
            </a:graphic>
          </wp:inline>
        </w:drawing>
      </w:r>
    </w:p>
    <w:p w14:paraId="0CF06D85" w14:textId="0AA6FFC8" w:rsidR="00D607A6" w:rsidRDefault="00D607A6" w:rsidP="00D607A6">
      <w:pPr>
        <w:pStyle w:val="Descripcin"/>
        <w:rPr>
          <w:color w:val="auto"/>
          <w:sz w:val="22"/>
          <w:szCs w:val="22"/>
          <w:lang w:val="es-ES"/>
        </w:rPr>
      </w:pPr>
      <w:r w:rsidRPr="002D0861">
        <w:rPr>
          <w:lang w:val="es-ES"/>
        </w:rPr>
        <w:t xml:space="preserve">Figura </w:t>
      </w:r>
      <w:r>
        <w:fldChar w:fldCharType="begin"/>
      </w:r>
      <w:r w:rsidRPr="002D0861">
        <w:rPr>
          <w:lang w:val="es-ES"/>
        </w:rPr>
        <w:instrText xml:space="preserve"> SEQ Figura \* ARABIC </w:instrText>
      </w:r>
      <w:r>
        <w:fldChar w:fldCharType="separate"/>
      </w:r>
      <w:r w:rsidRPr="002D0861">
        <w:rPr>
          <w:noProof/>
          <w:lang w:val="es-ES"/>
        </w:rPr>
        <w:t>18</w:t>
      </w:r>
      <w:r>
        <w:fldChar w:fldCharType="end"/>
      </w:r>
      <w:r w:rsidRPr="002D0861">
        <w:rPr>
          <w:lang w:val="es-ES"/>
        </w:rPr>
        <w:t>. Respuesta anterior y posterior a la intervanción didáctica por una alumna para la pregunta 4 sobre la aceleración.</w:t>
      </w:r>
    </w:p>
    <w:p w14:paraId="6267DE3F" w14:textId="77777777" w:rsidR="002D0861" w:rsidRDefault="002D0861" w:rsidP="002D0861">
      <w:pPr>
        <w:pStyle w:val="Default"/>
        <w:spacing w:after="59"/>
        <w:rPr>
          <w:color w:val="auto"/>
          <w:sz w:val="22"/>
          <w:szCs w:val="22"/>
          <w:lang w:val="es-ES"/>
        </w:rPr>
      </w:pPr>
    </w:p>
    <w:p w14:paraId="48DF59AC" w14:textId="69D15C5B" w:rsidR="006E790F" w:rsidRDefault="006E790F" w:rsidP="004B0A5B">
      <w:pPr>
        <w:pStyle w:val="Default"/>
        <w:spacing w:after="59"/>
        <w:jc w:val="both"/>
        <w:rPr>
          <w:color w:val="auto"/>
          <w:sz w:val="22"/>
          <w:szCs w:val="22"/>
          <w:lang w:val="es-ES"/>
        </w:rPr>
      </w:pPr>
      <w:r>
        <w:rPr>
          <w:color w:val="auto"/>
          <w:sz w:val="22"/>
          <w:szCs w:val="22"/>
          <w:lang w:val="es-ES"/>
        </w:rPr>
        <w:t>Es destacable la enorme cantidad de respuestas desarrolladas y justificaciones que aluden a aprendizajes obtenidos de las simulaciones consultadas en Science Bits. Esto sugiere que al menos para este grupo, esta abundancia de estímulos visuales resultó positivo para el cambio conceptual favorable y la adquisición general de nuevos conocimientos.</w:t>
      </w:r>
    </w:p>
    <w:p w14:paraId="35C57068" w14:textId="77777777" w:rsidR="006E790F" w:rsidRDefault="006E790F" w:rsidP="004B0A5B">
      <w:pPr>
        <w:pStyle w:val="Default"/>
        <w:spacing w:after="59"/>
        <w:jc w:val="both"/>
        <w:rPr>
          <w:color w:val="auto"/>
          <w:sz w:val="22"/>
          <w:szCs w:val="22"/>
          <w:lang w:val="es-ES"/>
        </w:rPr>
      </w:pPr>
    </w:p>
    <w:p w14:paraId="1C313D4F" w14:textId="3B7FED75" w:rsidR="001936F4" w:rsidRDefault="002D0861" w:rsidP="004B0A5B">
      <w:pPr>
        <w:pStyle w:val="Default"/>
        <w:spacing w:after="59"/>
        <w:jc w:val="both"/>
        <w:rPr>
          <w:color w:val="auto"/>
          <w:sz w:val="22"/>
          <w:szCs w:val="22"/>
          <w:lang w:val="es-ES"/>
        </w:rPr>
      </w:pPr>
      <w:r>
        <w:rPr>
          <w:color w:val="auto"/>
          <w:sz w:val="22"/>
          <w:szCs w:val="22"/>
          <w:lang w:val="es-ES"/>
        </w:rPr>
        <w:t>A</w:t>
      </w:r>
      <w:r w:rsidR="000F2AD2">
        <w:rPr>
          <w:color w:val="auto"/>
          <w:sz w:val="22"/>
          <w:szCs w:val="22"/>
          <w:lang w:val="es-ES"/>
        </w:rPr>
        <w:t xml:space="preserve">ñadido a todo esto, </w:t>
      </w:r>
      <w:r w:rsidR="00B3625B">
        <w:rPr>
          <w:color w:val="auto"/>
          <w:sz w:val="22"/>
          <w:szCs w:val="22"/>
          <w:lang w:val="es-ES"/>
        </w:rPr>
        <w:t xml:space="preserve">se ve que </w:t>
      </w:r>
      <w:r w:rsidR="007F3DC1">
        <w:rPr>
          <w:color w:val="auto"/>
          <w:sz w:val="22"/>
          <w:szCs w:val="22"/>
          <w:lang w:val="es-ES"/>
        </w:rPr>
        <w:t xml:space="preserve">a los alumnos en general </w:t>
      </w:r>
      <w:r w:rsidR="00B3625B">
        <w:rPr>
          <w:color w:val="auto"/>
          <w:sz w:val="22"/>
          <w:szCs w:val="22"/>
          <w:lang w:val="es-ES"/>
        </w:rPr>
        <w:t>les cuesta justificar</w:t>
      </w:r>
      <w:r w:rsidR="007F3DC1">
        <w:rPr>
          <w:color w:val="auto"/>
          <w:sz w:val="22"/>
          <w:szCs w:val="22"/>
          <w:lang w:val="es-ES"/>
        </w:rPr>
        <w:t>, a pesar de que se pide explícitamente en las preguntas de la actividad</w:t>
      </w:r>
      <w:r w:rsidR="00B3625B">
        <w:rPr>
          <w:color w:val="auto"/>
          <w:sz w:val="22"/>
          <w:szCs w:val="22"/>
          <w:lang w:val="es-ES"/>
        </w:rPr>
        <w:t xml:space="preserve">. </w:t>
      </w:r>
      <w:r w:rsidR="007F3DC1">
        <w:rPr>
          <w:color w:val="auto"/>
          <w:sz w:val="22"/>
          <w:szCs w:val="22"/>
          <w:lang w:val="es-ES"/>
        </w:rPr>
        <w:t xml:space="preserve">Esto es una observación que se transmitió por parte de las docentes experimentadas del departamento de Física y Química del centro. En este nivel académico tan bajo, los estudiantes </w:t>
      </w:r>
      <w:r w:rsidR="00B3625B">
        <w:rPr>
          <w:color w:val="auto"/>
          <w:sz w:val="22"/>
          <w:szCs w:val="22"/>
          <w:lang w:val="es-ES"/>
        </w:rPr>
        <w:t>no lo han hecho mucho aún</w:t>
      </w:r>
      <w:r w:rsidR="007F3DC1">
        <w:rPr>
          <w:color w:val="auto"/>
          <w:sz w:val="22"/>
          <w:szCs w:val="22"/>
          <w:lang w:val="es-ES"/>
        </w:rPr>
        <w:t>, y no están acostumbrados</w:t>
      </w:r>
      <w:r w:rsidR="00B3625B">
        <w:rPr>
          <w:color w:val="auto"/>
          <w:sz w:val="22"/>
          <w:szCs w:val="22"/>
          <w:lang w:val="es-ES"/>
        </w:rPr>
        <w:t>.</w:t>
      </w:r>
      <w:r w:rsidR="007F3DC1">
        <w:rPr>
          <w:color w:val="auto"/>
          <w:sz w:val="22"/>
          <w:szCs w:val="22"/>
          <w:lang w:val="es-ES"/>
        </w:rPr>
        <w:t xml:space="preserve"> Algunos incluso parecían no entender qué era una justificación válida y qué no. Estos eran los que caían dentro de la subcategoría de justificaciones “no válidas” mencionadas anteriormente.</w:t>
      </w:r>
    </w:p>
    <w:p w14:paraId="0A2E6319" w14:textId="77777777" w:rsidR="002F673C" w:rsidRPr="002D0861" w:rsidRDefault="002F673C" w:rsidP="004B0A5B">
      <w:pPr>
        <w:pStyle w:val="Default"/>
        <w:spacing w:after="59"/>
        <w:jc w:val="both"/>
        <w:rPr>
          <w:color w:val="auto"/>
          <w:sz w:val="22"/>
          <w:szCs w:val="22"/>
          <w:lang w:val="es-ES"/>
        </w:rPr>
      </w:pPr>
    </w:p>
    <w:p w14:paraId="23A5CE86" w14:textId="61C1AED4" w:rsidR="000B4D98" w:rsidRPr="002F673C" w:rsidRDefault="000B4D98" w:rsidP="004B0A5B">
      <w:pPr>
        <w:pStyle w:val="Default"/>
        <w:numPr>
          <w:ilvl w:val="0"/>
          <w:numId w:val="2"/>
        </w:numPr>
        <w:spacing w:after="59"/>
        <w:jc w:val="both"/>
        <w:rPr>
          <w:b/>
          <w:bCs/>
          <w:color w:val="FF0000"/>
          <w:sz w:val="28"/>
          <w:szCs w:val="28"/>
          <w:lang w:val="es-ES"/>
        </w:rPr>
      </w:pPr>
      <w:r>
        <w:rPr>
          <w:b/>
          <w:bCs/>
          <w:color w:val="2C73B5"/>
          <w:sz w:val="28"/>
          <w:szCs w:val="28"/>
          <w:lang w:val="es-ES"/>
        </w:rPr>
        <w:t>CONCLUSIONES</w:t>
      </w:r>
      <w:r w:rsidR="007524AE">
        <w:rPr>
          <w:b/>
          <w:bCs/>
          <w:color w:val="2C73B5"/>
          <w:sz w:val="28"/>
          <w:szCs w:val="28"/>
          <w:lang w:val="es-ES"/>
        </w:rPr>
        <w:t xml:space="preserve"> (</w:t>
      </w:r>
      <w:r w:rsidR="007524AE" w:rsidRPr="002F673C">
        <w:rPr>
          <w:b/>
          <w:bCs/>
          <w:color w:val="FF0000"/>
          <w:sz w:val="28"/>
          <w:szCs w:val="28"/>
          <w:lang w:val="es-ES"/>
        </w:rPr>
        <w:t xml:space="preserve">incluir </w:t>
      </w:r>
      <w:r w:rsidR="0027198B" w:rsidRPr="002F673C">
        <w:rPr>
          <w:b/>
          <w:bCs/>
          <w:color w:val="FF0000"/>
          <w:sz w:val="28"/>
          <w:szCs w:val="28"/>
          <w:lang w:val="es-ES"/>
        </w:rPr>
        <w:t xml:space="preserve">POSIBLES </w:t>
      </w:r>
      <w:r w:rsidR="007524AE" w:rsidRPr="002F673C">
        <w:rPr>
          <w:b/>
          <w:bCs/>
          <w:color w:val="FF0000"/>
          <w:sz w:val="28"/>
          <w:szCs w:val="28"/>
          <w:lang w:val="es-ES"/>
        </w:rPr>
        <w:t>implicaciones para la instrucción</w:t>
      </w:r>
      <w:r w:rsidR="002F673C" w:rsidRPr="002F673C">
        <w:rPr>
          <w:b/>
          <w:bCs/>
          <w:color w:val="FF0000"/>
          <w:sz w:val="28"/>
          <w:szCs w:val="28"/>
          <w:lang w:val="es-ES"/>
        </w:rPr>
        <w:t>?</w:t>
      </w:r>
      <w:r w:rsidR="007524AE" w:rsidRPr="002F673C">
        <w:rPr>
          <w:b/>
          <w:bCs/>
          <w:color w:val="FF0000"/>
          <w:sz w:val="28"/>
          <w:szCs w:val="28"/>
          <w:lang w:val="es-ES"/>
        </w:rPr>
        <w:t>)</w:t>
      </w:r>
    </w:p>
    <w:p w14:paraId="27C4F1E9" w14:textId="77777777" w:rsidR="002347CA" w:rsidRDefault="002347CA" w:rsidP="004B0A5B">
      <w:pPr>
        <w:pStyle w:val="Default"/>
        <w:spacing w:after="59"/>
        <w:jc w:val="both"/>
        <w:rPr>
          <w:b/>
          <w:bCs/>
          <w:color w:val="2C73B5"/>
          <w:sz w:val="28"/>
          <w:szCs w:val="28"/>
          <w:lang w:val="es-ES"/>
        </w:rPr>
      </w:pPr>
    </w:p>
    <w:p w14:paraId="79CB7FDE" w14:textId="7736D0B2" w:rsidR="002347CA" w:rsidRDefault="002F673C" w:rsidP="004B0A5B">
      <w:pPr>
        <w:pStyle w:val="Default"/>
        <w:spacing w:after="59"/>
        <w:jc w:val="both"/>
        <w:rPr>
          <w:color w:val="FF0000"/>
          <w:sz w:val="22"/>
          <w:szCs w:val="22"/>
          <w:lang w:val="es-ES"/>
        </w:rPr>
      </w:pPr>
      <w:r>
        <w:rPr>
          <w:color w:val="auto"/>
          <w:sz w:val="22"/>
          <w:szCs w:val="22"/>
          <w:lang w:val="es-ES"/>
        </w:rPr>
        <w:t xml:space="preserve">No se pueden sacar conclusiones que </w:t>
      </w:r>
      <w:r w:rsidR="00EE14B9">
        <w:rPr>
          <w:color w:val="auto"/>
          <w:sz w:val="22"/>
          <w:szCs w:val="22"/>
          <w:lang w:val="es-ES"/>
        </w:rPr>
        <w:t>vayan más allá de esta muestra incidental, pero (</w:t>
      </w:r>
      <w:r w:rsidR="00EE14B9" w:rsidRPr="00EE14B9">
        <w:rPr>
          <w:color w:val="FF0000"/>
          <w:sz w:val="22"/>
          <w:szCs w:val="22"/>
          <w:lang w:val="es-ES"/>
        </w:rPr>
        <w:t>AQUÍ REPETIRÍA LO MISMO QUE EN EL APARTADO 7C?)</w:t>
      </w:r>
      <w:ins w:id="41" w:author="ANGEL EZQUERRA MARTINEZ" w:date="2023-05-25T18:10:00Z">
        <w:r w:rsidR="00DC1FB5">
          <w:rPr>
            <w:color w:val="FF0000"/>
            <w:sz w:val="22"/>
            <w:szCs w:val="22"/>
            <w:lang w:val="es-ES"/>
          </w:rPr>
          <w:t>. por ejemplo, puedes hablar de metacognición (auto conocimiento de las concepciones previas por parte de los alumnos como método que puede usarse</w:t>
        </w:r>
      </w:ins>
      <w:ins w:id="42" w:author="ANGEL EZQUERRA MARTINEZ" w:date="2023-05-25T18:11:00Z">
        <w:r w:rsidR="00DC1FB5">
          <w:rPr>
            <w:color w:val="FF0000"/>
            <w:sz w:val="22"/>
            <w:szCs w:val="22"/>
            <w:lang w:val="es-ES"/>
          </w:rPr>
          <w:t>, dificultades para que los alumnos trabajen de un modo distinto al habitual y propuestas para que aprendan a cambiar su forma de trabajar.</w:t>
        </w:r>
      </w:ins>
    </w:p>
    <w:p w14:paraId="4CADA04D" w14:textId="77777777" w:rsidR="00EE14B9" w:rsidRDefault="00EE14B9" w:rsidP="004B0A5B">
      <w:pPr>
        <w:pStyle w:val="Default"/>
        <w:spacing w:after="59"/>
        <w:jc w:val="both"/>
        <w:rPr>
          <w:b/>
          <w:bCs/>
          <w:color w:val="2C73B5"/>
          <w:sz w:val="28"/>
          <w:szCs w:val="28"/>
          <w:lang w:val="es-ES"/>
        </w:rPr>
      </w:pPr>
    </w:p>
    <w:p w14:paraId="62095B49" w14:textId="56A8D169" w:rsidR="003E156D" w:rsidRDefault="003E156D" w:rsidP="004B0A5B">
      <w:pPr>
        <w:pStyle w:val="Default"/>
        <w:numPr>
          <w:ilvl w:val="0"/>
          <w:numId w:val="2"/>
        </w:numPr>
        <w:spacing w:after="59"/>
        <w:jc w:val="both"/>
        <w:rPr>
          <w:b/>
          <w:bCs/>
          <w:color w:val="2C73B5"/>
          <w:sz w:val="28"/>
          <w:szCs w:val="28"/>
          <w:lang w:val="es-ES"/>
        </w:rPr>
      </w:pPr>
      <w:commentRangeStart w:id="43"/>
      <w:commentRangeStart w:id="44"/>
      <w:r>
        <w:rPr>
          <w:b/>
          <w:bCs/>
          <w:color w:val="2C73B5"/>
          <w:sz w:val="28"/>
          <w:szCs w:val="28"/>
          <w:lang w:val="es-ES"/>
        </w:rPr>
        <w:t>INFO GUAY QUE NO SÉ DÓNDE METER</w:t>
      </w:r>
      <w:commentRangeEnd w:id="43"/>
      <w:r w:rsidR="00F6077C">
        <w:rPr>
          <w:rStyle w:val="Refdecomentario"/>
          <w:rFonts w:asciiTheme="minorHAnsi" w:hAnsiTheme="minorHAnsi" w:cstheme="minorBidi"/>
          <w:color w:val="auto"/>
          <w:kern w:val="2"/>
        </w:rPr>
        <w:commentReference w:id="43"/>
      </w:r>
      <w:commentRangeEnd w:id="44"/>
      <w:r w:rsidR="00DC1FB5">
        <w:rPr>
          <w:rStyle w:val="Refdecomentario"/>
          <w:rFonts w:asciiTheme="minorHAnsi" w:hAnsiTheme="minorHAnsi" w:cstheme="minorBidi"/>
          <w:color w:val="auto"/>
          <w:kern w:val="2"/>
        </w:rPr>
        <w:commentReference w:id="44"/>
      </w:r>
    </w:p>
    <w:p w14:paraId="62745274" w14:textId="412355F2" w:rsidR="003E156D" w:rsidRPr="00B31122" w:rsidRDefault="003E156D" w:rsidP="004B0A5B">
      <w:pPr>
        <w:pStyle w:val="Default"/>
        <w:numPr>
          <w:ilvl w:val="1"/>
          <w:numId w:val="2"/>
        </w:numPr>
        <w:spacing w:after="59"/>
        <w:jc w:val="both"/>
        <w:rPr>
          <w:color w:val="7030A0"/>
          <w:sz w:val="22"/>
          <w:szCs w:val="22"/>
          <w:lang w:val="es-ES"/>
        </w:rPr>
      </w:pPr>
      <w:commentRangeStart w:id="45"/>
      <w:r w:rsidRPr="00B31122">
        <w:rPr>
          <w:color w:val="7030A0"/>
          <w:sz w:val="22"/>
          <w:szCs w:val="22"/>
          <w:lang w:val="es-ES"/>
        </w:rPr>
        <w:t xml:space="preserve">Una de las difíciles tareas del docente es corregir las concepciones alternativas, pero no puede hacerse mediante aproximaciones tradicionales del aprendizaje </w:t>
      </w:r>
      <w:sdt>
        <w:sdtPr>
          <w:rPr>
            <w:sz w:val="22"/>
            <w:szCs w:val="22"/>
            <w:lang w:val="es-ES"/>
          </w:rPr>
          <w:tag w:val="MENDELEY_CITATION_v3_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"/>
          <w:id w:val="-1309701844"/>
          <w:placeholder>
            <w:docPart w:val="01235FAEA24E4B52B56709699374BCEB"/>
          </w:placeholder>
        </w:sdtPr>
        <w:sdtContent>
          <w:r w:rsidR="00F66E7D" w:rsidRPr="00F66E7D">
            <w:rPr>
              <w:sz w:val="22"/>
              <w:szCs w:val="22"/>
              <w:lang w:val="es-ES"/>
            </w:rPr>
            <w:t>(Lee et al., 2005)</w:t>
          </w:r>
        </w:sdtContent>
      </w:sdt>
      <w:r w:rsidRPr="00B31122">
        <w:rPr>
          <w:color w:val="7030A0"/>
          <w:sz w:val="22"/>
          <w:szCs w:val="22"/>
          <w:lang w:val="es-ES"/>
        </w:rPr>
        <w:t>.</w:t>
      </w:r>
      <w:commentRangeEnd w:id="45"/>
      <w:r w:rsidR="00DC1FB5">
        <w:rPr>
          <w:rStyle w:val="Refdecomentario"/>
          <w:rFonts w:asciiTheme="minorHAnsi" w:hAnsiTheme="minorHAnsi" w:cstheme="minorBidi"/>
          <w:color w:val="auto"/>
          <w:kern w:val="2"/>
        </w:rPr>
        <w:commentReference w:id="45"/>
      </w:r>
    </w:p>
    <w:p w14:paraId="238C1D96" w14:textId="2505E524" w:rsidR="003E156D" w:rsidRPr="00B31122" w:rsidRDefault="003E156D" w:rsidP="004B0A5B">
      <w:pPr>
        <w:pStyle w:val="Default"/>
        <w:numPr>
          <w:ilvl w:val="1"/>
          <w:numId w:val="2"/>
        </w:numPr>
        <w:spacing w:after="59"/>
        <w:jc w:val="both"/>
        <w:rPr>
          <w:color w:val="7030A0"/>
          <w:sz w:val="22"/>
          <w:szCs w:val="22"/>
          <w:lang w:val="es-ES"/>
        </w:rPr>
      </w:pPr>
      <w:commentRangeStart w:id="46"/>
      <w:r w:rsidRPr="00B31122">
        <w:rPr>
          <w:color w:val="7030A0"/>
          <w:sz w:val="22"/>
          <w:szCs w:val="22"/>
          <w:lang w:val="es-ES"/>
        </w:rPr>
        <w:t>l</w:t>
      </w:r>
      <w:r>
        <w:rPr>
          <w:color w:val="7030A0"/>
          <w:sz w:val="22"/>
          <w:szCs w:val="22"/>
          <w:lang w:val="es-ES"/>
        </w:rPr>
        <w:tab/>
      </w:r>
      <w:r w:rsidRPr="00B31122">
        <w:rPr>
          <w:color w:val="7030A0"/>
          <w:sz w:val="22"/>
          <w:szCs w:val="22"/>
          <w:lang w:val="es-ES"/>
        </w:rPr>
        <w:t xml:space="preserve">os estudiantes se comprometen a aprender más con e-learning porque puede realizarse en cualquier momento y lugar convenientes para ellos </w:t>
      </w:r>
      <w:sdt>
        <w:sdtPr>
          <w:rPr>
            <w:sz w:val="22"/>
            <w:szCs w:val="22"/>
            <w:lang w:val="es-ES"/>
          </w:rPr>
          <w:tag w:val="MENDELEY_CITATION_v3_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"/>
          <w:id w:val="-1419632388"/>
          <w:placeholder>
            <w:docPart w:val="01235FAEA24E4B52B56709699374BCEB"/>
          </w:placeholder>
        </w:sdtPr>
        <w:sdtContent>
          <w:r w:rsidR="00F66E7D" w:rsidRPr="00F66E7D">
            <w:rPr>
              <w:sz w:val="22"/>
              <w:szCs w:val="22"/>
              <w:lang w:val="es-ES"/>
            </w:rPr>
            <w:t>(Kaiyue et al., 2021)</w:t>
          </w:r>
        </w:sdtContent>
      </w:sdt>
      <w:r w:rsidRPr="00B31122">
        <w:rPr>
          <w:color w:val="7030A0"/>
          <w:sz w:val="22"/>
          <w:szCs w:val="22"/>
          <w:lang w:val="es-ES"/>
        </w:rPr>
        <w:t>.</w:t>
      </w:r>
      <w:commentRangeEnd w:id="46"/>
      <w:r w:rsidR="00DC1FB5">
        <w:rPr>
          <w:rStyle w:val="Refdecomentario"/>
          <w:rFonts w:asciiTheme="minorHAnsi" w:hAnsiTheme="minorHAnsi" w:cstheme="minorBidi"/>
          <w:color w:val="auto"/>
          <w:kern w:val="2"/>
        </w:rPr>
        <w:commentReference w:id="46"/>
      </w:r>
    </w:p>
    <w:p w14:paraId="5157B71E" w14:textId="435FFB93" w:rsidR="003E156D" w:rsidRPr="00B31122" w:rsidRDefault="003E156D" w:rsidP="004B0A5B">
      <w:pPr>
        <w:pStyle w:val="Default"/>
        <w:numPr>
          <w:ilvl w:val="1"/>
          <w:numId w:val="2"/>
        </w:numPr>
        <w:spacing w:after="59"/>
        <w:jc w:val="both"/>
        <w:rPr>
          <w:color w:val="7030A0"/>
          <w:sz w:val="22"/>
          <w:szCs w:val="22"/>
          <w:lang w:val="es-ES"/>
        </w:rPr>
      </w:pPr>
      <w:r w:rsidRPr="00B31122">
        <w:rPr>
          <w:color w:val="7030A0"/>
          <w:sz w:val="22"/>
          <w:szCs w:val="22"/>
          <w:lang w:val="es-ES"/>
        </w:rPr>
        <w:lastRenderedPageBreak/>
        <w:t>utilizar simulaciones computacionales</w:t>
      </w:r>
      <w:ins w:id="47" w:author="ANGEL EZQUERRA MARTINEZ" w:date="2023-05-25T18:08:00Z">
        <w:r w:rsidR="00DC1FB5">
          <w:rPr>
            <w:color w:val="7030A0"/>
            <w:sz w:val="22"/>
            <w:szCs w:val="22"/>
            <w:lang w:val="es-ES"/>
          </w:rPr>
          <w:t xml:space="preserve"> tiene varias ventajas y algun</w:t>
        </w:r>
      </w:ins>
      <w:ins w:id="48" w:author="ANGEL EZQUERRA MARTINEZ" w:date="2023-05-25T18:09:00Z">
        <w:r w:rsidR="00DC1FB5">
          <w:rPr>
            <w:color w:val="7030A0"/>
            <w:sz w:val="22"/>
            <w:szCs w:val="22"/>
            <w:lang w:val="es-ES"/>
          </w:rPr>
          <w:t>as dificultades. Entre las ventajas</w:t>
        </w:r>
      </w:ins>
      <w:del w:id="49" w:author="ANGEL EZQUERRA MARTINEZ" w:date="2023-05-25T18:09:00Z">
        <w:r w:rsidRPr="00B31122" w:rsidDel="00DC1FB5">
          <w:rPr>
            <w:color w:val="7030A0"/>
            <w:sz w:val="22"/>
            <w:szCs w:val="22"/>
            <w:lang w:val="es-ES"/>
          </w:rPr>
          <w:delText xml:space="preserve"> son ventajosas ya</w:delText>
        </w:r>
      </w:del>
      <w:ins w:id="50" w:author="ANGEL EZQUERRA MARTINEZ" w:date="2023-05-25T18:09:00Z">
        <w:r w:rsidR="00DC1FB5">
          <w:rPr>
            <w:color w:val="7030A0"/>
            <w:sz w:val="22"/>
            <w:szCs w:val="22"/>
            <w:lang w:val="es-ES"/>
          </w:rPr>
          <w:t xml:space="preserve"> tenemos</w:t>
        </w:r>
      </w:ins>
      <w:r w:rsidRPr="00B31122">
        <w:rPr>
          <w:color w:val="7030A0"/>
          <w:sz w:val="22"/>
          <w:szCs w:val="22"/>
          <w:lang w:val="es-ES"/>
        </w:rPr>
        <w:t xml:space="preserve"> que los estudiantes pueden repetir muchas veces los </w:t>
      </w:r>
      <w:del w:id="51" w:author="ANGEL EZQUERRA MARTINEZ" w:date="2023-05-25T18:08:00Z">
        <w:r w:rsidRPr="00B31122" w:rsidDel="00DC1FB5">
          <w:rPr>
            <w:color w:val="7030A0"/>
            <w:sz w:val="22"/>
            <w:szCs w:val="22"/>
            <w:lang w:val="es-ES"/>
          </w:rPr>
          <w:delText>experimetnos</w:delText>
        </w:r>
      </w:del>
      <w:ins w:id="52" w:author="ANGEL EZQUERRA MARTINEZ" w:date="2023-05-25T18:08:00Z">
        <w:r w:rsidR="00DC1FB5" w:rsidRPr="00B31122">
          <w:rPr>
            <w:color w:val="7030A0"/>
            <w:sz w:val="22"/>
            <w:szCs w:val="22"/>
            <w:lang w:val="es-ES"/>
          </w:rPr>
          <w:t>experimentos</w:t>
        </w:r>
      </w:ins>
      <w:r w:rsidRPr="00B31122">
        <w:rPr>
          <w:color w:val="7030A0"/>
          <w:sz w:val="22"/>
          <w:szCs w:val="22"/>
          <w:lang w:val="es-ES"/>
        </w:rPr>
        <w:t xml:space="preserve"> reduciendo riesgos que puedan derivar de la implementación en un laboratorio real </w:t>
      </w:r>
      <w:sdt>
        <w:sdtPr>
          <w:rPr>
            <w:sz w:val="22"/>
            <w:szCs w:val="22"/>
            <w:lang w:val="es-ES"/>
          </w:rPr>
          <w:tag w:val="MENDELEY_CITATION_v3_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"/>
          <w:id w:val="-2123678219"/>
          <w:placeholder>
            <w:docPart w:val="01235FAEA24E4B52B56709699374BCEB"/>
          </w:placeholder>
        </w:sdtPr>
        <w:sdtContent>
          <w:r w:rsidR="00F66E7D" w:rsidRPr="00F66E7D">
            <w:rPr>
              <w:sz w:val="22"/>
              <w:szCs w:val="22"/>
              <w:lang w:val="es-ES"/>
            </w:rPr>
            <w:t>(Garofalakis et al., 2013)</w:t>
          </w:r>
        </w:sdtContent>
      </w:sdt>
      <w:r w:rsidRPr="00B31122">
        <w:rPr>
          <w:color w:val="7030A0"/>
          <w:sz w:val="22"/>
          <w:szCs w:val="22"/>
          <w:lang w:val="es-ES"/>
        </w:rPr>
        <w:t xml:space="preserve"> y diversos estudios muestran resultados positivos en el desempeño de las clases de ciencias </w:t>
      </w:r>
      <w:sdt>
        <w:sdtPr>
          <w:rPr>
            <w:color w:val="7030A0"/>
            <w:sz w:val="22"/>
            <w:szCs w:val="22"/>
            <w:lang w:val="es-ES"/>
          </w:rPr>
          <w:tag w:val="MENDELEY_CITATION_v3_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"/>
          <w:id w:val="-2098550763"/>
          <w:placeholder>
            <w:docPart w:val="01235FAEA24E4B52B56709699374BCEB"/>
          </w:placeholder>
        </w:sdtPr>
        <w:sdtContent>
          <w:r w:rsidR="00F66E7D" w:rsidRPr="00F66E7D">
            <w:rPr>
              <w:rFonts w:eastAsia="Times New Roman"/>
              <w:lang w:val="es-ES"/>
            </w:rPr>
            <w:t>(Adams, 2010; Moore, 2013; Muller &amp; Sharma, n.d.)</w:t>
          </w:r>
        </w:sdtContent>
      </w:sdt>
      <w:r w:rsidRPr="00B31122">
        <w:rPr>
          <w:color w:val="7030A0"/>
          <w:sz w:val="22"/>
          <w:szCs w:val="22"/>
          <w:lang w:val="es-ES"/>
        </w:rPr>
        <w:t>.</w:t>
      </w:r>
    </w:p>
    <w:p w14:paraId="4F9A0310" w14:textId="77777777" w:rsidR="003E156D" w:rsidRDefault="003E156D" w:rsidP="004B0A5B">
      <w:pPr>
        <w:pStyle w:val="Default"/>
        <w:spacing w:after="59"/>
        <w:jc w:val="both"/>
        <w:rPr>
          <w:b/>
          <w:bCs/>
          <w:color w:val="2C73B5"/>
          <w:sz w:val="28"/>
          <w:szCs w:val="28"/>
          <w:lang w:val="es-ES"/>
        </w:rPr>
      </w:pPr>
    </w:p>
    <w:p w14:paraId="43AF372A" w14:textId="25F756F2" w:rsidR="00EC384D" w:rsidRDefault="000B4D98" w:rsidP="004B0A5B">
      <w:pPr>
        <w:pStyle w:val="Default"/>
        <w:numPr>
          <w:ilvl w:val="0"/>
          <w:numId w:val="2"/>
        </w:numPr>
        <w:spacing w:after="59"/>
        <w:jc w:val="both"/>
        <w:rPr>
          <w:b/>
          <w:bCs/>
          <w:color w:val="2C73B5"/>
          <w:sz w:val="28"/>
          <w:szCs w:val="28"/>
          <w:lang w:val="es-ES"/>
        </w:rPr>
      </w:pPr>
      <w:commentRangeStart w:id="53"/>
      <w:r>
        <w:rPr>
          <w:b/>
          <w:bCs/>
          <w:color w:val="2C73B5"/>
          <w:sz w:val="28"/>
          <w:szCs w:val="28"/>
          <w:lang w:val="es-ES"/>
        </w:rPr>
        <w:t>REFERENCIAS</w:t>
      </w:r>
      <w:commentRangeEnd w:id="53"/>
      <w:r w:rsidR="00F6077C">
        <w:rPr>
          <w:rStyle w:val="Refdecomentario"/>
          <w:rFonts w:asciiTheme="minorHAnsi" w:hAnsiTheme="minorHAnsi" w:cstheme="minorBidi"/>
          <w:color w:val="auto"/>
          <w:kern w:val="2"/>
        </w:rPr>
        <w:commentReference w:id="53"/>
      </w:r>
    </w:p>
    <w:sdt>
      <w:sdtPr>
        <w:rPr>
          <w:rFonts w:ascii="Arial" w:hAnsi="Arial" w:cs="Arial"/>
          <w:b/>
          <w:bCs/>
          <w:color w:val="2C73B5"/>
          <w:kern w:val="0"/>
          <w:sz w:val="28"/>
          <w:szCs w:val="28"/>
          <w:lang w:val="es-ES"/>
        </w:rPr>
        <w:tag w:val="MENDELEY_BIBLIOGRAPHY"/>
        <w:id w:val="-829366380"/>
        <w:placeholder>
          <w:docPart w:val="DefaultPlaceholder_-1854013440"/>
        </w:placeholder>
      </w:sdtPr>
      <w:sdtContent>
        <w:p w14:paraId="58B623A9" w14:textId="77777777" w:rsidR="00921617" w:rsidRDefault="00921617">
          <w:pPr>
            <w:autoSpaceDE w:val="0"/>
            <w:autoSpaceDN w:val="0"/>
            <w:ind w:hanging="480"/>
            <w:divId w:val="2095079664"/>
            <w:rPr>
              <w:rFonts w:eastAsia="Times New Roman"/>
              <w:kern w:val="0"/>
              <w:sz w:val="24"/>
              <w:szCs w:val="24"/>
              <w14:ligatures w14:val="none"/>
            </w:rPr>
          </w:pPr>
          <w:r>
            <w:rPr>
              <w:rFonts w:eastAsia="Times New Roman"/>
            </w:rPr>
            <w:t xml:space="preserve">Abou Halloun, I., &amp; Hestenes, D. (1985). Common sense concepts about motion Best Practices for Administering Attitudes and Beliefs Surveys in Physics. </w:t>
          </w:r>
          <w:r>
            <w:rPr>
              <w:rFonts w:eastAsia="Times New Roman"/>
              <w:i/>
              <w:iCs/>
            </w:rPr>
            <w:t>American Journal of Physics</w:t>
          </w:r>
          <w:r>
            <w:rPr>
              <w:rFonts w:eastAsia="Times New Roman"/>
            </w:rPr>
            <w:t xml:space="preserve">, </w:t>
          </w:r>
          <w:r>
            <w:rPr>
              <w:rFonts w:eastAsia="Times New Roman"/>
              <w:i/>
              <w:iCs/>
            </w:rPr>
            <w:t>53</w:t>
          </w:r>
          <w:r>
            <w:rPr>
              <w:rFonts w:eastAsia="Times New Roman"/>
            </w:rPr>
            <w:t>, 1056–1065. https://doi.org/10.1119/1.14031</w:t>
          </w:r>
        </w:p>
        <w:p w14:paraId="5E82F205" w14:textId="77777777" w:rsidR="00921617" w:rsidRPr="00921617" w:rsidRDefault="00921617">
          <w:pPr>
            <w:autoSpaceDE w:val="0"/>
            <w:autoSpaceDN w:val="0"/>
            <w:ind w:hanging="480"/>
            <w:divId w:val="2083746217"/>
            <w:rPr>
              <w:rFonts w:eastAsia="Times New Roman"/>
              <w:lang w:val="es-ES"/>
            </w:rPr>
          </w:pPr>
          <w:r>
            <w:rPr>
              <w:rFonts w:eastAsia="Times New Roman"/>
            </w:rPr>
            <w:t xml:space="preserve">Adams, W. K. (2010). Student engagement and learning with PhET interactive simulations. </w:t>
          </w:r>
          <w:r w:rsidRPr="00921617">
            <w:rPr>
              <w:rFonts w:eastAsia="Times New Roman"/>
              <w:i/>
              <w:iCs/>
              <w:lang w:val="es-ES"/>
            </w:rPr>
            <w:t>Nuovo Cimento Della Societa Italiana Di Fisica C</w:t>
          </w:r>
          <w:r w:rsidRPr="00921617">
            <w:rPr>
              <w:rFonts w:eastAsia="Times New Roman"/>
              <w:lang w:val="es-ES"/>
            </w:rPr>
            <w:t xml:space="preserve">, </w:t>
          </w:r>
          <w:r w:rsidRPr="00921617">
            <w:rPr>
              <w:rFonts w:eastAsia="Times New Roman"/>
              <w:i/>
              <w:iCs/>
              <w:lang w:val="es-ES"/>
            </w:rPr>
            <w:t>33</w:t>
          </w:r>
          <w:r w:rsidRPr="00921617">
            <w:rPr>
              <w:rFonts w:eastAsia="Times New Roman"/>
              <w:lang w:val="es-ES"/>
            </w:rPr>
            <w:t>(3), 21–32. https://doi.org/10.1393/ncc/i2010-10623-0</w:t>
          </w:r>
        </w:p>
        <w:p w14:paraId="608B8BAC" w14:textId="77777777" w:rsidR="00921617" w:rsidRDefault="00921617">
          <w:pPr>
            <w:autoSpaceDE w:val="0"/>
            <w:autoSpaceDN w:val="0"/>
            <w:ind w:hanging="480"/>
            <w:divId w:val="317074959"/>
            <w:rPr>
              <w:rFonts w:eastAsia="Times New Roman"/>
            </w:rPr>
          </w:pPr>
          <w:r w:rsidRPr="00921617">
            <w:rPr>
              <w:rFonts w:eastAsia="Times New Roman"/>
              <w:lang w:val="es-ES"/>
            </w:rPr>
            <w:t xml:space="preserve">Azita Seyed Fadaei, &amp; César Mora. </w:t>
          </w:r>
          <w:r>
            <w:rPr>
              <w:rFonts w:eastAsia="Times New Roman"/>
            </w:rPr>
            <w:t xml:space="preserve">(2015). An Investigation About Misconceptions in Force and Motion in High School. </w:t>
          </w:r>
          <w:r>
            <w:rPr>
              <w:rFonts w:eastAsia="Times New Roman"/>
              <w:i/>
              <w:iCs/>
            </w:rPr>
            <w:t>US-China Education Review A</w:t>
          </w:r>
          <w:r>
            <w:rPr>
              <w:rFonts w:eastAsia="Times New Roman"/>
            </w:rPr>
            <w:t xml:space="preserve">, </w:t>
          </w:r>
          <w:r>
            <w:rPr>
              <w:rFonts w:eastAsia="Times New Roman"/>
              <w:i/>
              <w:iCs/>
            </w:rPr>
            <w:t>5</w:t>
          </w:r>
          <w:r>
            <w:rPr>
              <w:rFonts w:eastAsia="Times New Roman"/>
            </w:rPr>
            <w:t>(1). https://doi.org/10.17265/2161-623x/2015.01.004</w:t>
          </w:r>
        </w:p>
        <w:p w14:paraId="647A27DD" w14:textId="77777777" w:rsidR="00921617" w:rsidRDefault="00921617">
          <w:pPr>
            <w:autoSpaceDE w:val="0"/>
            <w:autoSpaceDN w:val="0"/>
            <w:ind w:hanging="480"/>
            <w:divId w:val="2071615452"/>
            <w:rPr>
              <w:rFonts w:eastAsia="Times New Roman"/>
            </w:rPr>
          </w:pPr>
          <w:r>
            <w:rPr>
              <w:rFonts w:eastAsia="Times New Roman"/>
            </w:rPr>
            <w:t xml:space="preserve">Berg, E. , B. R. , A. C. S. , B. K. S. , H. C. , K. N. , L. P. , M. J. , S. S. P. T. T. and D. Treagust. (1990). </w:t>
          </w:r>
          <w:r>
            <w:rPr>
              <w:rFonts w:eastAsia="Times New Roman"/>
              <w:i/>
              <w:iCs/>
            </w:rPr>
            <w:t>Misconception of Physics and Remediation. An Introduction Based Workshop.</w:t>
          </w:r>
        </w:p>
        <w:p w14:paraId="3D583615" w14:textId="77777777" w:rsidR="00921617" w:rsidRDefault="00921617">
          <w:pPr>
            <w:autoSpaceDE w:val="0"/>
            <w:autoSpaceDN w:val="0"/>
            <w:ind w:hanging="480"/>
            <w:divId w:val="1040473455"/>
            <w:rPr>
              <w:rFonts w:eastAsia="Times New Roman"/>
            </w:rPr>
          </w:pPr>
          <w:r>
            <w:rPr>
              <w:rFonts w:eastAsia="Times New Roman"/>
            </w:rPr>
            <w:t xml:space="preserve">Brown, A. L. , B. J. , &amp; C. R. R. (1999). How people learn: Brain, mind, experience, and school. </w:t>
          </w:r>
          <w:r>
            <w:rPr>
              <w:rFonts w:eastAsia="Times New Roman"/>
              <w:i/>
              <w:iCs/>
            </w:rPr>
            <w:t>National Academy Press.</w:t>
          </w:r>
        </w:p>
        <w:p w14:paraId="7C1F9393" w14:textId="77777777" w:rsidR="00921617" w:rsidRDefault="00921617">
          <w:pPr>
            <w:autoSpaceDE w:val="0"/>
            <w:autoSpaceDN w:val="0"/>
            <w:ind w:hanging="480"/>
            <w:divId w:val="511454032"/>
            <w:rPr>
              <w:rFonts w:eastAsia="Times New Roman"/>
            </w:rPr>
          </w:pPr>
          <w:r>
            <w:rPr>
              <w:rFonts w:eastAsia="Times New Roman"/>
            </w:rPr>
            <w:t xml:space="preserve">Bybee, R. W., Taylor, J. A., Gardner, A., Scotter, P. Van, Carlson Powell, J., Westbrook, A., &amp; Landes, N. (2006). </w:t>
          </w:r>
          <w:r>
            <w:rPr>
              <w:rFonts w:eastAsia="Times New Roman"/>
              <w:i/>
              <w:iCs/>
            </w:rPr>
            <w:t>The BSCS 5E Instructional Model: Origins, Effectiveness, and Applications</w:t>
          </w:r>
          <w:r>
            <w:rPr>
              <w:rFonts w:eastAsia="Times New Roman"/>
            </w:rPr>
            <w:t>.</w:t>
          </w:r>
        </w:p>
        <w:p w14:paraId="626D6756" w14:textId="77777777" w:rsidR="00921617" w:rsidRDefault="00921617">
          <w:pPr>
            <w:autoSpaceDE w:val="0"/>
            <w:autoSpaceDN w:val="0"/>
            <w:ind w:hanging="480"/>
            <w:divId w:val="805777799"/>
            <w:rPr>
              <w:rFonts w:eastAsia="Times New Roman"/>
            </w:rPr>
          </w:pPr>
          <w:r>
            <w:rPr>
              <w:rFonts w:eastAsia="Times New Roman"/>
            </w:rPr>
            <w:t xml:space="preserve">Clement, J. (1982). Students’ preconceptions in introductory mechanics Related Content Preconceptions of Japanese Students Surveyed Using the Force and Motion Conceptual Evaluation Investigation of Students’ Preconceptions and Difficulties with the Vector Direction Concept at a Mexican University Preconceptions in physics among pupils in primary school. </w:t>
          </w:r>
          <w:r>
            <w:rPr>
              <w:rFonts w:eastAsia="Times New Roman"/>
              <w:i/>
              <w:iCs/>
            </w:rPr>
            <w:t>American Journal of Physics</w:t>
          </w:r>
          <w:r>
            <w:rPr>
              <w:rFonts w:eastAsia="Times New Roman"/>
            </w:rPr>
            <w:t xml:space="preserve">, </w:t>
          </w:r>
          <w:r>
            <w:rPr>
              <w:rFonts w:eastAsia="Times New Roman"/>
              <w:i/>
              <w:iCs/>
            </w:rPr>
            <w:t>50</w:t>
          </w:r>
          <w:r>
            <w:rPr>
              <w:rFonts w:eastAsia="Times New Roman"/>
            </w:rPr>
            <w:t>, 66–71. https://doi.org/10.1119/1.12989</w:t>
          </w:r>
        </w:p>
        <w:p w14:paraId="1A222EAD" w14:textId="77777777" w:rsidR="00921617" w:rsidRDefault="00921617">
          <w:pPr>
            <w:autoSpaceDE w:val="0"/>
            <w:autoSpaceDN w:val="0"/>
            <w:ind w:hanging="480"/>
            <w:divId w:val="686294960"/>
            <w:rPr>
              <w:rFonts w:eastAsia="Times New Roman"/>
            </w:rPr>
          </w:pPr>
          <w:r>
            <w:rPr>
              <w:rFonts w:eastAsia="Times New Roman"/>
            </w:rPr>
            <w:t xml:space="preserve">Cohen, L., Manion, L., &amp; Morrison, K. (n.d.). </w:t>
          </w:r>
          <w:r>
            <w:rPr>
              <w:rFonts w:eastAsia="Times New Roman"/>
              <w:i/>
              <w:iCs/>
            </w:rPr>
            <w:t>Research Methods in Education, Sixth Edition</w:t>
          </w:r>
          <w:r>
            <w:rPr>
              <w:rFonts w:eastAsia="Times New Roman"/>
            </w:rPr>
            <w:t>.</w:t>
          </w:r>
        </w:p>
        <w:p w14:paraId="2C6573EC" w14:textId="77777777" w:rsidR="00921617" w:rsidRDefault="00921617">
          <w:pPr>
            <w:autoSpaceDE w:val="0"/>
            <w:autoSpaceDN w:val="0"/>
            <w:ind w:hanging="480"/>
            <w:divId w:val="1846435753"/>
            <w:rPr>
              <w:rFonts w:eastAsia="Times New Roman"/>
            </w:rPr>
          </w:pPr>
          <w:r>
            <w:rPr>
              <w:rFonts w:eastAsia="Times New Roman"/>
            </w:rPr>
            <w:t xml:space="preserve">Demirci, N. (2005). A STUDY ABOUT STUDENTS’ MISCONCEPTIONS IN FORCE AND MOTION CONCEPTS BY INCORPORATING A WEB-ASSISTED PHYSICS PROGRAM. In </w:t>
          </w:r>
          <w:r>
            <w:rPr>
              <w:rFonts w:eastAsia="Times New Roman"/>
              <w:i/>
              <w:iCs/>
            </w:rPr>
            <w:t>The Turkish Online Journal of Educational Technology-TOJET</w:t>
          </w:r>
          <w:r>
            <w:rPr>
              <w:rFonts w:eastAsia="Times New Roman"/>
            </w:rPr>
            <w:t xml:space="preserve"> (Vol. 4).</w:t>
          </w:r>
        </w:p>
        <w:p w14:paraId="4B1CECBD" w14:textId="77777777" w:rsidR="00921617" w:rsidRDefault="00921617">
          <w:pPr>
            <w:autoSpaceDE w:val="0"/>
            <w:autoSpaceDN w:val="0"/>
            <w:ind w:hanging="480"/>
            <w:divId w:val="159975201"/>
            <w:rPr>
              <w:rFonts w:eastAsia="Times New Roman"/>
            </w:rPr>
          </w:pPr>
          <w:r>
            <w:rPr>
              <w:rFonts w:eastAsia="Times New Roman"/>
            </w:rPr>
            <w:t xml:space="preserve">Garofalakis, J. D., Lagiou, E. V., &amp; Plessas, A. P. (2013). Use of Web 2.0 Tools for Teaching Physics in Secondary Education. </w:t>
          </w:r>
          <w:r>
            <w:rPr>
              <w:rFonts w:eastAsia="Times New Roman"/>
              <w:i/>
              <w:iCs/>
            </w:rPr>
            <w:t>International Journal of Information and Education Technology</w:t>
          </w:r>
          <w:r>
            <w:rPr>
              <w:rFonts w:eastAsia="Times New Roman"/>
            </w:rPr>
            <w:t>, 6–9. https://doi.org/10.7763/ijiet.2013.v3.224</w:t>
          </w:r>
        </w:p>
        <w:p w14:paraId="2FB2FDDB" w14:textId="77777777" w:rsidR="00921617" w:rsidRDefault="00921617">
          <w:pPr>
            <w:autoSpaceDE w:val="0"/>
            <w:autoSpaceDN w:val="0"/>
            <w:ind w:hanging="480"/>
            <w:divId w:val="397629555"/>
            <w:rPr>
              <w:rFonts w:eastAsia="Times New Roman"/>
            </w:rPr>
          </w:pPr>
          <w:r>
            <w:rPr>
              <w:rFonts w:eastAsia="Times New Roman"/>
            </w:rPr>
            <w:t xml:space="preserve">Jones, A. T. (1983). Investigation of students’ understanding of speed, velocity and acceleration. </w:t>
          </w:r>
          <w:r>
            <w:rPr>
              <w:rFonts w:eastAsia="Times New Roman"/>
              <w:i/>
              <w:iCs/>
            </w:rPr>
            <w:t>Research in Science Education</w:t>
          </w:r>
          <w:r>
            <w:rPr>
              <w:rFonts w:eastAsia="Times New Roman"/>
            </w:rPr>
            <w:t xml:space="preserve">, </w:t>
          </w:r>
          <w:r>
            <w:rPr>
              <w:rFonts w:eastAsia="Times New Roman"/>
              <w:i/>
              <w:iCs/>
            </w:rPr>
            <w:t>13</w:t>
          </w:r>
          <w:r>
            <w:rPr>
              <w:rFonts w:eastAsia="Times New Roman"/>
            </w:rPr>
            <w:t>(1), 95–104.</w:t>
          </w:r>
        </w:p>
        <w:p w14:paraId="00C18351" w14:textId="77777777" w:rsidR="00921617" w:rsidRDefault="00921617">
          <w:pPr>
            <w:autoSpaceDE w:val="0"/>
            <w:autoSpaceDN w:val="0"/>
            <w:ind w:hanging="480"/>
            <w:divId w:val="1214930563"/>
            <w:rPr>
              <w:rFonts w:eastAsia="Times New Roman"/>
            </w:rPr>
          </w:pPr>
          <w:r>
            <w:rPr>
              <w:rFonts w:eastAsia="Times New Roman"/>
            </w:rPr>
            <w:t xml:space="preserve">Kaiyue, L., Sun, Z., &amp; Xu, M. (2021). Artificial intelligent based video analysis on the teaching interaction patterns in classroom environment. </w:t>
          </w:r>
          <w:r>
            <w:rPr>
              <w:rFonts w:eastAsia="Times New Roman"/>
              <w:i/>
              <w:iCs/>
            </w:rPr>
            <w:t>International Journal of Information and Education Technology</w:t>
          </w:r>
          <w:r>
            <w:rPr>
              <w:rFonts w:eastAsia="Times New Roman"/>
            </w:rPr>
            <w:t xml:space="preserve">, </w:t>
          </w:r>
          <w:r>
            <w:rPr>
              <w:rFonts w:eastAsia="Times New Roman"/>
              <w:i/>
              <w:iCs/>
            </w:rPr>
            <w:t>11</w:t>
          </w:r>
          <w:r>
            <w:rPr>
              <w:rFonts w:eastAsia="Times New Roman"/>
            </w:rPr>
            <w:t>(3), 126–130. https://doi.org/10.18178/ijiet.2021.11.3.1500</w:t>
          </w:r>
        </w:p>
        <w:p w14:paraId="1AD77C37" w14:textId="77777777" w:rsidR="00921617" w:rsidRDefault="00921617">
          <w:pPr>
            <w:autoSpaceDE w:val="0"/>
            <w:autoSpaceDN w:val="0"/>
            <w:ind w:hanging="480"/>
            <w:divId w:val="2063363879"/>
            <w:rPr>
              <w:rFonts w:eastAsia="Times New Roman"/>
            </w:rPr>
          </w:pPr>
          <w:r>
            <w:rPr>
              <w:rFonts w:eastAsia="Times New Roman"/>
            </w:rPr>
            <w:t xml:space="preserve">Krippendorp, K. (2004). </w:t>
          </w:r>
          <w:r>
            <w:rPr>
              <w:rFonts w:eastAsia="Times New Roman"/>
              <w:i/>
              <w:iCs/>
            </w:rPr>
            <w:t>Content Analysis: An Introduction to its Methodology</w:t>
          </w:r>
          <w:r>
            <w:rPr>
              <w:rFonts w:eastAsia="Times New Roman"/>
            </w:rPr>
            <w:t>. Sage.</w:t>
          </w:r>
        </w:p>
        <w:p w14:paraId="57C50FE3" w14:textId="77777777" w:rsidR="00921617" w:rsidRDefault="00921617">
          <w:pPr>
            <w:autoSpaceDE w:val="0"/>
            <w:autoSpaceDN w:val="0"/>
            <w:ind w:hanging="480"/>
            <w:divId w:val="1593511813"/>
            <w:rPr>
              <w:rFonts w:eastAsia="Times New Roman"/>
            </w:rPr>
          </w:pPr>
          <w:r>
            <w:rPr>
              <w:rFonts w:eastAsia="Times New Roman"/>
            </w:rPr>
            <w:t xml:space="preserve">Lee, G., Shin, J., Park, J., Song, S., Kim, Y., &amp; Bao, L. (2005). Alternative conceptions, memory, &amp; mental models in physics education. </w:t>
          </w:r>
          <w:r>
            <w:rPr>
              <w:rFonts w:eastAsia="Times New Roman"/>
              <w:i/>
              <w:iCs/>
            </w:rPr>
            <w:t>AIP Conference Proceedings</w:t>
          </w:r>
          <w:r>
            <w:rPr>
              <w:rFonts w:eastAsia="Times New Roman"/>
            </w:rPr>
            <w:t xml:space="preserve">, </w:t>
          </w:r>
          <w:r>
            <w:rPr>
              <w:rFonts w:eastAsia="Times New Roman"/>
              <w:i/>
              <w:iCs/>
            </w:rPr>
            <w:t>790</w:t>
          </w:r>
          <w:r>
            <w:rPr>
              <w:rFonts w:eastAsia="Times New Roman"/>
            </w:rPr>
            <w:t>(1), 165–168. https://doi.org/10.1063/1.2084727</w:t>
          </w:r>
        </w:p>
        <w:p w14:paraId="3DFF6EDD" w14:textId="77777777" w:rsidR="00921617" w:rsidRDefault="00921617">
          <w:pPr>
            <w:autoSpaceDE w:val="0"/>
            <w:autoSpaceDN w:val="0"/>
            <w:ind w:hanging="480"/>
            <w:divId w:val="1643388697"/>
            <w:rPr>
              <w:rFonts w:eastAsia="Times New Roman"/>
            </w:rPr>
          </w:pPr>
          <w:r>
            <w:rPr>
              <w:rFonts w:eastAsia="Times New Roman"/>
            </w:rPr>
            <w:lastRenderedPageBreak/>
            <w:t xml:space="preserve">Makhrus, M. , N. M. and W. W. (2014). </w:t>
          </w:r>
          <w:r w:rsidRPr="00921617">
            <w:rPr>
              <w:rFonts w:eastAsia="Times New Roman"/>
              <w:lang w:val="es-ES"/>
            </w:rPr>
            <w:t xml:space="preserve">Model Perubahan Konseptual dengan Pendekatan Konflik Kognitif (MPK-PKK). </w:t>
          </w:r>
          <w:r>
            <w:rPr>
              <w:rFonts w:eastAsia="Times New Roman"/>
              <w:i/>
              <w:iCs/>
            </w:rPr>
            <w:t>J Pijar Mipa</w:t>
          </w:r>
          <w:r>
            <w:rPr>
              <w:rFonts w:eastAsia="Times New Roman"/>
            </w:rPr>
            <w:t xml:space="preserve">, </w:t>
          </w:r>
          <w:r>
            <w:rPr>
              <w:rFonts w:eastAsia="Times New Roman"/>
              <w:i/>
              <w:iCs/>
            </w:rPr>
            <w:t>9</w:t>
          </w:r>
          <w:r>
            <w:rPr>
              <w:rFonts w:eastAsia="Times New Roman"/>
            </w:rPr>
            <w:t>(1).</w:t>
          </w:r>
        </w:p>
        <w:p w14:paraId="0B4CEBF4" w14:textId="77777777" w:rsidR="00921617" w:rsidRDefault="00921617">
          <w:pPr>
            <w:autoSpaceDE w:val="0"/>
            <w:autoSpaceDN w:val="0"/>
            <w:ind w:hanging="480"/>
            <w:divId w:val="148012982"/>
            <w:rPr>
              <w:rFonts w:eastAsia="Times New Roman"/>
            </w:rPr>
          </w:pPr>
          <w:r>
            <w:rPr>
              <w:rFonts w:eastAsia="Times New Roman"/>
            </w:rPr>
            <w:t xml:space="preserve">Michelene T. H. Chi, Mei-Hung Chiu, &amp; Nicholas deLeeuw. (1991). </w:t>
          </w:r>
          <w:r>
            <w:rPr>
              <w:rFonts w:eastAsia="Times New Roman"/>
              <w:i/>
              <w:iCs/>
            </w:rPr>
            <w:t>Learning in a Non-Physical Science Domain: The Human Circulatory System</w:t>
          </w:r>
          <w:r>
            <w:rPr>
              <w:rFonts w:eastAsia="Times New Roman"/>
            </w:rPr>
            <w:t>.</w:t>
          </w:r>
        </w:p>
        <w:p w14:paraId="2104B70D" w14:textId="77777777" w:rsidR="00921617" w:rsidRDefault="00921617">
          <w:pPr>
            <w:autoSpaceDE w:val="0"/>
            <w:autoSpaceDN w:val="0"/>
            <w:ind w:hanging="480"/>
            <w:divId w:val="370344450"/>
            <w:rPr>
              <w:rFonts w:eastAsia="Times New Roman"/>
            </w:rPr>
          </w:pPr>
          <w:r>
            <w:rPr>
              <w:rFonts w:eastAsia="Times New Roman"/>
            </w:rPr>
            <w:t xml:space="preserve">Miles, M. and H. M. (1994). </w:t>
          </w:r>
          <w:r>
            <w:rPr>
              <w:rFonts w:eastAsia="Times New Roman"/>
              <w:i/>
              <w:iCs/>
            </w:rPr>
            <w:t>Qualitative Data Analysis</w:t>
          </w:r>
          <w:r>
            <w:rPr>
              <w:rFonts w:eastAsia="Times New Roman"/>
            </w:rPr>
            <w:t xml:space="preserve"> (2nd ed.). Sage.</w:t>
          </w:r>
        </w:p>
        <w:p w14:paraId="4CEF252B" w14:textId="77777777" w:rsidR="00921617" w:rsidRDefault="00921617">
          <w:pPr>
            <w:autoSpaceDE w:val="0"/>
            <w:autoSpaceDN w:val="0"/>
            <w:ind w:hanging="480"/>
            <w:divId w:val="279386550"/>
            <w:rPr>
              <w:rFonts w:eastAsia="Times New Roman"/>
            </w:rPr>
          </w:pPr>
          <w:r>
            <w:rPr>
              <w:rFonts w:eastAsia="Times New Roman"/>
            </w:rPr>
            <w:t xml:space="preserve">Moore, E. B. , H. T. A. , &amp; P. K. K. (2013). Interactive simulations as implicit support for guided-inquiry. </w:t>
          </w:r>
          <w:r>
            <w:rPr>
              <w:rFonts w:eastAsia="Times New Roman"/>
              <w:i/>
              <w:iCs/>
            </w:rPr>
            <w:t>Chemistry Education Research and Practice</w:t>
          </w:r>
          <w:r>
            <w:rPr>
              <w:rFonts w:eastAsia="Times New Roman"/>
            </w:rPr>
            <w:t xml:space="preserve">, </w:t>
          </w:r>
          <w:r>
            <w:rPr>
              <w:rFonts w:eastAsia="Times New Roman"/>
              <w:i/>
              <w:iCs/>
            </w:rPr>
            <w:t>14</w:t>
          </w:r>
          <w:r>
            <w:rPr>
              <w:rFonts w:eastAsia="Times New Roman"/>
            </w:rPr>
            <w:t>(3), 257–268.</w:t>
          </w:r>
        </w:p>
        <w:p w14:paraId="0D71CC59" w14:textId="77777777" w:rsidR="00921617" w:rsidRDefault="00921617">
          <w:pPr>
            <w:autoSpaceDE w:val="0"/>
            <w:autoSpaceDN w:val="0"/>
            <w:ind w:hanging="480"/>
            <w:divId w:val="1790708633"/>
            <w:rPr>
              <w:rFonts w:eastAsia="Times New Roman"/>
            </w:rPr>
          </w:pPr>
          <w:r>
            <w:rPr>
              <w:rFonts w:eastAsia="Times New Roman"/>
            </w:rPr>
            <w:t xml:space="preserve">Muller, D. A., &amp; Sharma, M. D. (n.d.). </w:t>
          </w:r>
          <w:r>
            <w:rPr>
              <w:rFonts w:eastAsia="Times New Roman"/>
              <w:i/>
              <w:iCs/>
            </w:rPr>
            <w:t>Tackling misconceptions in introductory physics using multimedia presentations</w:t>
          </w:r>
          <w:r>
            <w:rPr>
              <w:rFonts w:eastAsia="Times New Roman"/>
            </w:rPr>
            <w:t xml:space="preserve"> (Vol. 58).</w:t>
          </w:r>
        </w:p>
        <w:p w14:paraId="61B9311F" w14:textId="77777777" w:rsidR="00921617" w:rsidRDefault="00921617">
          <w:pPr>
            <w:autoSpaceDE w:val="0"/>
            <w:autoSpaceDN w:val="0"/>
            <w:ind w:hanging="480"/>
            <w:divId w:val="1709527550"/>
            <w:rPr>
              <w:rFonts w:eastAsia="Times New Roman"/>
            </w:rPr>
          </w:pPr>
          <w:r>
            <w:rPr>
              <w:rFonts w:eastAsia="Times New Roman"/>
            </w:rPr>
            <w:t xml:space="preserve">Murdani, E., Sumarli Sekolah Tinggi Keguruan dan Ilmu Pendidikan Singkawang, S., Stkip, J., Naram, K., Singkawang Utara, K., Singkawang, K., &amp; Barat, K. (2018). Identification of Students Misconceptions in School and College on Kinematics. </w:t>
          </w:r>
          <w:r>
            <w:rPr>
              <w:rFonts w:eastAsia="Times New Roman"/>
              <w:i/>
              <w:iCs/>
            </w:rPr>
            <w:t>Proceedings of the Borneo International Conference on Education and Social Sciences (BICESS)</w:t>
          </w:r>
          <w:r>
            <w:rPr>
              <w:rFonts w:eastAsia="Times New Roman"/>
            </w:rPr>
            <w:t>, 75–82. https://doi.org/10.5220/0009016800002297</w:t>
          </w:r>
        </w:p>
        <w:p w14:paraId="189E5458" w14:textId="77777777" w:rsidR="00921617" w:rsidRDefault="00921617">
          <w:pPr>
            <w:autoSpaceDE w:val="0"/>
            <w:autoSpaceDN w:val="0"/>
            <w:ind w:hanging="480"/>
            <w:divId w:val="350883524"/>
            <w:rPr>
              <w:rFonts w:eastAsia="Times New Roman"/>
            </w:rPr>
          </w:pPr>
          <w:r>
            <w:rPr>
              <w:rFonts w:eastAsia="Times New Roman"/>
            </w:rPr>
            <w:t xml:space="preserve">Novak, J. D. (2002). Meaningful Learning: The Essential Factor for Conceptual Change in Limited or Inappropriate Propositional Hierarchies Leading to Empowerment of Learners. </w:t>
          </w:r>
          <w:r>
            <w:rPr>
              <w:rFonts w:eastAsia="Times New Roman"/>
              <w:i/>
              <w:iCs/>
            </w:rPr>
            <w:t>Science Education</w:t>
          </w:r>
          <w:r>
            <w:rPr>
              <w:rFonts w:eastAsia="Times New Roman"/>
            </w:rPr>
            <w:t xml:space="preserve">, </w:t>
          </w:r>
          <w:r>
            <w:rPr>
              <w:rFonts w:eastAsia="Times New Roman"/>
              <w:i/>
              <w:iCs/>
            </w:rPr>
            <w:t>86</w:t>
          </w:r>
          <w:r>
            <w:rPr>
              <w:rFonts w:eastAsia="Times New Roman"/>
            </w:rPr>
            <w:t>(4), 548–571. https://doi.org/10.1002/sce.10032</w:t>
          </w:r>
        </w:p>
        <w:p w14:paraId="0D1684E5" w14:textId="77777777" w:rsidR="00921617" w:rsidRDefault="00921617">
          <w:pPr>
            <w:autoSpaceDE w:val="0"/>
            <w:autoSpaceDN w:val="0"/>
            <w:ind w:hanging="480"/>
            <w:divId w:val="288970835"/>
            <w:rPr>
              <w:rFonts w:eastAsia="Times New Roman"/>
            </w:rPr>
          </w:pPr>
          <w:r>
            <w:rPr>
              <w:rFonts w:eastAsia="Times New Roman"/>
            </w:rPr>
            <w:t xml:space="preserve">Pfundt, H. , &amp; D. R. (1988). </w:t>
          </w:r>
          <w:r>
            <w:rPr>
              <w:rFonts w:eastAsia="Times New Roman"/>
              <w:i/>
              <w:iCs/>
            </w:rPr>
            <w:t>Bibliography, students’ alternative frameworks and science education</w:t>
          </w:r>
          <w:r>
            <w:rPr>
              <w:rFonts w:eastAsia="Times New Roman"/>
            </w:rPr>
            <w:t>.</w:t>
          </w:r>
        </w:p>
        <w:p w14:paraId="33F4FF43" w14:textId="77777777" w:rsidR="00921617" w:rsidRDefault="00921617">
          <w:pPr>
            <w:autoSpaceDE w:val="0"/>
            <w:autoSpaceDN w:val="0"/>
            <w:ind w:hanging="480"/>
            <w:divId w:val="95947675"/>
            <w:rPr>
              <w:rFonts w:eastAsia="Times New Roman"/>
            </w:rPr>
          </w:pPr>
          <w:r>
            <w:rPr>
              <w:rFonts w:eastAsia="Times New Roman"/>
            </w:rPr>
            <w:t xml:space="preserve">Piaget, J. (1978). </w:t>
          </w:r>
          <w:r>
            <w:rPr>
              <w:rFonts w:eastAsia="Times New Roman"/>
              <w:i/>
              <w:iCs/>
            </w:rPr>
            <w:t>The development of thought.</w:t>
          </w:r>
          <w:r>
            <w:rPr>
              <w:rFonts w:eastAsia="Times New Roman"/>
            </w:rPr>
            <w:t xml:space="preserve"> Oxford: Basil Blackwell.</w:t>
          </w:r>
        </w:p>
        <w:p w14:paraId="58F17E69" w14:textId="77777777" w:rsidR="00921617" w:rsidRDefault="00921617">
          <w:pPr>
            <w:autoSpaceDE w:val="0"/>
            <w:autoSpaceDN w:val="0"/>
            <w:ind w:hanging="480"/>
            <w:divId w:val="1415280093"/>
            <w:rPr>
              <w:rFonts w:eastAsia="Times New Roman"/>
            </w:rPr>
          </w:pPr>
          <w:r>
            <w:rPr>
              <w:rFonts w:eastAsia="Times New Roman"/>
            </w:rPr>
            <w:t xml:space="preserve">Provalis Research. (2023). </w:t>
          </w:r>
          <w:r>
            <w:rPr>
              <w:rFonts w:eastAsia="Times New Roman"/>
              <w:i/>
              <w:iCs/>
            </w:rPr>
            <w:t>QDA Miner Lite</w:t>
          </w:r>
          <w:r>
            <w:rPr>
              <w:rFonts w:eastAsia="Times New Roman"/>
            </w:rPr>
            <w:t xml:space="preserve"> (3.0).</w:t>
          </w:r>
        </w:p>
        <w:p w14:paraId="438B7084" w14:textId="77777777" w:rsidR="00921617" w:rsidRDefault="00921617">
          <w:pPr>
            <w:autoSpaceDE w:val="0"/>
            <w:autoSpaceDN w:val="0"/>
            <w:ind w:hanging="480"/>
            <w:divId w:val="1146244027"/>
            <w:rPr>
              <w:rFonts w:eastAsia="Times New Roman"/>
            </w:rPr>
          </w:pPr>
          <w:r>
            <w:rPr>
              <w:rFonts w:eastAsia="Times New Roman"/>
            </w:rPr>
            <w:t xml:space="preserve">Scoboria, A. , M. G. , K. I. , &amp; J. S. (2006). The effects of prevalence and script information on plausibility, belief, and memory of autobiographical events. </w:t>
          </w:r>
          <w:r>
            <w:rPr>
              <w:rFonts w:eastAsia="Times New Roman"/>
              <w:i/>
              <w:iCs/>
            </w:rPr>
            <w:t>Applied Cognitive Psychology: The Official Journal of the Society for Applied Research in Memory and Cognition</w:t>
          </w:r>
          <w:r>
            <w:rPr>
              <w:rFonts w:eastAsia="Times New Roman"/>
            </w:rPr>
            <w:t xml:space="preserve">, </w:t>
          </w:r>
          <w:r>
            <w:rPr>
              <w:rFonts w:eastAsia="Times New Roman"/>
              <w:i/>
              <w:iCs/>
            </w:rPr>
            <w:t>20</w:t>
          </w:r>
          <w:r>
            <w:rPr>
              <w:rFonts w:eastAsia="Times New Roman"/>
            </w:rPr>
            <w:t>(8), 1049–1064.</w:t>
          </w:r>
        </w:p>
        <w:p w14:paraId="576840C8" w14:textId="77777777" w:rsidR="00921617" w:rsidRDefault="00921617">
          <w:pPr>
            <w:autoSpaceDE w:val="0"/>
            <w:autoSpaceDN w:val="0"/>
            <w:ind w:hanging="480"/>
            <w:divId w:val="1404065704"/>
            <w:rPr>
              <w:rFonts w:eastAsia="Times New Roman"/>
            </w:rPr>
          </w:pPr>
          <w:r>
            <w:rPr>
              <w:rFonts w:eastAsia="Times New Roman"/>
            </w:rPr>
            <w:t xml:space="preserve">Silva, M. M., Groeger, J. A., &amp; Bradshaw, M. F. (2006). Attention-memory interactions in scene perception. In </w:t>
          </w:r>
          <w:r>
            <w:rPr>
              <w:rFonts w:eastAsia="Times New Roman"/>
              <w:i/>
              <w:iCs/>
            </w:rPr>
            <w:t>Spatial Vision</w:t>
          </w:r>
          <w:r>
            <w:rPr>
              <w:rFonts w:eastAsia="Times New Roman"/>
            </w:rPr>
            <w:t xml:space="preserve"> (Vol. 19, Issue 1).</w:t>
          </w:r>
        </w:p>
        <w:p w14:paraId="558A27C6" w14:textId="77777777" w:rsidR="00921617" w:rsidRDefault="00921617">
          <w:pPr>
            <w:autoSpaceDE w:val="0"/>
            <w:autoSpaceDN w:val="0"/>
            <w:ind w:hanging="480"/>
            <w:divId w:val="1505626379"/>
            <w:rPr>
              <w:rFonts w:eastAsia="Times New Roman"/>
            </w:rPr>
          </w:pPr>
          <w:r>
            <w:rPr>
              <w:rFonts w:eastAsia="Times New Roman"/>
            </w:rPr>
            <w:t xml:space="preserve">Smith III, J. P. , D. A. A. , &amp; R. J. (1994). Misconceptions reconceived: A constructivist analysis of knowledge in transition. </w:t>
          </w:r>
          <w:r>
            <w:rPr>
              <w:rFonts w:eastAsia="Times New Roman"/>
              <w:i/>
              <w:iCs/>
            </w:rPr>
            <w:t>The Journal of the Learning Sciences</w:t>
          </w:r>
          <w:r>
            <w:rPr>
              <w:rFonts w:eastAsia="Times New Roman"/>
            </w:rPr>
            <w:t xml:space="preserve">, </w:t>
          </w:r>
          <w:r>
            <w:rPr>
              <w:rFonts w:eastAsia="Times New Roman"/>
              <w:i/>
              <w:iCs/>
            </w:rPr>
            <w:t>3</w:t>
          </w:r>
          <w:r>
            <w:rPr>
              <w:rFonts w:eastAsia="Times New Roman"/>
            </w:rPr>
            <w:t>(2), 115–163.</w:t>
          </w:r>
        </w:p>
        <w:p w14:paraId="3024BF15" w14:textId="77777777" w:rsidR="00921617" w:rsidRDefault="00921617">
          <w:pPr>
            <w:autoSpaceDE w:val="0"/>
            <w:autoSpaceDN w:val="0"/>
            <w:ind w:hanging="480"/>
            <w:divId w:val="39937842"/>
            <w:rPr>
              <w:rFonts w:eastAsia="Times New Roman"/>
            </w:rPr>
          </w:pPr>
          <w:r>
            <w:rPr>
              <w:rFonts w:eastAsia="Times New Roman"/>
            </w:rPr>
            <w:t xml:space="preserve">Streveler, R. A. , L. T. A. , M. R. L. , &amp; S. P. S. (2008). Learning conceptual knowledge in the engineering sciences: Overview and future research directions. . </w:t>
          </w:r>
          <w:r>
            <w:rPr>
              <w:rFonts w:eastAsia="Times New Roman"/>
              <w:i/>
              <w:iCs/>
            </w:rPr>
            <w:t>Journal of Engineering Education</w:t>
          </w:r>
          <w:r>
            <w:rPr>
              <w:rFonts w:eastAsia="Times New Roman"/>
            </w:rPr>
            <w:t>, 279.</w:t>
          </w:r>
        </w:p>
        <w:p w14:paraId="0CC34E8A" w14:textId="77777777" w:rsidR="00921617" w:rsidRDefault="00921617">
          <w:pPr>
            <w:autoSpaceDE w:val="0"/>
            <w:autoSpaceDN w:val="0"/>
            <w:ind w:hanging="480"/>
            <w:divId w:val="422537022"/>
            <w:rPr>
              <w:rFonts w:eastAsia="Times New Roman"/>
            </w:rPr>
          </w:pPr>
          <w:r>
            <w:rPr>
              <w:rFonts w:eastAsia="Times New Roman"/>
            </w:rPr>
            <w:t xml:space="preserve">Suparno, P. (2013). </w:t>
          </w:r>
          <w:r>
            <w:rPr>
              <w:rFonts w:eastAsia="Times New Roman"/>
              <w:i/>
              <w:iCs/>
            </w:rPr>
            <w:t>Miskonsepsi &amp; perubahan konsep dalam pendidikan fisika</w:t>
          </w:r>
          <w:r>
            <w:rPr>
              <w:rFonts w:eastAsia="Times New Roman"/>
            </w:rPr>
            <w:t>. Gramedia Widiasarana.</w:t>
          </w:r>
        </w:p>
        <w:p w14:paraId="3BA8C9AB" w14:textId="77777777" w:rsidR="00921617" w:rsidRDefault="00921617">
          <w:pPr>
            <w:autoSpaceDE w:val="0"/>
            <w:autoSpaceDN w:val="0"/>
            <w:ind w:hanging="480"/>
            <w:divId w:val="1319579314"/>
            <w:rPr>
              <w:rFonts w:eastAsia="Times New Roman"/>
            </w:rPr>
          </w:pPr>
          <w:r>
            <w:rPr>
              <w:rFonts w:eastAsia="Times New Roman"/>
            </w:rPr>
            <w:t xml:space="preserve">Trowbridge, D. E., &amp; McDermott, L. C. (1980). Investigation of student understanding of the concept of velocity in one dimension. </w:t>
          </w:r>
          <w:r>
            <w:rPr>
              <w:rFonts w:eastAsia="Times New Roman"/>
              <w:i/>
              <w:iCs/>
            </w:rPr>
            <w:t>American Journal of Physics</w:t>
          </w:r>
          <w:r>
            <w:rPr>
              <w:rFonts w:eastAsia="Times New Roman"/>
            </w:rPr>
            <w:t xml:space="preserve">, </w:t>
          </w:r>
          <w:r>
            <w:rPr>
              <w:rFonts w:eastAsia="Times New Roman"/>
              <w:i/>
              <w:iCs/>
            </w:rPr>
            <w:t>48</w:t>
          </w:r>
          <w:r>
            <w:rPr>
              <w:rFonts w:eastAsia="Times New Roman"/>
            </w:rPr>
            <w:t>(12), 1020–1028. https://doi.org/10.1119/1.12298</w:t>
          </w:r>
        </w:p>
        <w:p w14:paraId="554D6E2D" w14:textId="77777777" w:rsidR="00921617" w:rsidRDefault="00921617">
          <w:pPr>
            <w:autoSpaceDE w:val="0"/>
            <w:autoSpaceDN w:val="0"/>
            <w:ind w:hanging="480"/>
            <w:divId w:val="1838230124"/>
            <w:rPr>
              <w:rFonts w:eastAsia="Times New Roman"/>
            </w:rPr>
          </w:pPr>
          <w:r>
            <w:rPr>
              <w:rFonts w:eastAsia="Times New Roman"/>
            </w:rPr>
            <w:t xml:space="preserve">Trowbridge, D. E., &amp; Mcdermott, L. C. (1981a). 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 </w:t>
          </w:r>
          <w:r>
            <w:rPr>
              <w:rFonts w:eastAsia="Times New Roman"/>
              <w:i/>
              <w:iCs/>
            </w:rPr>
            <w:t>Journal of Physics</w:t>
          </w:r>
          <w:r>
            <w:rPr>
              <w:rFonts w:eastAsia="Times New Roman"/>
            </w:rPr>
            <w:t xml:space="preserve">, </w:t>
          </w:r>
          <w:r>
            <w:rPr>
              <w:rFonts w:eastAsia="Times New Roman"/>
              <w:i/>
              <w:iCs/>
            </w:rPr>
            <w:t>49</w:t>
          </w:r>
          <w:r>
            <w:rPr>
              <w:rFonts w:eastAsia="Times New Roman"/>
            </w:rPr>
            <w:t>, 242–253. https://doi.org/10.1119/1.12525</w:t>
          </w:r>
        </w:p>
        <w:p w14:paraId="16889203" w14:textId="77777777" w:rsidR="00921617" w:rsidRDefault="00921617">
          <w:pPr>
            <w:autoSpaceDE w:val="0"/>
            <w:autoSpaceDN w:val="0"/>
            <w:ind w:hanging="480"/>
            <w:divId w:val="329522972"/>
            <w:rPr>
              <w:rFonts w:eastAsia="Times New Roman"/>
            </w:rPr>
          </w:pPr>
          <w:r>
            <w:rPr>
              <w:rFonts w:eastAsia="Times New Roman"/>
            </w:rPr>
            <w:t xml:space="preserve">Trowbridge, D. E., &amp; Mcdermott, L. C. (1981b). Investigation of student understanding of the concept of velocity in one dimension Related Content Investigation of student understanding of the concept of acceleration in one dimension Modeling students’ conceptual understanding of force, velocity, and </w:t>
          </w:r>
          <w:r>
            <w:rPr>
              <w:rFonts w:eastAsia="Times New Roman"/>
            </w:rPr>
            <w:lastRenderedPageBreak/>
            <w:t xml:space="preserve">acceleration Assessing and improving student understanding of quantum mechanics. </w:t>
          </w:r>
          <w:r>
            <w:rPr>
              <w:rFonts w:eastAsia="Times New Roman"/>
              <w:i/>
              <w:iCs/>
            </w:rPr>
            <w:t>American Journal of Physics</w:t>
          </w:r>
          <w:r>
            <w:rPr>
              <w:rFonts w:eastAsia="Times New Roman"/>
            </w:rPr>
            <w:t>. https://doi.org/10.1119/1.12298</w:t>
          </w:r>
        </w:p>
        <w:p w14:paraId="10563284" w14:textId="77777777" w:rsidR="00921617" w:rsidRDefault="00921617">
          <w:pPr>
            <w:autoSpaceDE w:val="0"/>
            <w:autoSpaceDN w:val="0"/>
            <w:ind w:hanging="480"/>
            <w:divId w:val="38671286"/>
            <w:rPr>
              <w:rFonts w:eastAsia="Times New Roman"/>
            </w:rPr>
          </w:pPr>
          <w:r>
            <w:rPr>
              <w:rFonts w:eastAsia="Times New Roman"/>
            </w:rPr>
            <w:t xml:space="preserve">Weber, R. P. (1990). </w:t>
          </w:r>
          <w:r>
            <w:rPr>
              <w:rFonts w:eastAsia="Times New Roman"/>
              <w:i/>
              <w:iCs/>
            </w:rPr>
            <w:t>Basic Content Analysis</w:t>
          </w:r>
          <w:r>
            <w:rPr>
              <w:rFonts w:eastAsia="Times New Roman"/>
            </w:rPr>
            <w:t xml:space="preserve"> (2nd ed.). Sage.</w:t>
          </w:r>
        </w:p>
        <w:p w14:paraId="574DEBD2" w14:textId="55DCB8FC" w:rsidR="00EC384D" w:rsidRPr="00EC384D" w:rsidRDefault="00921617" w:rsidP="00EC384D">
          <w:pPr>
            <w:pStyle w:val="Default"/>
            <w:spacing w:after="59"/>
            <w:rPr>
              <w:b/>
              <w:bCs/>
              <w:color w:val="2C73B5"/>
              <w:sz w:val="28"/>
              <w:szCs w:val="28"/>
              <w:lang w:val="es-ES"/>
            </w:rPr>
          </w:pPr>
          <w:r>
            <w:rPr>
              <w:rFonts w:eastAsia="Times New Roman"/>
            </w:rPr>
            <w:t> </w:t>
          </w:r>
        </w:p>
      </w:sdtContent>
    </w:sdt>
    <w:sectPr w:rsidR="00EC384D" w:rsidRPr="00EC384D" w:rsidSect="00376171">
      <w:pgSz w:w="11906" w:h="17338"/>
      <w:pgMar w:top="1836" w:right="1116" w:bottom="657" w:left="1414"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GEL EZQUERRA MARTINEZ" w:date="2023-05-25T17:52:00Z" w:initials="AEM">
    <w:p w14:paraId="48B097FE" w14:textId="77777777" w:rsidR="00DC1FB5" w:rsidRDefault="00DC1FB5" w:rsidP="0016121A">
      <w:pPr>
        <w:pStyle w:val="Textocomentario"/>
      </w:pPr>
      <w:r>
        <w:rPr>
          <w:rStyle w:val="Refdecomentario"/>
        </w:rPr>
        <w:annotationRef/>
      </w:r>
      <w:r>
        <w:t>El cambio conceptual tarda varias semanas en producirse. Lo que has observado es la adquisición de destrezas o habilidades. Es el primer paso de un cambio conceptual…. Pero aun queda.</w:t>
      </w:r>
    </w:p>
  </w:comment>
  <w:comment w:id="11" w:author="ANGEL EZQUERRA MARTINEZ" w:date="2023-05-25T17:50:00Z" w:initials="AEM">
    <w:p w14:paraId="4FC77DDE" w14:textId="5C02CADA" w:rsidR="00DC1FB5" w:rsidRDefault="00DC1FB5" w:rsidP="00394115">
      <w:pPr>
        <w:pStyle w:val="Textocomentario"/>
      </w:pPr>
      <w:r>
        <w:rPr>
          <w:rStyle w:val="Refdecomentario"/>
        </w:rPr>
        <w:annotationRef/>
      </w:r>
      <w:r>
        <w:t>El termino significativo tiene implicaciones estadísticas. Si no has hecho estadistica no uses este término</w:t>
      </w:r>
    </w:p>
  </w:comment>
  <w:comment w:id="18" w:author="ANGEL EZQUERRA MARTINEZ" w:date="2023-05-25T17:53:00Z" w:initials="AEM">
    <w:p w14:paraId="79520070" w14:textId="77777777" w:rsidR="00DC1FB5" w:rsidRDefault="00DC1FB5" w:rsidP="00FE27EB">
      <w:pPr>
        <w:pStyle w:val="Textocomentario"/>
      </w:pPr>
      <w:r>
        <w:rPr>
          <w:rStyle w:val="Refdecomentario"/>
        </w:rPr>
        <w:annotationRef/>
      </w:r>
      <w:r>
        <w:t>cuidado</w:t>
      </w:r>
    </w:p>
  </w:comment>
  <w:comment w:id="19" w:author="Eduardo Olivares López" w:date="2023-05-24T18:28:00Z" w:initials="EOL">
    <w:p w14:paraId="40406052" w14:textId="323D3048" w:rsidR="007D61AE" w:rsidRDefault="007D61AE">
      <w:pPr>
        <w:pStyle w:val="Textocomentario"/>
      </w:pPr>
      <w:r>
        <w:rPr>
          <w:rStyle w:val="Refdecomentario"/>
        </w:rPr>
        <w:annotationRef/>
      </w:r>
      <w:r>
        <w:t>Estas son las concepciones alternativas que luego aparecen en mis resultados y que no he podido encontrar en la bibliografía. No sé qué hacer de entre estas opciones:</w:t>
      </w:r>
    </w:p>
    <w:p w14:paraId="00BC0787" w14:textId="77777777" w:rsidR="007D61AE" w:rsidRDefault="007D61AE">
      <w:pPr>
        <w:pStyle w:val="Textocomentario"/>
      </w:pPr>
      <w:r>
        <w:t>1. incluirla en la tabla tal y como está y justificarlo con que es info que me han dado las profes del ccentro en entrevistas informales con ellas (eso lo podría mencionar algo antes y listar la serie de concepciones alternativas que ellas más observaban).</w:t>
      </w:r>
    </w:p>
    <w:p w14:paraId="4879826F" w14:textId="77777777" w:rsidR="007D61AE" w:rsidRDefault="007D61AE">
      <w:pPr>
        <w:pStyle w:val="Textocomentario"/>
      </w:pPr>
      <w:r>
        <w:t>2. sacarlo de la tabla y cuando aparezcan en mis resultados mencionar por encima que aunque no se haya encontrado en la biblio, se mencionaba por parte de las profes.</w:t>
      </w:r>
    </w:p>
    <w:p w14:paraId="0CF1E519" w14:textId="77777777" w:rsidR="007D61AE" w:rsidRDefault="007D61AE" w:rsidP="00BA235A">
      <w:pPr>
        <w:pStyle w:val="Textocomentario"/>
      </w:pPr>
      <w:r>
        <w:t>3. alguna otra propuesta por tu parte?</w:t>
      </w:r>
    </w:p>
  </w:comment>
  <w:comment w:id="20" w:author="ANGEL EZQUERRA MARTINEZ" w:date="2023-05-25T18:00:00Z" w:initials="AEM">
    <w:p w14:paraId="56C4C1B1" w14:textId="77777777" w:rsidR="00DC1FB5" w:rsidRDefault="00DC1FB5" w:rsidP="004C68A3">
      <w:pPr>
        <w:pStyle w:val="Textocomentario"/>
      </w:pPr>
      <w:r>
        <w:rPr>
          <w:rStyle w:val="Refdecomentario"/>
        </w:rPr>
        <w:annotationRef/>
      </w:r>
      <w:r>
        <w:t>Mejor la opción 2</w:t>
      </w:r>
    </w:p>
  </w:comment>
  <w:comment w:id="21" w:author="Eduardo Olivares López" w:date="2023-05-24T18:30:00Z" w:initials="EOL">
    <w:p w14:paraId="18B5C126" w14:textId="5E6998DD" w:rsidR="00934DC1" w:rsidRDefault="00934DC1" w:rsidP="00400E53">
      <w:pPr>
        <w:pStyle w:val="Textocomentario"/>
      </w:pPr>
      <w:r>
        <w:rPr>
          <w:rStyle w:val="Refdecomentario"/>
        </w:rPr>
        <w:annotationRef/>
      </w:r>
      <w:r>
        <w:t>Las concepciones alternativas en rojo no se ven luego en mis resultados. Aún así las sigo mostrando, no? En concreto esta subrayada sí se ve, pero no la analiza porque analizo una pregunta muy similar. (Las preguntas 7, 8, y 9 son muy parecidas en cuanto a la concepción científica asociada. Todas buscan ver si el alumno entiende  bien la noción de aceleración).</w:t>
      </w:r>
    </w:p>
  </w:comment>
  <w:comment w:id="22" w:author="ANGEL EZQUERRA MARTINEZ" w:date="2023-05-25T18:00:00Z" w:initials="AEM">
    <w:p w14:paraId="262C9CEC" w14:textId="77777777" w:rsidR="00DC1FB5" w:rsidRDefault="00DC1FB5" w:rsidP="00AE619A">
      <w:pPr>
        <w:pStyle w:val="Textocomentario"/>
      </w:pPr>
      <w:r>
        <w:rPr>
          <w:rStyle w:val="Refdecomentario"/>
        </w:rPr>
        <w:annotationRef/>
      </w:r>
      <w:r>
        <w:t>Dejala aqui</w:t>
      </w:r>
    </w:p>
  </w:comment>
  <w:comment w:id="23" w:author="Eduardo Olivares López" w:date="2023-05-24T18:32:00Z" w:initials="EOL">
    <w:p w14:paraId="32D81CE1" w14:textId="4BDDB929" w:rsidR="00A50CB5" w:rsidRDefault="00A50CB5" w:rsidP="00813F3D">
      <w:pPr>
        <w:pStyle w:val="Textocomentario"/>
      </w:pPr>
      <w:r>
        <w:rPr>
          <w:rStyle w:val="Refdecomentario"/>
        </w:rPr>
        <w:annotationRef/>
      </w:r>
      <w:r>
        <w:t>Estas concepciones alternativas no se ven en mis resultados porque deberían aparecer en la última pregunta. Los alumnos se quedaron sin tiempo para responderla bien. Eso lo menciono más abajo en conclusiones.</w:t>
      </w:r>
    </w:p>
  </w:comment>
  <w:comment w:id="24" w:author="Eduardo Olivares López" w:date="2023-05-24T18:25:00Z" w:initials="EOL">
    <w:p w14:paraId="6AE02BDA" w14:textId="4513B407" w:rsidR="008B1460" w:rsidRDefault="008B1460" w:rsidP="00236B7A">
      <w:pPr>
        <w:pStyle w:val="Textocomentario"/>
      </w:pPr>
      <w:r>
        <w:rPr>
          <w:rStyle w:val="Refdecomentario"/>
        </w:rPr>
        <w:annotationRef/>
      </w:r>
      <w:r>
        <w:t>No sé si tiene sentido incluir esta tabla. Es por justificar los juicios de valor cualitativos que doy más abajo en el análisis de las preguntas. Los intervalos porcentuales no son definitivos. Igual los cambio un poco.</w:t>
      </w:r>
    </w:p>
  </w:comment>
  <w:comment w:id="25" w:author="ANGEL EZQUERRA MARTINEZ" w:date="2023-05-25T18:02:00Z" w:initials="AEM">
    <w:p w14:paraId="468734B3" w14:textId="77777777" w:rsidR="00DC1FB5" w:rsidRDefault="00DC1FB5" w:rsidP="00BC04EE">
      <w:pPr>
        <w:pStyle w:val="Textocomentario"/>
      </w:pPr>
      <w:r>
        <w:rPr>
          <w:rStyle w:val="Refdecomentario"/>
        </w:rPr>
        <w:annotationRef/>
      </w:r>
      <w:r>
        <w:t>A mi no me gusta reducir la observación cualitativa a porcentajes como estos. La lucha del grupo es sustituir la observación por la medida paramétrica de magnitudes relevantes.</w:t>
      </w:r>
    </w:p>
  </w:comment>
  <w:comment w:id="35" w:author="Eduardo Olivares López" w:date="2023-05-24T18:34:00Z" w:initials="EOL">
    <w:p w14:paraId="6DE1FA9F" w14:textId="7BDE6BBC" w:rsidR="00BE393C" w:rsidRDefault="00BE393C" w:rsidP="007F5104">
      <w:pPr>
        <w:pStyle w:val="Textocomentario"/>
      </w:pPr>
      <w:r>
        <w:rPr>
          <w:rStyle w:val="Refdecomentario"/>
        </w:rPr>
        <w:annotationRef/>
      </w:r>
      <w:r>
        <w:t>Algunas de las concepciones alternativas indicadas por los códigos del diagrama tienen que ver con una sola categoría de cada región. Las puedo mover a su lado para visibilizar esto que ya se comenta de todas maneras en el análisis escrito.</w:t>
      </w:r>
    </w:p>
  </w:comment>
  <w:comment w:id="39" w:author="Eduardo Olivares López" w:date="2023-05-24T18:17:00Z" w:initials="EOL">
    <w:p w14:paraId="3C4EF87D" w14:textId="3B3E51DA" w:rsidR="00756FB2" w:rsidRDefault="00756FB2" w:rsidP="00773994">
      <w:pPr>
        <w:pStyle w:val="Textocomentario"/>
      </w:pPr>
      <w:r>
        <w:rPr>
          <w:rStyle w:val="Refdecomentario"/>
        </w:rPr>
        <w:annotationRef/>
      </w:r>
      <w:r>
        <w:t>No incluyo el análisis de la pregunta 5 sobre la diferencia entre velocidad media e instantánea porque está mal planteada. Debería haberlas preguntado por separado, como definiciones, como hice con la velocidad y la aceleración. No sé si mencionar este error en el documento.</w:t>
      </w:r>
    </w:p>
  </w:comment>
  <w:comment w:id="43" w:author="Eduardo Olivares López" w:date="2023-05-24T18:15:00Z" w:initials="EOL">
    <w:p w14:paraId="10A967EE" w14:textId="22820AD7" w:rsidR="00F6077C" w:rsidRDefault="00F6077C" w:rsidP="00893881">
      <w:pPr>
        <w:pStyle w:val="Textocomentario"/>
      </w:pPr>
      <w:r>
        <w:rPr>
          <w:rStyle w:val="Refdecomentario"/>
        </w:rPr>
        <w:annotationRef/>
      </w:r>
      <w:r>
        <w:t>Esta info me paarecía interesante meterla, pero solo se me ocurría ligarla con el hecho de que Science Bits sea un elemento digital. Me da miedo hablar demasiado de él por lo que me dijiste del tribunal.</w:t>
      </w:r>
    </w:p>
  </w:comment>
  <w:comment w:id="44" w:author="ANGEL EZQUERRA MARTINEZ" w:date="2023-05-25T18:06:00Z" w:initials="AEM">
    <w:p w14:paraId="7BA566FF" w14:textId="77777777" w:rsidR="00DC1FB5" w:rsidRDefault="00DC1FB5" w:rsidP="00C86010">
      <w:pPr>
        <w:pStyle w:val="Textocomentario"/>
      </w:pPr>
      <w:r>
        <w:rPr>
          <w:rStyle w:val="Refdecomentario"/>
        </w:rPr>
        <w:annotationRef/>
      </w:r>
      <w:r>
        <w:t>Cierto, mejor no poner tanta alusión a Science Bits</w:t>
      </w:r>
    </w:p>
  </w:comment>
  <w:comment w:id="45" w:author="ANGEL EZQUERRA MARTINEZ" w:date="2023-05-25T18:07:00Z" w:initials="AEM">
    <w:p w14:paraId="190AAA74" w14:textId="77777777" w:rsidR="00DC1FB5" w:rsidRDefault="00DC1FB5" w:rsidP="00E412A7">
      <w:pPr>
        <w:pStyle w:val="Textocomentario"/>
      </w:pPr>
      <w:r>
        <w:rPr>
          <w:rStyle w:val="Refdecomentario"/>
        </w:rPr>
        <w:annotationRef/>
      </w:r>
      <w:r>
        <w:t>Esto está bien, independientemente que sigas un método que tiene nombre o que sea digital</w:t>
      </w:r>
    </w:p>
  </w:comment>
  <w:comment w:id="46" w:author="ANGEL EZQUERRA MARTINEZ" w:date="2023-05-25T18:08:00Z" w:initials="AEM">
    <w:p w14:paraId="45759181" w14:textId="77777777" w:rsidR="00DC1FB5" w:rsidRDefault="00DC1FB5" w:rsidP="00A072F7">
      <w:pPr>
        <w:pStyle w:val="Textocomentario"/>
      </w:pPr>
      <w:r>
        <w:rPr>
          <w:rStyle w:val="Refdecomentario"/>
        </w:rPr>
        <w:annotationRef/>
      </w:r>
      <w:r>
        <w:t>Esto no está tan demostrado, hay trabajos que contradicen esta afirmación. No poner</w:t>
      </w:r>
    </w:p>
  </w:comment>
  <w:comment w:id="53" w:author="Eduardo Olivares López" w:date="2023-05-24T18:14:00Z" w:initials="EOL">
    <w:p w14:paraId="1674F80C" w14:textId="78E4DD0A" w:rsidR="00F6077C" w:rsidRDefault="00F6077C" w:rsidP="003269A6">
      <w:pPr>
        <w:pStyle w:val="Textocomentario"/>
      </w:pPr>
      <w:r>
        <w:rPr>
          <w:rStyle w:val="Refdecomentario"/>
        </w:rPr>
        <w:annotationRef/>
      </w:r>
      <w:r>
        <w:t>Las referencias tengo que pulirlas algo más en Mendeley. Algunos documentos tienen info interesante que podría intercalar en una futura versión de mi TFM.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B097FE" w15:done="0"/>
  <w15:commentEx w15:paraId="4FC77DDE" w15:done="0"/>
  <w15:commentEx w15:paraId="79520070" w15:done="0"/>
  <w15:commentEx w15:paraId="0CF1E519" w15:done="0"/>
  <w15:commentEx w15:paraId="56C4C1B1" w15:paraIdParent="0CF1E519" w15:done="0"/>
  <w15:commentEx w15:paraId="18B5C126" w15:done="0"/>
  <w15:commentEx w15:paraId="262C9CEC" w15:paraIdParent="18B5C126" w15:done="0"/>
  <w15:commentEx w15:paraId="32D81CE1" w15:done="0"/>
  <w15:commentEx w15:paraId="6AE02BDA" w15:done="0"/>
  <w15:commentEx w15:paraId="468734B3" w15:paraIdParent="6AE02BDA" w15:done="0"/>
  <w15:commentEx w15:paraId="6DE1FA9F" w15:done="0"/>
  <w15:commentEx w15:paraId="3C4EF87D" w15:done="0"/>
  <w15:commentEx w15:paraId="10A967EE" w15:done="0"/>
  <w15:commentEx w15:paraId="7BA566FF" w15:paraIdParent="10A967EE" w15:done="0"/>
  <w15:commentEx w15:paraId="190AAA74" w15:done="0"/>
  <w15:commentEx w15:paraId="45759181" w15:done="0"/>
  <w15:commentEx w15:paraId="1674F8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1EEF" w16cex:dateUtc="2023-05-25T15:52:00Z"/>
  <w16cex:commentExtensible w16cex:durableId="281A1E4F" w16cex:dateUtc="2023-05-25T15:50:00Z"/>
  <w16cex:commentExtensible w16cex:durableId="281A1F0F" w16cex:dateUtc="2023-05-25T15:53:00Z"/>
  <w16cex:commentExtensible w16cex:durableId="2818D5C4" w16cex:dateUtc="2023-05-24T16:28:00Z"/>
  <w16cex:commentExtensible w16cex:durableId="281A20A5" w16cex:dateUtc="2023-05-25T16:00:00Z"/>
  <w16cex:commentExtensible w16cex:durableId="2818D647" w16cex:dateUtc="2023-05-24T16:30:00Z"/>
  <w16cex:commentExtensible w16cex:durableId="281A20B6" w16cex:dateUtc="2023-05-25T16:00:00Z"/>
  <w16cex:commentExtensible w16cex:durableId="2818D6A3" w16cex:dateUtc="2023-05-24T16:32:00Z"/>
  <w16cex:commentExtensible w16cex:durableId="2818D505" w16cex:dateUtc="2023-05-24T16:25:00Z"/>
  <w16cex:commentExtensible w16cex:durableId="281A2150" w16cex:dateUtc="2023-05-25T16:02:00Z"/>
  <w16cex:commentExtensible w16cex:durableId="2818D724" w16cex:dateUtc="2023-05-24T16:34:00Z"/>
  <w16cex:commentExtensible w16cex:durableId="2818D343" w16cex:dateUtc="2023-05-24T16:17:00Z"/>
  <w16cex:commentExtensible w16cex:durableId="2818D2C0" w16cex:dateUtc="2023-05-24T16:15:00Z"/>
  <w16cex:commentExtensible w16cex:durableId="281A2223" w16cex:dateUtc="2023-05-25T16:06:00Z"/>
  <w16cex:commentExtensible w16cex:durableId="281A2265" w16cex:dateUtc="2023-05-25T16:07:00Z"/>
  <w16cex:commentExtensible w16cex:durableId="281A228E" w16cex:dateUtc="2023-05-25T16:08:00Z"/>
  <w16cex:commentExtensible w16cex:durableId="2818D27C" w16cex:dateUtc="2023-05-24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B097FE" w16cid:durableId="281A1EEF"/>
  <w16cid:commentId w16cid:paraId="4FC77DDE" w16cid:durableId="281A1E4F"/>
  <w16cid:commentId w16cid:paraId="79520070" w16cid:durableId="281A1F0F"/>
  <w16cid:commentId w16cid:paraId="0CF1E519" w16cid:durableId="2818D5C4"/>
  <w16cid:commentId w16cid:paraId="56C4C1B1" w16cid:durableId="281A20A5"/>
  <w16cid:commentId w16cid:paraId="18B5C126" w16cid:durableId="2818D647"/>
  <w16cid:commentId w16cid:paraId="262C9CEC" w16cid:durableId="281A20B6"/>
  <w16cid:commentId w16cid:paraId="32D81CE1" w16cid:durableId="2818D6A3"/>
  <w16cid:commentId w16cid:paraId="6AE02BDA" w16cid:durableId="2818D505"/>
  <w16cid:commentId w16cid:paraId="468734B3" w16cid:durableId="281A2150"/>
  <w16cid:commentId w16cid:paraId="6DE1FA9F" w16cid:durableId="2818D724"/>
  <w16cid:commentId w16cid:paraId="3C4EF87D" w16cid:durableId="2818D343"/>
  <w16cid:commentId w16cid:paraId="10A967EE" w16cid:durableId="2818D2C0"/>
  <w16cid:commentId w16cid:paraId="7BA566FF" w16cid:durableId="281A2223"/>
  <w16cid:commentId w16cid:paraId="190AAA74" w16cid:durableId="281A2265"/>
  <w16cid:commentId w16cid:paraId="45759181" w16cid:durableId="281A228E"/>
  <w16cid:commentId w16cid:paraId="1674F80C" w16cid:durableId="2818D2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658C"/>
    <w:multiLevelType w:val="hybridMultilevel"/>
    <w:tmpl w:val="EE08316C"/>
    <w:lvl w:ilvl="0" w:tplc="0E18FF62">
      <w:numFmt w:val="bullet"/>
      <w:lvlText w:val="-"/>
      <w:lvlJc w:val="left"/>
      <w:pPr>
        <w:ind w:left="720" w:hanging="360"/>
      </w:pPr>
      <w:rPr>
        <w:rFonts w:ascii="Arial" w:eastAsiaTheme="minorHAnsi" w:hAnsi="Arial" w:cs="Arial"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B51B7"/>
    <w:multiLevelType w:val="multilevel"/>
    <w:tmpl w:val="55C4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926A91"/>
    <w:multiLevelType w:val="multilevel"/>
    <w:tmpl w:val="0BE2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853FD2"/>
    <w:multiLevelType w:val="multilevel"/>
    <w:tmpl w:val="3920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5671B"/>
    <w:multiLevelType w:val="hybridMultilevel"/>
    <w:tmpl w:val="6CC2E8D8"/>
    <w:lvl w:ilvl="0" w:tplc="EDF09A4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0A5101"/>
    <w:multiLevelType w:val="multilevel"/>
    <w:tmpl w:val="9ED2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9817C3"/>
    <w:multiLevelType w:val="hybridMultilevel"/>
    <w:tmpl w:val="828A4B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B21A47"/>
    <w:multiLevelType w:val="hybridMultilevel"/>
    <w:tmpl w:val="CBBEC3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665D16"/>
    <w:multiLevelType w:val="hybridMultilevel"/>
    <w:tmpl w:val="6DDCF626"/>
    <w:lvl w:ilvl="0" w:tplc="DE587E0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80C44"/>
    <w:multiLevelType w:val="hybridMultilevel"/>
    <w:tmpl w:val="BFC8E1B4"/>
    <w:lvl w:ilvl="0" w:tplc="6714D736">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04C0BEA"/>
    <w:multiLevelType w:val="multilevel"/>
    <w:tmpl w:val="9312AC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0D215E"/>
    <w:multiLevelType w:val="multilevel"/>
    <w:tmpl w:val="98CC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F12E71"/>
    <w:multiLevelType w:val="multilevel"/>
    <w:tmpl w:val="BCC45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6639613">
    <w:abstractNumId w:val="9"/>
  </w:num>
  <w:num w:numId="2" w16cid:durableId="1164204377">
    <w:abstractNumId w:val="7"/>
  </w:num>
  <w:num w:numId="3" w16cid:durableId="1660964361">
    <w:abstractNumId w:val="4"/>
  </w:num>
  <w:num w:numId="4" w16cid:durableId="79762104">
    <w:abstractNumId w:val="10"/>
  </w:num>
  <w:num w:numId="5" w16cid:durableId="1699577687">
    <w:abstractNumId w:val="3"/>
  </w:num>
  <w:num w:numId="6" w16cid:durableId="57020689">
    <w:abstractNumId w:val="2"/>
  </w:num>
  <w:num w:numId="7" w16cid:durableId="1656300680">
    <w:abstractNumId w:val="11"/>
  </w:num>
  <w:num w:numId="8" w16cid:durableId="502473573">
    <w:abstractNumId w:val="5"/>
  </w:num>
  <w:num w:numId="9" w16cid:durableId="2130539061">
    <w:abstractNumId w:val="1"/>
  </w:num>
  <w:num w:numId="10" w16cid:durableId="1528565101">
    <w:abstractNumId w:val="12"/>
  </w:num>
  <w:num w:numId="11" w16cid:durableId="43260344">
    <w:abstractNumId w:val="8"/>
  </w:num>
  <w:num w:numId="12" w16cid:durableId="1572157491">
    <w:abstractNumId w:val="6"/>
  </w:num>
  <w:num w:numId="13" w16cid:durableId="20444755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 EZQUERRA MARTINEZ">
    <w15:presenceInfo w15:providerId="AD" w15:userId="S::angelezq@ucm.es::858a5a84-03cb-467d-901a-3b3d78a25e9f"/>
  </w15:person>
  <w15:person w15:author="Eduardo Olivares López">
    <w15:presenceInfo w15:providerId="Windows Live" w15:userId="ac474472517963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89"/>
    <w:rsid w:val="00000352"/>
    <w:rsid w:val="00001499"/>
    <w:rsid w:val="00002289"/>
    <w:rsid w:val="00002850"/>
    <w:rsid w:val="00002C83"/>
    <w:rsid w:val="000032F2"/>
    <w:rsid w:val="000055BA"/>
    <w:rsid w:val="00005974"/>
    <w:rsid w:val="00005F33"/>
    <w:rsid w:val="00011FD7"/>
    <w:rsid w:val="000125DF"/>
    <w:rsid w:val="000129A9"/>
    <w:rsid w:val="00013684"/>
    <w:rsid w:val="00014B67"/>
    <w:rsid w:val="00014DAC"/>
    <w:rsid w:val="0001536C"/>
    <w:rsid w:val="000153C0"/>
    <w:rsid w:val="00017050"/>
    <w:rsid w:val="00020309"/>
    <w:rsid w:val="000204EA"/>
    <w:rsid w:val="000209A4"/>
    <w:rsid w:val="00021CF6"/>
    <w:rsid w:val="00022C10"/>
    <w:rsid w:val="00022FA0"/>
    <w:rsid w:val="00023045"/>
    <w:rsid w:val="00025577"/>
    <w:rsid w:val="000260C1"/>
    <w:rsid w:val="000279C9"/>
    <w:rsid w:val="00031721"/>
    <w:rsid w:val="00031A50"/>
    <w:rsid w:val="0003251A"/>
    <w:rsid w:val="00032A7E"/>
    <w:rsid w:val="000356D2"/>
    <w:rsid w:val="0003620F"/>
    <w:rsid w:val="00036D18"/>
    <w:rsid w:val="00037B61"/>
    <w:rsid w:val="00041983"/>
    <w:rsid w:val="000426AF"/>
    <w:rsid w:val="00044231"/>
    <w:rsid w:val="0004459D"/>
    <w:rsid w:val="00045485"/>
    <w:rsid w:val="000503E8"/>
    <w:rsid w:val="000520C8"/>
    <w:rsid w:val="000523E0"/>
    <w:rsid w:val="00052568"/>
    <w:rsid w:val="00052A5F"/>
    <w:rsid w:val="00055AC7"/>
    <w:rsid w:val="00056077"/>
    <w:rsid w:val="00056B8F"/>
    <w:rsid w:val="00057037"/>
    <w:rsid w:val="00060D54"/>
    <w:rsid w:val="00060D5E"/>
    <w:rsid w:val="00061EDA"/>
    <w:rsid w:val="00063F33"/>
    <w:rsid w:val="000711A6"/>
    <w:rsid w:val="00072752"/>
    <w:rsid w:val="000731F3"/>
    <w:rsid w:val="00074373"/>
    <w:rsid w:val="0007569D"/>
    <w:rsid w:val="00075A38"/>
    <w:rsid w:val="00075C72"/>
    <w:rsid w:val="000769EA"/>
    <w:rsid w:val="000823AC"/>
    <w:rsid w:val="00082F9A"/>
    <w:rsid w:val="000830BD"/>
    <w:rsid w:val="0008379F"/>
    <w:rsid w:val="000837ED"/>
    <w:rsid w:val="000842C5"/>
    <w:rsid w:val="00084D16"/>
    <w:rsid w:val="000863C6"/>
    <w:rsid w:val="00086CEC"/>
    <w:rsid w:val="0009359B"/>
    <w:rsid w:val="00093859"/>
    <w:rsid w:val="0009503C"/>
    <w:rsid w:val="000970AA"/>
    <w:rsid w:val="000974D7"/>
    <w:rsid w:val="000A0341"/>
    <w:rsid w:val="000A12D5"/>
    <w:rsid w:val="000A17F1"/>
    <w:rsid w:val="000A3481"/>
    <w:rsid w:val="000A3830"/>
    <w:rsid w:val="000A3D2C"/>
    <w:rsid w:val="000A3F96"/>
    <w:rsid w:val="000A50EF"/>
    <w:rsid w:val="000A6929"/>
    <w:rsid w:val="000A697A"/>
    <w:rsid w:val="000B0CA9"/>
    <w:rsid w:val="000B2A7B"/>
    <w:rsid w:val="000B4905"/>
    <w:rsid w:val="000B4B09"/>
    <w:rsid w:val="000B4D98"/>
    <w:rsid w:val="000B6729"/>
    <w:rsid w:val="000B6ADC"/>
    <w:rsid w:val="000B6AE5"/>
    <w:rsid w:val="000B7036"/>
    <w:rsid w:val="000C1A6F"/>
    <w:rsid w:val="000C2676"/>
    <w:rsid w:val="000C2C68"/>
    <w:rsid w:val="000C4693"/>
    <w:rsid w:val="000C574E"/>
    <w:rsid w:val="000C57F5"/>
    <w:rsid w:val="000C5A22"/>
    <w:rsid w:val="000C6076"/>
    <w:rsid w:val="000C7250"/>
    <w:rsid w:val="000C728A"/>
    <w:rsid w:val="000C74CE"/>
    <w:rsid w:val="000D0034"/>
    <w:rsid w:val="000D2AD8"/>
    <w:rsid w:val="000D7002"/>
    <w:rsid w:val="000D7203"/>
    <w:rsid w:val="000E0472"/>
    <w:rsid w:val="000E0F20"/>
    <w:rsid w:val="000E192B"/>
    <w:rsid w:val="000E31B5"/>
    <w:rsid w:val="000E4E7B"/>
    <w:rsid w:val="000E5ADB"/>
    <w:rsid w:val="000E73FB"/>
    <w:rsid w:val="000E7B49"/>
    <w:rsid w:val="000F0BFC"/>
    <w:rsid w:val="000F2AD2"/>
    <w:rsid w:val="000F3CD6"/>
    <w:rsid w:val="000F41E7"/>
    <w:rsid w:val="000F47BE"/>
    <w:rsid w:val="000F5065"/>
    <w:rsid w:val="000F546B"/>
    <w:rsid w:val="000F5920"/>
    <w:rsid w:val="000F6C6B"/>
    <w:rsid w:val="000F760B"/>
    <w:rsid w:val="00100897"/>
    <w:rsid w:val="00100DCB"/>
    <w:rsid w:val="0010128C"/>
    <w:rsid w:val="00102F88"/>
    <w:rsid w:val="00106433"/>
    <w:rsid w:val="00110703"/>
    <w:rsid w:val="0011174C"/>
    <w:rsid w:val="00112043"/>
    <w:rsid w:val="0011206B"/>
    <w:rsid w:val="001145AF"/>
    <w:rsid w:val="00114D7B"/>
    <w:rsid w:val="00115334"/>
    <w:rsid w:val="001153F4"/>
    <w:rsid w:val="00115697"/>
    <w:rsid w:val="00116DC6"/>
    <w:rsid w:val="001177FE"/>
    <w:rsid w:val="00117A37"/>
    <w:rsid w:val="00120D14"/>
    <w:rsid w:val="001229BA"/>
    <w:rsid w:val="00123F5D"/>
    <w:rsid w:val="001250AE"/>
    <w:rsid w:val="001264EF"/>
    <w:rsid w:val="00126520"/>
    <w:rsid w:val="00127120"/>
    <w:rsid w:val="00131D52"/>
    <w:rsid w:val="00133682"/>
    <w:rsid w:val="00135434"/>
    <w:rsid w:val="00137665"/>
    <w:rsid w:val="00137BBB"/>
    <w:rsid w:val="00140BD7"/>
    <w:rsid w:val="00141366"/>
    <w:rsid w:val="001427E2"/>
    <w:rsid w:val="00142A08"/>
    <w:rsid w:val="001438C8"/>
    <w:rsid w:val="00144B9D"/>
    <w:rsid w:val="0014542D"/>
    <w:rsid w:val="00146AC5"/>
    <w:rsid w:val="00150D67"/>
    <w:rsid w:val="0015187D"/>
    <w:rsid w:val="00151D97"/>
    <w:rsid w:val="00152B8D"/>
    <w:rsid w:val="001533CB"/>
    <w:rsid w:val="00153B9E"/>
    <w:rsid w:val="00154AA5"/>
    <w:rsid w:val="001550D9"/>
    <w:rsid w:val="00155F23"/>
    <w:rsid w:val="0015661C"/>
    <w:rsid w:val="001575DC"/>
    <w:rsid w:val="00160380"/>
    <w:rsid w:val="00160A3F"/>
    <w:rsid w:val="00161477"/>
    <w:rsid w:val="00162104"/>
    <w:rsid w:val="00164FCD"/>
    <w:rsid w:val="001657E0"/>
    <w:rsid w:val="00167A4E"/>
    <w:rsid w:val="00167D18"/>
    <w:rsid w:val="00170309"/>
    <w:rsid w:val="00174F49"/>
    <w:rsid w:val="00177B83"/>
    <w:rsid w:val="0018093D"/>
    <w:rsid w:val="0018116C"/>
    <w:rsid w:val="001815C2"/>
    <w:rsid w:val="00182EB8"/>
    <w:rsid w:val="00184458"/>
    <w:rsid w:val="0018454F"/>
    <w:rsid w:val="0018722D"/>
    <w:rsid w:val="00187706"/>
    <w:rsid w:val="0018799A"/>
    <w:rsid w:val="00187F42"/>
    <w:rsid w:val="001913F0"/>
    <w:rsid w:val="001926D4"/>
    <w:rsid w:val="001928F2"/>
    <w:rsid w:val="001936F4"/>
    <w:rsid w:val="0019397F"/>
    <w:rsid w:val="001939B4"/>
    <w:rsid w:val="00193FB5"/>
    <w:rsid w:val="00194AEB"/>
    <w:rsid w:val="00194CAE"/>
    <w:rsid w:val="001978BC"/>
    <w:rsid w:val="001A00C8"/>
    <w:rsid w:val="001A077C"/>
    <w:rsid w:val="001A087A"/>
    <w:rsid w:val="001A14AC"/>
    <w:rsid w:val="001A29B1"/>
    <w:rsid w:val="001A2D84"/>
    <w:rsid w:val="001A3BF6"/>
    <w:rsid w:val="001A6479"/>
    <w:rsid w:val="001A7184"/>
    <w:rsid w:val="001A76EC"/>
    <w:rsid w:val="001B0C11"/>
    <w:rsid w:val="001B5577"/>
    <w:rsid w:val="001B7109"/>
    <w:rsid w:val="001C05CA"/>
    <w:rsid w:val="001C1C19"/>
    <w:rsid w:val="001C623B"/>
    <w:rsid w:val="001D2DA9"/>
    <w:rsid w:val="001D558F"/>
    <w:rsid w:val="001D568D"/>
    <w:rsid w:val="001D5F47"/>
    <w:rsid w:val="001D6EC0"/>
    <w:rsid w:val="001E2B69"/>
    <w:rsid w:val="001E2D6F"/>
    <w:rsid w:val="001E4FD5"/>
    <w:rsid w:val="001E50B3"/>
    <w:rsid w:val="001E52CA"/>
    <w:rsid w:val="001E6EF9"/>
    <w:rsid w:val="001E6F20"/>
    <w:rsid w:val="001E745B"/>
    <w:rsid w:val="001F0EA2"/>
    <w:rsid w:val="001F282B"/>
    <w:rsid w:val="001F2F79"/>
    <w:rsid w:val="001F543C"/>
    <w:rsid w:val="001F58E2"/>
    <w:rsid w:val="001F5E88"/>
    <w:rsid w:val="001F681A"/>
    <w:rsid w:val="001F6D8B"/>
    <w:rsid w:val="001F760E"/>
    <w:rsid w:val="001F7AE7"/>
    <w:rsid w:val="00201D26"/>
    <w:rsid w:val="002023B9"/>
    <w:rsid w:val="00204C8C"/>
    <w:rsid w:val="0020596D"/>
    <w:rsid w:val="00205DE2"/>
    <w:rsid w:val="00207922"/>
    <w:rsid w:val="00207DA0"/>
    <w:rsid w:val="00214E0A"/>
    <w:rsid w:val="0021501E"/>
    <w:rsid w:val="00215C14"/>
    <w:rsid w:val="00216630"/>
    <w:rsid w:val="00220A78"/>
    <w:rsid w:val="00221CB7"/>
    <w:rsid w:val="00221D88"/>
    <w:rsid w:val="00225735"/>
    <w:rsid w:val="00226B26"/>
    <w:rsid w:val="00227FA1"/>
    <w:rsid w:val="00230E84"/>
    <w:rsid w:val="00234381"/>
    <w:rsid w:val="002347CA"/>
    <w:rsid w:val="00236789"/>
    <w:rsid w:val="00237A2B"/>
    <w:rsid w:val="00240625"/>
    <w:rsid w:val="002406CE"/>
    <w:rsid w:val="00241CFC"/>
    <w:rsid w:val="00241E6B"/>
    <w:rsid w:val="00243E35"/>
    <w:rsid w:val="0024461C"/>
    <w:rsid w:val="0024513F"/>
    <w:rsid w:val="00245DA4"/>
    <w:rsid w:val="00246DEA"/>
    <w:rsid w:val="002527A5"/>
    <w:rsid w:val="002535AB"/>
    <w:rsid w:val="002542A5"/>
    <w:rsid w:val="00255EC4"/>
    <w:rsid w:val="00257942"/>
    <w:rsid w:val="00257BB3"/>
    <w:rsid w:val="00261AB4"/>
    <w:rsid w:val="002620A9"/>
    <w:rsid w:val="002621BD"/>
    <w:rsid w:val="00263B28"/>
    <w:rsid w:val="002643B7"/>
    <w:rsid w:val="00265B1C"/>
    <w:rsid w:val="00265F56"/>
    <w:rsid w:val="00267055"/>
    <w:rsid w:val="00270A77"/>
    <w:rsid w:val="002712A5"/>
    <w:rsid w:val="0027198B"/>
    <w:rsid w:val="002729C2"/>
    <w:rsid w:val="002740DC"/>
    <w:rsid w:val="00274A50"/>
    <w:rsid w:val="00274AA5"/>
    <w:rsid w:val="0027763F"/>
    <w:rsid w:val="00280280"/>
    <w:rsid w:val="00280C73"/>
    <w:rsid w:val="00281385"/>
    <w:rsid w:val="00281FA5"/>
    <w:rsid w:val="002820E2"/>
    <w:rsid w:val="002821DF"/>
    <w:rsid w:val="00283F32"/>
    <w:rsid w:val="00283FB0"/>
    <w:rsid w:val="00284685"/>
    <w:rsid w:val="002858D0"/>
    <w:rsid w:val="0029109B"/>
    <w:rsid w:val="00291BB2"/>
    <w:rsid w:val="00296E3F"/>
    <w:rsid w:val="002973CD"/>
    <w:rsid w:val="002A00B6"/>
    <w:rsid w:val="002A248A"/>
    <w:rsid w:val="002A2EE5"/>
    <w:rsid w:val="002A6636"/>
    <w:rsid w:val="002A6AD5"/>
    <w:rsid w:val="002A7BD3"/>
    <w:rsid w:val="002A7D0B"/>
    <w:rsid w:val="002B15E4"/>
    <w:rsid w:val="002B1A69"/>
    <w:rsid w:val="002B65C7"/>
    <w:rsid w:val="002B6EC0"/>
    <w:rsid w:val="002B7FB2"/>
    <w:rsid w:val="002C03C6"/>
    <w:rsid w:val="002C0C0C"/>
    <w:rsid w:val="002C0D7D"/>
    <w:rsid w:val="002C17F3"/>
    <w:rsid w:val="002C235B"/>
    <w:rsid w:val="002C2F9A"/>
    <w:rsid w:val="002C3C36"/>
    <w:rsid w:val="002C4AAC"/>
    <w:rsid w:val="002C658F"/>
    <w:rsid w:val="002C6656"/>
    <w:rsid w:val="002C749F"/>
    <w:rsid w:val="002D0511"/>
    <w:rsid w:val="002D0861"/>
    <w:rsid w:val="002D2D02"/>
    <w:rsid w:val="002D35CA"/>
    <w:rsid w:val="002D3FEE"/>
    <w:rsid w:val="002E0281"/>
    <w:rsid w:val="002E095F"/>
    <w:rsid w:val="002E10BA"/>
    <w:rsid w:val="002E1BFB"/>
    <w:rsid w:val="002E2577"/>
    <w:rsid w:val="002E2666"/>
    <w:rsid w:val="002E3087"/>
    <w:rsid w:val="002E38F8"/>
    <w:rsid w:val="002E4054"/>
    <w:rsid w:val="002E500F"/>
    <w:rsid w:val="002E5599"/>
    <w:rsid w:val="002E6416"/>
    <w:rsid w:val="002E6D8B"/>
    <w:rsid w:val="002F1951"/>
    <w:rsid w:val="002F1F1F"/>
    <w:rsid w:val="002F2148"/>
    <w:rsid w:val="002F2743"/>
    <w:rsid w:val="002F2C54"/>
    <w:rsid w:val="002F400D"/>
    <w:rsid w:val="002F4885"/>
    <w:rsid w:val="002F499C"/>
    <w:rsid w:val="002F673C"/>
    <w:rsid w:val="002F69BD"/>
    <w:rsid w:val="002F6F70"/>
    <w:rsid w:val="002F7371"/>
    <w:rsid w:val="002F7C59"/>
    <w:rsid w:val="0030017C"/>
    <w:rsid w:val="003001A0"/>
    <w:rsid w:val="00300D12"/>
    <w:rsid w:val="003012E8"/>
    <w:rsid w:val="00303480"/>
    <w:rsid w:val="0030386F"/>
    <w:rsid w:val="003045EC"/>
    <w:rsid w:val="00305318"/>
    <w:rsid w:val="00305BA3"/>
    <w:rsid w:val="0030694F"/>
    <w:rsid w:val="00307DDE"/>
    <w:rsid w:val="0031185C"/>
    <w:rsid w:val="0031262B"/>
    <w:rsid w:val="00312C08"/>
    <w:rsid w:val="00314669"/>
    <w:rsid w:val="00315244"/>
    <w:rsid w:val="00320ADC"/>
    <w:rsid w:val="00320DC5"/>
    <w:rsid w:val="0032222F"/>
    <w:rsid w:val="003229EF"/>
    <w:rsid w:val="00323228"/>
    <w:rsid w:val="00323608"/>
    <w:rsid w:val="0032434D"/>
    <w:rsid w:val="00324BA8"/>
    <w:rsid w:val="003251F8"/>
    <w:rsid w:val="00325CF4"/>
    <w:rsid w:val="0032611F"/>
    <w:rsid w:val="00326DBC"/>
    <w:rsid w:val="00327DF1"/>
    <w:rsid w:val="003303C5"/>
    <w:rsid w:val="00330554"/>
    <w:rsid w:val="00331E51"/>
    <w:rsid w:val="00332CF1"/>
    <w:rsid w:val="00333039"/>
    <w:rsid w:val="00334A32"/>
    <w:rsid w:val="0034041D"/>
    <w:rsid w:val="00340B13"/>
    <w:rsid w:val="003410F7"/>
    <w:rsid w:val="00341752"/>
    <w:rsid w:val="00341FB4"/>
    <w:rsid w:val="00342F75"/>
    <w:rsid w:val="00346521"/>
    <w:rsid w:val="0034700C"/>
    <w:rsid w:val="00347B9E"/>
    <w:rsid w:val="00347FAE"/>
    <w:rsid w:val="003514AB"/>
    <w:rsid w:val="00351F16"/>
    <w:rsid w:val="00352AD7"/>
    <w:rsid w:val="00353C45"/>
    <w:rsid w:val="00354C04"/>
    <w:rsid w:val="003576D1"/>
    <w:rsid w:val="00360C0C"/>
    <w:rsid w:val="00361FE8"/>
    <w:rsid w:val="00362E1D"/>
    <w:rsid w:val="003631AF"/>
    <w:rsid w:val="003634F9"/>
    <w:rsid w:val="00365C2D"/>
    <w:rsid w:val="00366A42"/>
    <w:rsid w:val="003679DC"/>
    <w:rsid w:val="003706A0"/>
    <w:rsid w:val="003716DE"/>
    <w:rsid w:val="003719F1"/>
    <w:rsid w:val="00373490"/>
    <w:rsid w:val="00373CDB"/>
    <w:rsid w:val="003753BF"/>
    <w:rsid w:val="003771DE"/>
    <w:rsid w:val="00377428"/>
    <w:rsid w:val="00381ADA"/>
    <w:rsid w:val="00381D40"/>
    <w:rsid w:val="00384376"/>
    <w:rsid w:val="0038521E"/>
    <w:rsid w:val="003856E6"/>
    <w:rsid w:val="0038765F"/>
    <w:rsid w:val="00387D99"/>
    <w:rsid w:val="00390382"/>
    <w:rsid w:val="00390735"/>
    <w:rsid w:val="0039296F"/>
    <w:rsid w:val="00392A96"/>
    <w:rsid w:val="003933AF"/>
    <w:rsid w:val="00393C09"/>
    <w:rsid w:val="00396267"/>
    <w:rsid w:val="00396DDD"/>
    <w:rsid w:val="00397ACF"/>
    <w:rsid w:val="003A250E"/>
    <w:rsid w:val="003A42A9"/>
    <w:rsid w:val="003A4D92"/>
    <w:rsid w:val="003A5581"/>
    <w:rsid w:val="003A66AD"/>
    <w:rsid w:val="003A726A"/>
    <w:rsid w:val="003B10AE"/>
    <w:rsid w:val="003B5084"/>
    <w:rsid w:val="003B670F"/>
    <w:rsid w:val="003B6CD2"/>
    <w:rsid w:val="003C1226"/>
    <w:rsid w:val="003C20A0"/>
    <w:rsid w:val="003C40C8"/>
    <w:rsid w:val="003C4940"/>
    <w:rsid w:val="003C4AD4"/>
    <w:rsid w:val="003C7A61"/>
    <w:rsid w:val="003D068E"/>
    <w:rsid w:val="003D0897"/>
    <w:rsid w:val="003D0F9A"/>
    <w:rsid w:val="003D5B38"/>
    <w:rsid w:val="003D740D"/>
    <w:rsid w:val="003E0067"/>
    <w:rsid w:val="003E026D"/>
    <w:rsid w:val="003E0F90"/>
    <w:rsid w:val="003E156D"/>
    <w:rsid w:val="003E3693"/>
    <w:rsid w:val="003F0BB8"/>
    <w:rsid w:val="003F11A1"/>
    <w:rsid w:val="003F381E"/>
    <w:rsid w:val="003F47F9"/>
    <w:rsid w:val="003F54B2"/>
    <w:rsid w:val="003F59E0"/>
    <w:rsid w:val="003F5C3A"/>
    <w:rsid w:val="003F726A"/>
    <w:rsid w:val="004022E9"/>
    <w:rsid w:val="00404330"/>
    <w:rsid w:val="0040725C"/>
    <w:rsid w:val="004075CF"/>
    <w:rsid w:val="00415B7A"/>
    <w:rsid w:val="00417178"/>
    <w:rsid w:val="004177A1"/>
    <w:rsid w:val="00420914"/>
    <w:rsid w:val="00420C5B"/>
    <w:rsid w:val="00421288"/>
    <w:rsid w:val="004219F4"/>
    <w:rsid w:val="00422A4A"/>
    <w:rsid w:val="00422B23"/>
    <w:rsid w:val="004239D8"/>
    <w:rsid w:val="00424808"/>
    <w:rsid w:val="004255DF"/>
    <w:rsid w:val="004257F3"/>
    <w:rsid w:val="00425AE0"/>
    <w:rsid w:val="00425CC3"/>
    <w:rsid w:val="004264D0"/>
    <w:rsid w:val="00427CDB"/>
    <w:rsid w:val="004310DB"/>
    <w:rsid w:val="0043128F"/>
    <w:rsid w:val="0043208A"/>
    <w:rsid w:val="00432C0E"/>
    <w:rsid w:val="00432C43"/>
    <w:rsid w:val="004343F7"/>
    <w:rsid w:val="00435071"/>
    <w:rsid w:val="004358B8"/>
    <w:rsid w:val="00437B05"/>
    <w:rsid w:val="00440430"/>
    <w:rsid w:val="0044067F"/>
    <w:rsid w:val="00442A80"/>
    <w:rsid w:val="0044491E"/>
    <w:rsid w:val="00452791"/>
    <w:rsid w:val="00453C77"/>
    <w:rsid w:val="0045488F"/>
    <w:rsid w:val="00454E7A"/>
    <w:rsid w:val="0046066D"/>
    <w:rsid w:val="004606D9"/>
    <w:rsid w:val="00460770"/>
    <w:rsid w:val="0046135D"/>
    <w:rsid w:val="00462602"/>
    <w:rsid w:val="00463F7E"/>
    <w:rsid w:val="00464559"/>
    <w:rsid w:val="00464812"/>
    <w:rsid w:val="00466D0F"/>
    <w:rsid w:val="0046713D"/>
    <w:rsid w:val="0047111D"/>
    <w:rsid w:val="004714CE"/>
    <w:rsid w:val="004714EE"/>
    <w:rsid w:val="004717B6"/>
    <w:rsid w:val="00472156"/>
    <w:rsid w:val="00473361"/>
    <w:rsid w:val="004740F6"/>
    <w:rsid w:val="0047492E"/>
    <w:rsid w:val="00475A85"/>
    <w:rsid w:val="00476CBF"/>
    <w:rsid w:val="00476D29"/>
    <w:rsid w:val="00481349"/>
    <w:rsid w:val="004815DF"/>
    <w:rsid w:val="0048165F"/>
    <w:rsid w:val="00482491"/>
    <w:rsid w:val="00482CA3"/>
    <w:rsid w:val="00483DD6"/>
    <w:rsid w:val="004845C3"/>
    <w:rsid w:val="00486758"/>
    <w:rsid w:val="00487462"/>
    <w:rsid w:val="004879EC"/>
    <w:rsid w:val="0049089B"/>
    <w:rsid w:val="004932A0"/>
    <w:rsid w:val="00493900"/>
    <w:rsid w:val="00493C33"/>
    <w:rsid w:val="0049476C"/>
    <w:rsid w:val="00495FA6"/>
    <w:rsid w:val="00496B8E"/>
    <w:rsid w:val="00496F94"/>
    <w:rsid w:val="004971E8"/>
    <w:rsid w:val="004A1993"/>
    <w:rsid w:val="004A2074"/>
    <w:rsid w:val="004A2552"/>
    <w:rsid w:val="004A3410"/>
    <w:rsid w:val="004A3D55"/>
    <w:rsid w:val="004A441D"/>
    <w:rsid w:val="004A573A"/>
    <w:rsid w:val="004A78F5"/>
    <w:rsid w:val="004B0A5B"/>
    <w:rsid w:val="004B0D09"/>
    <w:rsid w:val="004B104F"/>
    <w:rsid w:val="004B1307"/>
    <w:rsid w:val="004B1A44"/>
    <w:rsid w:val="004B203D"/>
    <w:rsid w:val="004B283E"/>
    <w:rsid w:val="004B2FB1"/>
    <w:rsid w:val="004B5928"/>
    <w:rsid w:val="004B6A20"/>
    <w:rsid w:val="004C070B"/>
    <w:rsid w:val="004C3191"/>
    <w:rsid w:val="004C66B3"/>
    <w:rsid w:val="004C69E8"/>
    <w:rsid w:val="004C708D"/>
    <w:rsid w:val="004D009A"/>
    <w:rsid w:val="004D104E"/>
    <w:rsid w:val="004D1C87"/>
    <w:rsid w:val="004D1CD5"/>
    <w:rsid w:val="004D336B"/>
    <w:rsid w:val="004D4AE8"/>
    <w:rsid w:val="004E38E1"/>
    <w:rsid w:val="004E4B8D"/>
    <w:rsid w:val="004E6AEF"/>
    <w:rsid w:val="004F13D7"/>
    <w:rsid w:val="004F4638"/>
    <w:rsid w:val="004F4B7B"/>
    <w:rsid w:val="004F5EA3"/>
    <w:rsid w:val="004F70EA"/>
    <w:rsid w:val="004F7401"/>
    <w:rsid w:val="004F78CA"/>
    <w:rsid w:val="00500BEF"/>
    <w:rsid w:val="00501CFC"/>
    <w:rsid w:val="00502B13"/>
    <w:rsid w:val="00505EC0"/>
    <w:rsid w:val="00506B4D"/>
    <w:rsid w:val="005111A8"/>
    <w:rsid w:val="005112D0"/>
    <w:rsid w:val="00511665"/>
    <w:rsid w:val="00511A2C"/>
    <w:rsid w:val="005124D3"/>
    <w:rsid w:val="00520F1A"/>
    <w:rsid w:val="005224EE"/>
    <w:rsid w:val="00522624"/>
    <w:rsid w:val="00522A59"/>
    <w:rsid w:val="005230D9"/>
    <w:rsid w:val="00523EE8"/>
    <w:rsid w:val="00524B29"/>
    <w:rsid w:val="00526636"/>
    <w:rsid w:val="00530E45"/>
    <w:rsid w:val="00531F70"/>
    <w:rsid w:val="0053267F"/>
    <w:rsid w:val="005344DB"/>
    <w:rsid w:val="005356C3"/>
    <w:rsid w:val="005362E6"/>
    <w:rsid w:val="0054140A"/>
    <w:rsid w:val="00542167"/>
    <w:rsid w:val="005439B1"/>
    <w:rsid w:val="00543DCE"/>
    <w:rsid w:val="00546EF1"/>
    <w:rsid w:val="00547895"/>
    <w:rsid w:val="005511D7"/>
    <w:rsid w:val="00552340"/>
    <w:rsid w:val="00552524"/>
    <w:rsid w:val="00552853"/>
    <w:rsid w:val="0055377E"/>
    <w:rsid w:val="00553D37"/>
    <w:rsid w:val="00554979"/>
    <w:rsid w:val="00555109"/>
    <w:rsid w:val="0056117D"/>
    <w:rsid w:val="00561384"/>
    <w:rsid w:val="00562F23"/>
    <w:rsid w:val="0056408C"/>
    <w:rsid w:val="005659D2"/>
    <w:rsid w:val="00567186"/>
    <w:rsid w:val="00573671"/>
    <w:rsid w:val="0057449A"/>
    <w:rsid w:val="005752A7"/>
    <w:rsid w:val="00581156"/>
    <w:rsid w:val="005822AE"/>
    <w:rsid w:val="00582420"/>
    <w:rsid w:val="00583CC6"/>
    <w:rsid w:val="00585FB7"/>
    <w:rsid w:val="005866B9"/>
    <w:rsid w:val="005869A3"/>
    <w:rsid w:val="00586B7E"/>
    <w:rsid w:val="0059021B"/>
    <w:rsid w:val="005913C1"/>
    <w:rsid w:val="00595B99"/>
    <w:rsid w:val="0059685F"/>
    <w:rsid w:val="005A1A84"/>
    <w:rsid w:val="005A1E50"/>
    <w:rsid w:val="005A25CF"/>
    <w:rsid w:val="005A2E5D"/>
    <w:rsid w:val="005A3C99"/>
    <w:rsid w:val="005A6F79"/>
    <w:rsid w:val="005A7D87"/>
    <w:rsid w:val="005B1CA8"/>
    <w:rsid w:val="005B2C2C"/>
    <w:rsid w:val="005B52AB"/>
    <w:rsid w:val="005B7EA9"/>
    <w:rsid w:val="005C13C2"/>
    <w:rsid w:val="005C2257"/>
    <w:rsid w:val="005C4AA6"/>
    <w:rsid w:val="005C568A"/>
    <w:rsid w:val="005C58D8"/>
    <w:rsid w:val="005D1791"/>
    <w:rsid w:val="005D1832"/>
    <w:rsid w:val="005D3997"/>
    <w:rsid w:val="005D5E50"/>
    <w:rsid w:val="005E2E3C"/>
    <w:rsid w:val="005E3C12"/>
    <w:rsid w:val="005E4DF9"/>
    <w:rsid w:val="005E68AA"/>
    <w:rsid w:val="005E6EAB"/>
    <w:rsid w:val="005F0E5F"/>
    <w:rsid w:val="005F2EA0"/>
    <w:rsid w:val="005F3681"/>
    <w:rsid w:val="005F3C39"/>
    <w:rsid w:val="005F6E8B"/>
    <w:rsid w:val="005F721F"/>
    <w:rsid w:val="00601755"/>
    <w:rsid w:val="00603628"/>
    <w:rsid w:val="0060386C"/>
    <w:rsid w:val="00604C06"/>
    <w:rsid w:val="00604DAE"/>
    <w:rsid w:val="0060548C"/>
    <w:rsid w:val="006069EB"/>
    <w:rsid w:val="0061195C"/>
    <w:rsid w:val="006140D5"/>
    <w:rsid w:val="00615472"/>
    <w:rsid w:val="00615E40"/>
    <w:rsid w:val="00620E72"/>
    <w:rsid w:val="00622586"/>
    <w:rsid w:val="0062381E"/>
    <w:rsid w:val="00624684"/>
    <w:rsid w:val="00627A13"/>
    <w:rsid w:val="00627A97"/>
    <w:rsid w:val="00630659"/>
    <w:rsid w:val="0063223E"/>
    <w:rsid w:val="00632EFF"/>
    <w:rsid w:val="00635D1F"/>
    <w:rsid w:val="00637F74"/>
    <w:rsid w:val="0064165F"/>
    <w:rsid w:val="00641D42"/>
    <w:rsid w:val="00650F08"/>
    <w:rsid w:val="00653301"/>
    <w:rsid w:val="0065375A"/>
    <w:rsid w:val="006542C8"/>
    <w:rsid w:val="0065768F"/>
    <w:rsid w:val="006613D2"/>
    <w:rsid w:val="00661801"/>
    <w:rsid w:val="00662294"/>
    <w:rsid w:val="0066329E"/>
    <w:rsid w:val="00665E0C"/>
    <w:rsid w:val="00666003"/>
    <w:rsid w:val="0066620A"/>
    <w:rsid w:val="0066713B"/>
    <w:rsid w:val="0067027B"/>
    <w:rsid w:val="00672199"/>
    <w:rsid w:val="006737F6"/>
    <w:rsid w:val="00673DAB"/>
    <w:rsid w:val="0067427F"/>
    <w:rsid w:val="006743D1"/>
    <w:rsid w:val="00674D9E"/>
    <w:rsid w:val="00674FDE"/>
    <w:rsid w:val="006758A3"/>
    <w:rsid w:val="00681201"/>
    <w:rsid w:val="00681A74"/>
    <w:rsid w:val="00682199"/>
    <w:rsid w:val="00684E58"/>
    <w:rsid w:val="00686921"/>
    <w:rsid w:val="006870D9"/>
    <w:rsid w:val="00691567"/>
    <w:rsid w:val="00691A4F"/>
    <w:rsid w:val="00691D5F"/>
    <w:rsid w:val="00691E10"/>
    <w:rsid w:val="00691EB9"/>
    <w:rsid w:val="00692F0E"/>
    <w:rsid w:val="006A00B3"/>
    <w:rsid w:val="006A0D76"/>
    <w:rsid w:val="006A0F86"/>
    <w:rsid w:val="006A338A"/>
    <w:rsid w:val="006A6A04"/>
    <w:rsid w:val="006A6AEF"/>
    <w:rsid w:val="006A7C91"/>
    <w:rsid w:val="006B01CA"/>
    <w:rsid w:val="006B1F2B"/>
    <w:rsid w:val="006B20DB"/>
    <w:rsid w:val="006B2381"/>
    <w:rsid w:val="006B36E0"/>
    <w:rsid w:val="006B4553"/>
    <w:rsid w:val="006C16D3"/>
    <w:rsid w:val="006C4203"/>
    <w:rsid w:val="006C550C"/>
    <w:rsid w:val="006C6184"/>
    <w:rsid w:val="006C76CD"/>
    <w:rsid w:val="006D1A5F"/>
    <w:rsid w:val="006D1EC4"/>
    <w:rsid w:val="006D214C"/>
    <w:rsid w:val="006D216A"/>
    <w:rsid w:val="006E0640"/>
    <w:rsid w:val="006E0D0C"/>
    <w:rsid w:val="006E129B"/>
    <w:rsid w:val="006E2048"/>
    <w:rsid w:val="006E5B8B"/>
    <w:rsid w:val="006E6C4C"/>
    <w:rsid w:val="006E7447"/>
    <w:rsid w:val="006E790F"/>
    <w:rsid w:val="006E7DF8"/>
    <w:rsid w:val="006F0220"/>
    <w:rsid w:val="006F05E1"/>
    <w:rsid w:val="006F09E7"/>
    <w:rsid w:val="006F253C"/>
    <w:rsid w:val="006F2F59"/>
    <w:rsid w:val="006F3FC6"/>
    <w:rsid w:val="006F4996"/>
    <w:rsid w:val="006F5230"/>
    <w:rsid w:val="006F6831"/>
    <w:rsid w:val="00700115"/>
    <w:rsid w:val="0070011B"/>
    <w:rsid w:val="007018B7"/>
    <w:rsid w:val="00702C3E"/>
    <w:rsid w:val="00703513"/>
    <w:rsid w:val="00706669"/>
    <w:rsid w:val="00706F7A"/>
    <w:rsid w:val="007078D3"/>
    <w:rsid w:val="00707D39"/>
    <w:rsid w:val="0071026A"/>
    <w:rsid w:val="00711454"/>
    <w:rsid w:val="00713531"/>
    <w:rsid w:val="007147A9"/>
    <w:rsid w:val="00716C9A"/>
    <w:rsid w:val="00717863"/>
    <w:rsid w:val="00717A5E"/>
    <w:rsid w:val="007216E2"/>
    <w:rsid w:val="00723AFE"/>
    <w:rsid w:val="00723F2C"/>
    <w:rsid w:val="00724417"/>
    <w:rsid w:val="007252CD"/>
    <w:rsid w:val="00725ABB"/>
    <w:rsid w:val="00726012"/>
    <w:rsid w:val="0072620B"/>
    <w:rsid w:val="00726897"/>
    <w:rsid w:val="007274D2"/>
    <w:rsid w:val="007275A0"/>
    <w:rsid w:val="00727787"/>
    <w:rsid w:val="007279D3"/>
    <w:rsid w:val="007300CE"/>
    <w:rsid w:val="00731C62"/>
    <w:rsid w:val="0073356D"/>
    <w:rsid w:val="00734E81"/>
    <w:rsid w:val="007353E2"/>
    <w:rsid w:val="00735CF4"/>
    <w:rsid w:val="00736AEF"/>
    <w:rsid w:val="0073704F"/>
    <w:rsid w:val="00741500"/>
    <w:rsid w:val="007423B5"/>
    <w:rsid w:val="0074415E"/>
    <w:rsid w:val="007441A5"/>
    <w:rsid w:val="007520FD"/>
    <w:rsid w:val="007524AE"/>
    <w:rsid w:val="007529E2"/>
    <w:rsid w:val="00752E73"/>
    <w:rsid w:val="007554F8"/>
    <w:rsid w:val="00756C1D"/>
    <w:rsid w:val="00756FB2"/>
    <w:rsid w:val="00760B84"/>
    <w:rsid w:val="00760C0F"/>
    <w:rsid w:val="00762343"/>
    <w:rsid w:val="00762437"/>
    <w:rsid w:val="007639D7"/>
    <w:rsid w:val="00763B7C"/>
    <w:rsid w:val="00764266"/>
    <w:rsid w:val="007653F3"/>
    <w:rsid w:val="00765C92"/>
    <w:rsid w:val="00767B1C"/>
    <w:rsid w:val="007707FB"/>
    <w:rsid w:val="00770B3E"/>
    <w:rsid w:val="0077430D"/>
    <w:rsid w:val="00774971"/>
    <w:rsid w:val="00774A84"/>
    <w:rsid w:val="0077730A"/>
    <w:rsid w:val="0077750A"/>
    <w:rsid w:val="00777871"/>
    <w:rsid w:val="007803A6"/>
    <w:rsid w:val="00780784"/>
    <w:rsid w:val="0078158F"/>
    <w:rsid w:val="007828ED"/>
    <w:rsid w:val="00784825"/>
    <w:rsid w:val="00786902"/>
    <w:rsid w:val="00787CD9"/>
    <w:rsid w:val="00791381"/>
    <w:rsid w:val="00791C6E"/>
    <w:rsid w:val="00793438"/>
    <w:rsid w:val="00793CAA"/>
    <w:rsid w:val="00795299"/>
    <w:rsid w:val="00795BA7"/>
    <w:rsid w:val="007966BE"/>
    <w:rsid w:val="007A00CA"/>
    <w:rsid w:val="007A1815"/>
    <w:rsid w:val="007A1D6A"/>
    <w:rsid w:val="007A2E99"/>
    <w:rsid w:val="007A6429"/>
    <w:rsid w:val="007A727E"/>
    <w:rsid w:val="007A76D1"/>
    <w:rsid w:val="007A76EE"/>
    <w:rsid w:val="007B1200"/>
    <w:rsid w:val="007B232D"/>
    <w:rsid w:val="007B2592"/>
    <w:rsid w:val="007B2ECA"/>
    <w:rsid w:val="007B4A84"/>
    <w:rsid w:val="007B6BD6"/>
    <w:rsid w:val="007B78BA"/>
    <w:rsid w:val="007C1AD7"/>
    <w:rsid w:val="007C2215"/>
    <w:rsid w:val="007C2A8F"/>
    <w:rsid w:val="007C3D6F"/>
    <w:rsid w:val="007C4187"/>
    <w:rsid w:val="007C4337"/>
    <w:rsid w:val="007D31BD"/>
    <w:rsid w:val="007D4CF9"/>
    <w:rsid w:val="007D4FFC"/>
    <w:rsid w:val="007D61AE"/>
    <w:rsid w:val="007D632B"/>
    <w:rsid w:val="007E020C"/>
    <w:rsid w:val="007E0CB0"/>
    <w:rsid w:val="007E13D9"/>
    <w:rsid w:val="007E2BA8"/>
    <w:rsid w:val="007E3741"/>
    <w:rsid w:val="007E3E23"/>
    <w:rsid w:val="007E652E"/>
    <w:rsid w:val="007E67F2"/>
    <w:rsid w:val="007F231D"/>
    <w:rsid w:val="007F3DC1"/>
    <w:rsid w:val="007F4240"/>
    <w:rsid w:val="007F4320"/>
    <w:rsid w:val="007F5124"/>
    <w:rsid w:val="007F5313"/>
    <w:rsid w:val="007F60FB"/>
    <w:rsid w:val="00800226"/>
    <w:rsid w:val="00802A03"/>
    <w:rsid w:val="008034DB"/>
    <w:rsid w:val="00805DE0"/>
    <w:rsid w:val="00806273"/>
    <w:rsid w:val="00807E81"/>
    <w:rsid w:val="00810A2B"/>
    <w:rsid w:val="00811866"/>
    <w:rsid w:val="00812EA4"/>
    <w:rsid w:val="00813D12"/>
    <w:rsid w:val="00814206"/>
    <w:rsid w:val="0081499C"/>
    <w:rsid w:val="00815A7C"/>
    <w:rsid w:val="008176D3"/>
    <w:rsid w:val="008179E1"/>
    <w:rsid w:val="00820C32"/>
    <w:rsid w:val="0082106D"/>
    <w:rsid w:val="00822F44"/>
    <w:rsid w:val="00822FD2"/>
    <w:rsid w:val="00823060"/>
    <w:rsid w:val="008231D3"/>
    <w:rsid w:val="00823FA3"/>
    <w:rsid w:val="008267D4"/>
    <w:rsid w:val="008277D9"/>
    <w:rsid w:val="0083174A"/>
    <w:rsid w:val="008335D6"/>
    <w:rsid w:val="008345CD"/>
    <w:rsid w:val="00837DCD"/>
    <w:rsid w:val="00841AC1"/>
    <w:rsid w:val="00841D56"/>
    <w:rsid w:val="008420DC"/>
    <w:rsid w:val="00842B80"/>
    <w:rsid w:val="00846689"/>
    <w:rsid w:val="008478D9"/>
    <w:rsid w:val="008506C2"/>
    <w:rsid w:val="00850A42"/>
    <w:rsid w:val="00850E44"/>
    <w:rsid w:val="00851613"/>
    <w:rsid w:val="00852738"/>
    <w:rsid w:val="00852A61"/>
    <w:rsid w:val="0085301A"/>
    <w:rsid w:val="008542D5"/>
    <w:rsid w:val="0085693D"/>
    <w:rsid w:val="0085741A"/>
    <w:rsid w:val="008578A6"/>
    <w:rsid w:val="008604F9"/>
    <w:rsid w:val="00860F3E"/>
    <w:rsid w:val="0086161F"/>
    <w:rsid w:val="00861FE7"/>
    <w:rsid w:val="008625EF"/>
    <w:rsid w:val="00863DCB"/>
    <w:rsid w:val="00864652"/>
    <w:rsid w:val="0086510B"/>
    <w:rsid w:val="0087282D"/>
    <w:rsid w:val="00872D8E"/>
    <w:rsid w:val="00872F64"/>
    <w:rsid w:val="00873463"/>
    <w:rsid w:val="0087595C"/>
    <w:rsid w:val="00877334"/>
    <w:rsid w:val="00877A44"/>
    <w:rsid w:val="00880D44"/>
    <w:rsid w:val="00881385"/>
    <w:rsid w:val="0088278C"/>
    <w:rsid w:val="00882B45"/>
    <w:rsid w:val="00883562"/>
    <w:rsid w:val="00884CC1"/>
    <w:rsid w:val="00885E38"/>
    <w:rsid w:val="008923BF"/>
    <w:rsid w:val="00894565"/>
    <w:rsid w:val="00894AD9"/>
    <w:rsid w:val="0089629F"/>
    <w:rsid w:val="00896AC0"/>
    <w:rsid w:val="00896CA9"/>
    <w:rsid w:val="0089778E"/>
    <w:rsid w:val="008A0BB6"/>
    <w:rsid w:val="008A26D7"/>
    <w:rsid w:val="008A5A0B"/>
    <w:rsid w:val="008A62A2"/>
    <w:rsid w:val="008B1047"/>
    <w:rsid w:val="008B1460"/>
    <w:rsid w:val="008B23DD"/>
    <w:rsid w:val="008B3C42"/>
    <w:rsid w:val="008B432C"/>
    <w:rsid w:val="008B52F5"/>
    <w:rsid w:val="008B5687"/>
    <w:rsid w:val="008C3A74"/>
    <w:rsid w:val="008C3CCA"/>
    <w:rsid w:val="008C4A36"/>
    <w:rsid w:val="008C5808"/>
    <w:rsid w:val="008C592D"/>
    <w:rsid w:val="008D0E73"/>
    <w:rsid w:val="008D1CB8"/>
    <w:rsid w:val="008D2F78"/>
    <w:rsid w:val="008D31BD"/>
    <w:rsid w:val="008D4376"/>
    <w:rsid w:val="008D46C3"/>
    <w:rsid w:val="008D60C3"/>
    <w:rsid w:val="008D6B32"/>
    <w:rsid w:val="008D790B"/>
    <w:rsid w:val="008E12C4"/>
    <w:rsid w:val="008E2731"/>
    <w:rsid w:val="008E3808"/>
    <w:rsid w:val="008E468D"/>
    <w:rsid w:val="008E5F22"/>
    <w:rsid w:val="008E6CDE"/>
    <w:rsid w:val="008F0A5B"/>
    <w:rsid w:val="008F0DFF"/>
    <w:rsid w:val="008F0F1C"/>
    <w:rsid w:val="008F2544"/>
    <w:rsid w:val="008F30B3"/>
    <w:rsid w:val="008F3853"/>
    <w:rsid w:val="008F475F"/>
    <w:rsid w:val="008F502F"/>
    <w:rsid w:val="008F511F"/>
    <w:rsid w:val="008F55B3"/>
    <w:rsid w:val="008F586F"/>
    <w:rsid w:val="008F5977"/>
    <w:rsid w:val="008F62B8"/>
    <w:rsid w:val="008F73DB"/>
    <w:rsid w:val="008F7BA7"/>
    <w:rsid w:val="008F7C75"/>
    <w:rsid w:val="00900991"/>
    <w:rsid w:val="00901D2B"/>
    <w:rsid w:val="00902960"/>
    <w:rsid w:val="00904974"/>
    <w:rsid w:val="00905A2D"/>
    <w:rsid w:val="00905C6A"/>
    <w:rsid w:val="00907481"/>
    <w:rsid w:val="00907DF6"/>
    <w:rsid w:val="00910FC4"/>
    <w:rsid w:val="00913658"/>
    <w:rsid w:val="00914043"/>
    <w:rsid w:val="00914628"/>
    <w:rsid w:val="0092128C"/>
    <w:rsid w:val="00921617"/>
    <w:rsid w:val="009228C5"/>
    <w:rsid w:val="0092298D"/>
    <w:rsid w:val="009230F8"/>
    <w:rsid w:val="0092581B"/>
    <w:rsid w:val="00925C69"/>
    <w:rsid w:val="00925E27"/>
    <w:rsid w:val="009267DA"/>
    <w:rsid w:val="00927A0B"/>
    <w:rsid w:val="00927D79"/>
    <w:rsid w:val="00930192"/>
    <w:rsid w:val="00932930"/>
    <w:rsid w:val="00933354"/>
    <w:rsid w:val="009339E3"/>
    <w:rsid w:val="0093457B"/>
    <w:rsid w:val="009345C7"/>
    <w:rsid w:val="00934A6F"/>
    <w:rsid w:val="00934DC1"/>
    <w:rsid w:val="0093731C"/>
    <w:rsid w:val="00937C3E"/>
    <w:rsid w:val="009403A6"/>
    <w:rsid w:val="00940ABE"/>
    <w:rsid w:val="00943CF5"/>
    <w:rsid w:val="0094556C"/>
    <w:rsid w:val="00947D79"/>
    <w:rsid w:val="0095008F"/>
    <w:rsid w:val="00952837"/>
    <w:rsid w:val="00954BE3"/>
    <w:rsid w:val="00955326"/>
    <w:rsid w:val="0095560E"/>
    <w:rsid w:val="00955B33"/>
    <w:rsid w:val="0095675F"/>
    <w:rsid w:val="00956CC1"/>
    <w:rsid w:val="0096200C"/>
    <w:rsid w:val="009635E0"/>
    <w:rsid w:val="009647C5"/>
    <w:rsid w:val="00966B34"/>
    <w:rsid w:val="009702F0"/>
    <w:rsid w:val="00970F83"/>
    <w:rsid w:val="00972197"/>
    <w:rsid w:val="0097458C"/>
    <w:rsid w:val="009747C6"/>
    <w:rsid w:val="00975F77"/>
    <w:rsid w:val="00976907"/>
    <w:rsid w:val="00977A5E"/>
    <w:rsid w:val="00977F2D"/>
    <w:rsid w:val="00981E4E"/>
    <w:rsid w:val="00982469"/>
    <w:rsid w:val="00983C67"/>
    <w:rsid w:val="00983F2A"/>
    <w:rsid w:val="00984584"/>
    <w:rsid w:val="009849A7"/>
    <w:rsid w:val="00984A72"/>
    <w:rsid w:val="00984FF8"/>
    <w:rsid w:val="00985717"/>
    <w:rsid w:val="009860FA"/>
    <w:rsid w:val="0098731B"/>
    <w:rsid w:val="0098786D"/>
    <w:rsid w:val="00990101"/>
    <w:rsid w:val="00990D6B"/>
    <w:rsid w:val="00993107"/>
    <w:rsid w:val="00993BAE"/>
    <w:rsid w:val="009961B8"/>
    <w:rsid w:val="009962A1"/>
    <w:rsid w:val="00997050"/>
    <w:rsid w:val="009A09C4"/>
    <w:rsid w:val="009A1746"/>
    <w:rsid w:val="009A2705"/>
    <w:rsid w:val="009A2BA0"/>
    <w:rsid w:val="009A2C6D"/>
    <w:rsid w:val="009A327D"/>
    <w:rsid w:val="009A4A57"/>
    <w:rsid w:val="009A4BB1"/>
    <w:rsid w:val="009A4BE9"/>
    <w:rsid w:val="009A596E"/>
    <w:rsid w:val="009A7053"/>
    <w:rsid w:val="009B0AB3"/>
    <w:rsid w:val="009B1304"/>
    <w:rsid w:val="009B1AA0"/>
    <w:rsid w:val="009B459D"/>
    <w:rsid w:val="009B671A"/>
    <w:rsid w:val="009B67C2"/>
    <w:rsid w:val="009B6D20"/>
    <w:rsid w:val="009C0ABD"/>
    <w:rsid w:val="009C133B"/>
    <w:rsid w:val="009C144F"/>
    <w:rsid w:val="009C213D"/>
    <w:rsid w:val="009C3047"/>
    <w:rsid w:val="009C5043"/>
    <w:rsid w:val="009C5980"/>
    <w:rsid w:val="009D0902"/>
    <w:rsid w:val="009D1CF1"/>
    <w:rsid w:val="009D413C"/>
    <w:rsid w:val="009D5DDC"/>
    <w:rsid w:val="009D71F3"/>
    <w:rsid w:val="009E036B"/>
    <w:rsid w:val="009E06DC"/>
    <w:rsid w:val="009E0A34"/>
    <w:rsid w:val="009E0F22"/>
    <w:rsid w:val="009E1621"/>
    <w:rsid w:val="009E1EFC"/>
    <w:rsid w:val="009E2969"/>
    <w:rsid w:val="009E2EDA"/>
    <w:rsid w:val="009E4A52"/>
    <w:rsid w:val="009E4C6F"/>
    <w:rsid w:val="009E58B8"/>
    <w:rsid w:val="009E6535"/>
    <w:rsid w:val="009E656D"/>
    <w:rsid w:val="009E6CE8"/>
    <w:rsid w:val="009E7C96"/>
    <w:rsid w:val="009F04CD"/>
    <w:rsid w:val="009F0956"/>
    <w:rsid w:val="009F76BA"/>
    <w:rsid w:val="00A03DD5"/>
    <w:rsid w:val="00A054FB"/>
    <w:rsid w:val="00A05FDA"/>
    <w:rsid w:val="00A110D1"/>
    <w:rsid w:val="00A121BA"/>
    <w:rsid w:val="00A12835"/>
    <w:rsid w:val="00A13508"/>
    <w:rsid w:val="00A13517"/>
    <w:rsid w:val="00A144D5"/>
    <w:rsid w:val="00A14FC6"/>
    <w:rsid w:val="00A15012"/>
    <w:rsid w:val="00A154D4"/>
    <w:rsid w:val="00A15A44"/>
    <w:rsid w:val="00A20891"/>
    <w:rsid w:val="00A21BAC"/>
    <w:rsid w:val="00A226A9"/>
    <w:rsid w:val="00A22CBE"/>
    <w:rsid w:val="00A256A7"/>
    <w:rsid w:val="00A271CC"/>
    <w:rsid w:val="00A27974"/>
    <w:rsid w:val="00A3383B"/>
    <w:rsid w:val="00A33C13"/>
    <w:rsid w:val="00A34992"/>
    <w:rsid w:val="00A34B07"/>
    <w:rsid w:val="00A41644"/>
    <w:rsid w:val="00A43E69"/>
    <w:rsid w:val="00A46F95"/>
    <w:rsid w:val="00A508F6"/>
    <w:rsid w:val="00A50CB5"/>
    <w:rsid w:val="00A50EE0"/>
    <w:rsid w:val="00A5221E"/>
    <w:rsid w:val="00A55003"/>
    <w:rsid w:val="00A56A0D"/>
    <w:rsid w:val="00A57EFD"/>
    <w:rsid w:val="00A60080"/>
    <w:rsid w:val="00A611E2"/>
    <w:rsid w:val="00A61C06"/>
    <w:rsid w:val="00A62AE0"/>
    <w:rsid w:val="00A634F5"/>
    <w:rsid w:val="00A636BC"/>
    <w:rsid w:val="00A63B68"/>
    <w:rsid w:val="00A63FBA"/>
    <w:rsid w:val="00A641CB"/>
    <w:rsid w:val="00A656E6"/>
    <w:rsid w:val="00A65730"/>
    <w:rsid w:val="00A65F16"/>
    <w:rsid w:val="00A66041"/>
    <w:rsid w:val="00A661FD"/>
    <w:rsid w:val="00A67140"/>
    <w:rsid w:val="00A6716D"/>
    <w:rsid w:val="00A706B5"/>
    <w:rsid w:val="00A70A40"/>
    <w:rsid w:val="00A70A64"/>
    <w:rsid w:val="00A72348"/>
    <w:rsid w:val="00A73F40"/>
    <w:rsid w:val="00A75327"/>
    <w:rsid w:val="00A75986"/>
    <w:rsid w:val="00A760CE"/>
    <w:rsid w:val="00A7761E"/>
    <w:rsid w:val="00A8008A"/>
    <w:rsid w:val="00A82558"/>
    <w:rsid w:val="00A87526"/>
    <w:rsid w:val="00A91E0B"/>
    <w:rsid w:val="00A9203D"/>
    <w:rsid w:val="00A936E0"/>
    <w:rsid w:val="00A93B26"/>
    <w:rsid w:val="00A9486E"/>
    <w:rsid w:val="00A95F5C"/>
    <w:rsid w:val="00AA2490"/>
    <w:rsid w:val="00AA28A2"/>
    <w:rsid w:val="00AA58E4"/>
    <w:rsid w:val="00AA6B84"/>
    <w:rsid w:val="00AA7C9C"/>
    <w:rsid w:val="00AB1F9D"/>
    <w:rsid w:val="00AB277C"/>
    <w:rsid w:val="00AC2849"/>
    <w:rsid w:val="00AC299D"/>
    <w:rsid w:val="00AC5832"/>
    <w:rsid w:val="00AC6E19"/>
    <w:rsid w:val="00AD0E61"/>
    <w:rsid w:val="00AD0E95"/>
    <w:rsid w:val="00AD2DAD"/>
    <w:rsid w:val="00AD3D87"/>
    <w:rsid w:val="00AD5409"/>
    <w:rsid w:val="00AD5E93"/>
    <w:rsid w:val="00AD6369"/>
    <w:rsid w:val="00AE112C"/>
    <w:rsid w:val="00AE4B3D"/>
    <w:rsid w:val="00AE4F90"/>
    <w:rsid w:val="00AE591B"/>
    <w:rsid w:val="00AE5FA3"/>
    <w:rsid w:val="00AE74E5"/>
    <w:rsid w:val="00AF11F5"/>
    <w:rsid w:val="00AF2CAB"/>
    <w:rsid w:val="00AF37FD"/>
    <w:rsid w:val="00AF391D"/>
    <w:rsid w:val="00AF57A7"/>
    <w:rsid w:val="00AF66EC"/>
    <w:rsid w:val="00AF6848"/>
    <w:rsid w:val="00AF7F99"/>
    <w:rsid w:val="00B020D4"/>
    <w:rsid w:val="00B037FA"/>
    <w:rsid w:val="00B04E27"/>
    <w:rsid w:val="00B0696F"/>
    <w:rsid w:val="00B10D40"/>
    <w:rsid w:val="00B114B2"/>
    <w:rsid w:val="00B115CF"/>
    <w:rsid w:val="00B130E0"/>
    <w:rsid w:val="00B1550A"/>
    <w:rsid w:val="00B16CF4"/>
    <w:rsid w:val="00B20E26"/>
    <w:rsid w:val="00B2192D"/>
    <w:rsid w:val="00B25E8D"/>
    <w:rsid w:val="00B2646B"/>
    <w:rsid w:val="00B274E7"/>
    <w:rsid w:val="00B304DB"/>
    <w:rsid w:val="00B31122"/>
    <w:rsid w:val="00B32C09"/>
    <w:rsid w:val="00B333E8"/>
    <w:rsid w:val="00B3353A"/>
    <w:rsid w:val="00B35A68"/>
    <w:rsid w:val="00B3625B"/>
    <w:rsid w:val="00B36571"/>
    <w:rsid w:val="00B368A1"/>
    <w:rsid w:val="00B40C36"/>
    <w:rsid w:val="00B412FA"/>
    <w:rsid w:val="00B44CB8"/>
    <w:rsid w:val="00B45670"/>
    <w:rsid w:val="00B45EB4"/>
    <w:rsid w:val="00B50B4E"/>
    <w:rsid w:val="00B5254B"/>
    <w:rsid w:val="00B52919"/>
    <w:rsid w:val="00B52FC8"/>
    <w:rsid w:val="00B54F25"/>
    <w:rsid w:val="00B55820"/>
    <w:rsid w:val="00B55C89"/>
    <w:rsid w:val="00B566F3"/>
    <w:rsid w:val="00B5673C"/>
    <w:rsid w:val="00B57B78"/>
    <w:rsid w:val="00B61F9C"/>
    <w:rsid w:val="00B63688"/>
    <w:rsid w:val="00B7287F"/>
    <w:rsid w:val="00B72EB2"/>
    <w:rsid w:val="00B7328D"/>
    <w:rsid w:val="00B754E0"/>
    <w:rsid w:val="00B75889"/>
    <w:rsid w:val="00B77730"/>
    <w:rsid w:val="00B81B4E"/>
    <w:rsid w:val="00B83ACD"/>
    <w:rsid w:val="00B83AD0"/>
    <w:rsid w:val="00B8539A"/>
    <w:rsid w:val="00B8622E"/>
    <w:rsid w:val="00B87E73"/>
    <w:rsid w:val="00B90855"/>
    <w:rsid w:val="00B916B3"/>
    <w:rsid w:val="00B942B1"/>
    <w:rsid w:val="00B94D05"/>
    <w:rsid w:val="00B954B5"/>
    <w:rsid w:val="00B96AB0"/>
    <w:rsid w:val="00B97314"/>
    <w:rsid w:val="00BA2464"/>
    <w:rsid w:val="00BA2BAA"/>
    <w:rsid w:val="00BA42BE"/>
    <w:rsid w:val="00BA522A"/>
    <w:rsid w:val="00BA6A88"/>
    <w:rsid w:val="00BA7764"/>
    <w:rsid w:val="00BB019F"/>
    <w:rsid w:val="00BB1C21"/>
    <w:rsid w:val="00BC0174"/>
    <w:rsid w:val="00BC0A02"/>
    <w:rsid w:val="00BC0F3F"/>
    <w:rsid w:val="00BC1664"/>
    <w:rsid w:val="00BC21AC"/>
    <w:rsid w:val="00BC2267"/>
    <w:rsid w:val="00BC5BBE"/>
    <w:rsid w:val="00BC5F05"/>
    <w:rsid w:val="00BC67E4"/>
    <w:rsid w:val="00BC6827"/>
    <w:rsid w:val="00BC6ADA"/>
    <w:rsid w:val="00BC775E"/>
    <w:rsid w:val="00BD020E"/>
    <w:rsid w:val="00BD2CD1"/>
    <w:rsid w:val="00BD3C4E"/>
    <w:rsid w:val="00BD6182"/>
    <w:rsid w:val="00BE393C"/>
    <w:rsid w:val="00BE3C22"/>
    <w:rsid w:val="00BE4BB9"/>
    <w:rsid w:val="00BE5C22"/>
    <w:rsid w:val="00BE70DC"/>
    <w:rsid w:val="00BF21FF"/>
    <w:rsid w:val="00BF222C"/>
    <w:rsid w:val="00BF2E1E"/>
    <w:rsid w:val="00BF3202"/>
    <w:rsid w:val="00BF3219"/>
    <w:rsid w:val="00BF524A"/>
    <w:rsid w:val="00BF5C7C"/>
    <w:rsid w:val="00BF5F54"/>
    <w:rsid w:val="00BF73A1"/>
    <w:rsid w:val="00BF7FE6"/>
    <w:rsid w:val="00C0139C"/>
    <w:rsid w:val="00C020A8"/>
    <w:rsid w:val="00C02438"/>
    <w:rsid w:val="00C06488"/>
    <w:rsid w:val="00C06DBC"/>
    <w:rsid w:val="00C070BE"/>
    <w:rsid w:val="00C07A2F"/>
    <w:rsid w:val="00C11B49"/>
    <w:rsid w:val="00C12D17"/>
    <w:rsid w:val="00C14395"/>
    <w:rsid w:val="00C14CEF"/>
    <w:rsid w:val="00C15791"/>
    <w:rsid w:val="00C15F0E"/>
    <w:rsid w:val="00C16D3F"/>
    <w:rsid w:val="00C21FFC"/>
    <w:rsid w:val="00C22E0E"/>
    <w:rsid w:val="00C22E21"/>
    <w:rsid w:val="00C22E75"/>
    <w:rsid w:val="00C24157"/>
    <w:rsid w:val="00C31702"/>
    <w:rsid w:val="00C3184C"/>
    <w:rsid w:val="00C32506"/>
    <w:rsid w:val="00C3290E"/>
    <w:rsid w:val="00C33812"/>
    <w:rsid w:val="00C3383E"/>
    <w:rsid w:val="00C339D5"/>
    <w:rsid w:val="00C33C1D"/>
    <w:rsid w:val="00C34DBF"/>
    <w:rsid w:val="00C3638E"/>
    <w:rsid w:val="00C41B2E"/>
    <w:rsid w:val="00C42DE2"/>
    <w:rsid w:val="00C4325B"/>
    <w:rsid w:val="00C440DB"/>
    <w:rsid w:val="00C44EBE"/>
    <w:rsid w:val="00C46CF5"/>
    <w:rsid w:val="00C47370"/>
    <w:rsid w:val="00C478C0"/>
    <w:rsid w:val="00C4791A"/>
    <w:rsid w:val="00C51C9E"/>
    <w:rsid w:val="00C5218E"/>
    <w:rsid w:val="00C53F35"/>
    <w:rsid w:val="00C545FC"/>
    <w:rsid w:val="00C547F1"/>
    <w:rsid w:val="00C567B5"/>
    <w:rsid w:val="00C569C9"/>
    <w:rsid w:val="00C60893"/>
    <w:rsid w:val="00C67407"/>
    <w:rsid w:val="00C71660"/>
    <w:rsid w:val="00C73E27"/>
    <w:rsid w:val="00C7429D"/>
    <w:rsid w:val="00C748E9"/>
    <w:rsid w:val="00C76318"/>
    <w:rsid w:val="00C77FF2"/>
    <w:rsid w:val="00C80494"/>
    <w:rsid w:val="00C80DA1"/>
    <w:rsid w:val="00C812AA"/>
    <w:rsid w:val="00C81E52"/>
    <w:rsid w:val="00C84DD9"/>
    <w:rsid w:val="00C84F26"/>
    <w:rsid w:val="00C86333"/>
    <w:rsid w:val="00C87239"/>
    <w:rsid w:val="00C90EB2"/>
    <w:rsid w:val="00C93EEB"/>
    <w:rsid w:val="00C9611A"/>
    <w:rsid w:val="00CA055B"/>
    <w:rsid w:val="00CA1765"/>
    <w:rsid w:val="00CA4093"/>
    <w:rsid w:val="00CA44C5"/>
    <w:rsid w:val="00CA5678"/>
    <w:rsid w:val="00CA6AA3"/>
    <w:rsid w:val="00CA7361"/>
    <w:rsid w:val="00CB0FE4"/>
    <w:rsid w:val="00CB268E"/>
    <w:rsid w:val="00CB4160"/>
    <w:rsid w:val="00CB45B7"/>
    <w:rsid w:val="00CB48AB"/>
    <w:rsid w:val="00CB57C6"/>
    <w:rsid w:val="00CB5B56"/>
    <w:rsid w:val="00CB64B1"/>
    <w:rsid w:val="00CB7294"/>
    <w:rsid w:val="00CB758B"/>
    <w:rsid w:val="00CC1A2D"/>
    <w:rsid w:val="00CC2A9F"/>
    <w:rsid w:val="00CC3110"/>
    <w:rsid w:val="00CC5E75"/>
    <w:rsid w:val="00CC65D9"/>
    <w:rsid w:val="00CD0B11"/>
    <w:rsid w:val="00CD2DBA"/>
    <w:rsid w:val="00CD409B"/>
    <w:rsid w:val="00CD4482"/>
    <w:rsid w:val="00CD4A85"/>
    <w:rsid w:val="00CE0078"/>
    <w:rsid w:val="00CE114F"/>
    <w:rsid w:val="00CE129E"/>
    <w:rsid w:val="00CE24E6"/>
    <w:rsid w:val="00CE2E1B"/>
    <w:rsid w:val="00CE577F"/>
    <w:rsid w:val="00CE5D70"/>
    <w:rsid w:val="00CF0F84"/>
    <w:rsid w:val="00CF1370"/>
    <w:rsid w:val="00CF1E4E"/>
    <w:rsid w:val="00CF3B2A"/>
    <w:rsid w:val="00CF4565"/>
    <w:rsid w:val="00CF4A1E"/>
    <w:rsid w:val="00CF4FFE"/>
    <w:rsid w:val="00CF50D6"/>
    <w:rsid w:val="00CF51FD"/>
    <w:rsid w:val="00D0039B"/>
    <w:rsid w:val="00D01FC2"/>
    <w:rsid w:val="00D032FF"/>
    <w:rsid w:val="00D05489"/>
    <w:rsid w:val="00D06E43"/>
    <w:rsid w:val="00D111B5"/>
    <w:rsid w:val="00D113D7"/>
    <w:rsid w:val="00D11F2D"/>
    <w:rsid w:val="00D13C69"/>
    <w:rsid w:val="00D13DB5"/>
    <w:rsid w:val="00D156D7"/>
    <w:rsid w:val="00D16DF5"/>
    <w:rsid w:val="00D17273"/>
    <w:rsid w:val="00D202F0"/>
    <w:rsid w:val="00D2089C"/>
    <w:rsid w:val="00D20A08"/>
    <w:rsid w:val="00D222D4"/>
    <w:rsid w:val="00D25CBF"/>
    <w:rsid w:val="00D27602"/>
    <w:rsid w:val="00D31183"/>
    <w:rsid w:val="00D316D0"/>
    <w:rsid w:val="00D320B9"/>
    <w:rsid w:val="00D33602"/>
    <w:rsid w:val="00D373EA"/>
    <w:rsid w:val="00D374DF"/>
    <w:rsid w:val="00D4058E"/>
    <w:rsid w:val="00D41325"/>
    <w:rsid w:val="00D41E33"/>
    <w:rsid w:val="00D4363A"/>
    <w:rsid w:val="00D443D1"/>
    <w:rsid w:val="00D44983"/>
    <w:rsid w:val="00D44B65"/>
    <w:rsid w:val="00D44C28"/>
    <w:rsid w:val="00D46316"/>
    <w:rsid w:val="00D5320A"/>
    <w:rsid w:val="00D54A23"/>
    <w:rsid w:val="00D56376"/>
    <w:rsid w:val="00D56943"/>
    <w:rsid w:val="00D607A6"/>
    <w:rsid w:val="00D60D1C"/>
    <w:rsid w:val="00D61439"/>
    <w:rsid w:val="00D6167A"/>
    <w:rsid w:val="00D61729"/>
    <w:rsid w:val="00D6296E"/>
    <w:rsid w:val="00D6368F"/>
    <w:rsid w:val="00D664E3"/>
    <w:rsid w:val="00D66603"/>
    <w:rsid w:val="00D670F6"/>
    <w:rsid w:val="00D67774"/>
    <w:rsid w:val="00D74698"/>
    <w:rsid w:val="00D74C29"/>
    <w:rsid w:val="00D76A0D"/>
    <w:rsid w:val="00D76F28"/>
    <w:rsid w:val="00D779C3"/>
    <w:rsid w:val="00D77AD5"/>
    <w:rsid w:val="00D81D82"/>
    <w:rsid w:val="00D826E7"/>
    <w:rsid w:val="00D83D55"/>
    <w:rsid w:val="00D84BA1"/>
    <w:rsid w:val="00D858A5"/>
    <w:rsid w:val="00D86D02"/>
    <w:rsid w:val="00D87818"/>
    <w:rsid w:val="00D87CAF"/>
    <w:rsid w:val="00D9148D"/>
    <w:rsid w:val="00D92210"/>
    <w:rsid w:val="00D9266D"/>
    <w:rsid w:val="00D95B32"/>
    <w:rsid w:val="00D96665"/>
    <w:rsid w:val="00D96E61"/>
    <w:rsid w:val="00D97589"/>
    <w:rsid w:val="00DA0A1E"/>
    <w:rsid w:val="00DA285D"/>
    <w:rsid w:val="00DA394F"/>
    <w:rsid w:val="00DA3D19"/>
    <w:rsid w:val="00DA673C"/>
    <w:rsid w:val="00DA6D33"/>
    <w:rsid w:val="00DB10C9"/>
    <w:rsid w:val="00DB1AA2"/>
    <w:rsid w:val="00DB2147"/>
    <w:rsid w:val="00DB4D34"/>
    <w:rsid w:val="00DB50C4"/>
    <w:rsid w:val="00DB5D1F"/>
    <w:rsid w:val="00DB663B"/>
    <w:rsid w:val="00DB6686"/>
    <w:rsid w:val="00DB7CD5"/>
    <w:rsid w:val="00DC1FB5"/>
    <w:rsid w:val="00DC2DE4"/>
    <w:rsid w:val="00DC471E"/>
    <w:rsid w:val="00DC4D7D"/>
    <w:rsid w:val="00DC4E0F"/>
    <w:rsid w:val="00DC613B"/>
    <w:rsid w:val="00DC7F14"/>
    <w:rsid w:val="00DD4164"/>
    <w:rsid w:val="00DD6859"/>
    <w:rsid w:val="00DD6E0B"/>
    <w:rsid w:val="00DD77A5"/>
    <w:rsid w:val="00DF008B"/>
    <w:rsid w:val="00DF01F4"/>
    <w:rsid w:val="00DF06CC"/>
    <w:rsid w:val="00DF1648"/>
    <w:rsid w:val="00DF2DD3"/>
    <w:rsid w:val="00DF3986"/>
    <w:rsid w:val="00DF411A"/>
    <w:rsid w:val="00DF473F"/>
    <w:rsid w:val="00DF51CA"/>
    <w:rsid w:val="00DF577A"/>
    <w:rsid w:val="00DF5D76"/>
    <w:rsid w:val="00DF6197"/>
    <w:rsid w:val="00E00450"/>
    <w:rsid w:val="00E02BB9"/>
    <w:rsid w:val="00E03830"/>
    <w:rsid w:val="00E03ACD"/>
    <w:rsid w:val="00E04B1E"/>
    <w:rsid w:val="00E0555A"/>
    <w:rsid w:val="00E05611"/>
    <w:rsid w:val="00E10E7C"/>
    <w:rsid w:val="00E1106E"/>
    <w:rsid w:val="00E11401"/>
    <w:rsid w:val="00E135B2"/>
    <w:rsid w:val="00E14276"/>
    <w:rsid w:val="00E14FCC"/>
    <w:rsid w:val="00E15CC9"/>
    <w:rsid w:val="00E1692A"/>
    <w:rsid w:val="00E207DF"/>
    <w:rsid w:val="00E22396"/>
    <w:rsid w:val="00E23BC2"/>
    <w:rsid w:val="00E2483A"/>
    <w:rsid w:val="00E24FC0"/>
    <w:rsid w:val="00E27CD6"/>
    <w:rsid w:val="00E27FD9"/>
    <w:rsid w:val="00E3206E"/>
    <w:rsid w:val="00E32C62"/>
    <w:rsid w:val="00E33121"/>
    <w:rsid w:val="00E332A4"/>
    <w:rsid w:val="00E332CE"/>
    <w:rsid w:val="00E35188"/>
    <w:rsid w:val="00E352BF"/>
    <w:rsid w:val="00E40BDD"/>
    <w:rsid w:val="00E41B01"/>
    <w:rsid w:val="00E41CC9"/>
    <w:rsid w:val="00E50FBF"/>
    <w:rsid w:val="00E52D56"/>
    <w:rsid w:val="00E5450E"/>
    <w:rsid w:val="00E5467F"/>
    <w:rsid w:val="00E55CF1"/>
    <w:rsid w:val="00E568BB"/>
    <w:rsid w:val="00E57C22"/>
    <w:rsid w:val="00E613D4"/>
    <w:rsid w:val="00E61630"/>
    <w:rsid w:val="00E624FC"/>
    <w:rsid w:val="00E67540"/>
    <w:rsid w:val="00E67685"/>
    <w:rsid w:val="00E677AE"/>
    <w:rsid w:val="00E67A26"/>
    <w:rsid w:val="00E7003C"/>
    <w:rsid w:val="00E76E1F"/>
    <w:rsid w:val="00E82BFA"/>
    <w:rsid w:val="00E84328"/>
    <w:rsid w:val="00E86F23"/>
    <w:rsid w:val="00E87952"/>
    <w:rsid w:val="00E91867"/>
    <w:rsid w:val="00E9239D"/>
    <w:rsid w:val="00E92C05"/>
    <w:rsid w:val="00E94C50"/>
    <w:rsid w:val="00E95C93"/>
    <w:rsid w:val="00E96851"/>
    <w:rsid w:val="00E977FB"/>
    <w:rsid w:val="00E97FE8"/>
    <w:rsid w:val="00EA01A8"/>
    <w:rsid w:val="00EA04A2"/>
    <w:rsid w:val="00EA2AAE"/>
    <w:rsid w:val="00EA36A4"/>
    <w:rsid w:val="00EA36A9"/>
    <w:rsid w:val="00EA39F3"/>
    <w:rsid w:val="00EA452A"/>
    <w:rsid w:val="00EA5E17"/>
    <w:rsid w:val="00EA6437"/>
    <w:rsid w:val="00EA6558"/>
    <w:rsid w:val="00EB215E"/>
    <w:rsid w:val="00EB22E4"/>
    <w:rsid w:val="00EB3A23"/>
    <w:rsid w:val="00EB3F9A"/>
    <w:rsid w:val="00EB5153"/>
    <w:rsid w:val="00EB5534"/>
    <w:rsid w:val="00EB6C8D"/>
    <w:rsid w:val="00EC2600"/>
    <w:rsid w:val="00EC35F7"/>
    <w:rsid w:val="00EC384D"/>
    <w:rsid w:val="00EC3D02"/>
    <w:rsid w:val="00EC45CF"/>
    <w:rsid w:val="00EC5B68"/>
    <w:rsid w:val="00EC7684"/>
    <w:rsid w:val="00ED0036"/>
    <w:rsid w:val="00ED096F"/>
    <w:rsid w:val="00ED1628"/>
    <w:rsid w:val="00ED22A4"/>
    <w:rsid w:val="00ED31DB"/>
    <w:rsid w:val="00ED3FEF"/>
    <w:rsid w:val="00ED5209"/>
    <w:rsid w:val="00ED578B"/>
    <w:rsid w:val="00EE14B9"/>
    <w:rsid w:val="00EE3C3E"/>
    <w:rsid w:val="00EE4D0D"/>
    <w:rsid w:val="00EE63AD"/>
    <w:rsid w:val="00EE68D9"/>
    <w:rsid w:val="00EF078F"/>
    <w:rsid w:val="00EF1F80"/>
    <w:rsid w:val="00EF48F9"/>
    <w:rsid w:val="00EF53C1"/>
    <w:rsid w:val="00EF57F7"/>
    <w:rsid w:val="00EF60FB"/>
    <w:rsid w:val="00EF7A95"/>
    <w:rsid w:val="00F10CB6"/>
    <w:rsid w:val="00F127F3"/>
    <w:rsid w:val="00F12E1A"/>
    <w:rsid w:val="00F15129"/>
    <w:rsid w:val="00F15268"/>
    <w:rsid w:val="00F15535"/>
    <w:rsid w:val="00F215E0"/>
    <w:rsid w:val="00F22486"/>
    <w:rsid w:val="00F2353A"/>
    <w:rsid w:val="00F2364F"/>
    <w:rsid w:val="00F24148"/>
    <w:rsid w:val="00F24D7E"/>
    <w:rsid w:val="00F26C0A"/>
    <w:rsid w:val="00F274A0"/>
    <w:rsid w:val="00F301F6"/>
    <w:rsid w:val="00F30724"/>
    <w:rsid w:val="00F3219E"/>
    <w:rsid w:val="00F3425F"/>
    <w:rsid w:val="00F34C46"/>
    <w:rsid w:val="00F416BD"/>
    <w:rsid w:val="00F41C3F"/>
    <w:rsid w:val="00F429D6"/>
    <w:rsid w:val="00F429FA"/>
    <w:rsid w:val="00F42C16"/>
    <w:rsid w:val="00F448A6"/>
    <w:rsid w:val="00F4507D"/>
    <w:rsid w:val="00F45AA8"/>
    <w:rsid w:val="00F4608C"/>
    <w:rsid w:val="00F46893"/>
    <w:rsid w:val="00F51C6C"/>
    <w:rsid w:val="00F5211B"/>
    <w:rsid w:val="00F522E0"/>
    <w:rsid w:val="00F526C7"/>
    <w:rsid w:val="00F53D7A"/>
    <w:rsid w:val="00F55D53"/>
    <w:rsid w:val="00F57E1D"/>
    <w:rsid w:val="00F6077C"/>
    <w:rsid w:val="00F619B8"/>
    <w:rsid w:val="00F660C4"/>
    <w:rsid w:val="00F66E7D"/>
    <w:rsid w:val="00F66F8F"/>
    <w:rsid w:val="00F7100E"/>
    <w:rsid w:val="00F71A45"/>
    <w:rsid w:val="00F723E3"/>
    <w:rsid w:val="00F72916"/>
    <w:rsid w:val="00F759D6"/>
    <w:rsid w:val="00F809B4"/>
    <w:rsid w:val="00F825B1"/>
    <w:rsid w:val="00F828C4"/>
    <w:rsid w:val="00F82931"/>
    <w:rsid w:val="00F83162"/>
    <w:rsid w:val="00F83296"/>
    <w:rsid w:val="00F83C74"/>
    <w:rsid w:val="00F8467B"/>
    <w:rsid w:val="00F90263"/>
    <w:rsid w:val="00F905A1"/>
    <w:rsid w:val="00F90FE4"/>
    <w:rsid w:val="00F91B84"/>
    <w:rsid w:val="00F9217D"/>
    <w:rsid w:val="00F926A7"/>
    <w:rsid w:val="00FA070A"/>
    <w:rsid w:val="00FA1D91"/>
    <w:rsid w:val="00FA2A0A"/>
    <w:rsid w:val="00FA33DF"/>
    <w:rsid w:val="00FA524B"/>
    <w:rsid w:val="00FA6AED"/>
    <w:rsid w:val="00FB2C33"/>
    <w:rsid w:val="00FB2F02"/>
    <w:rsid w:val="00FB7FC3"/>
    <w:rsid w:val="00FC1445"/>
    <w:rsid w:val="00FC18B4"/>
    <w:rsid w:val="00FC44F6"/>
    <w:rsid w:val="00FC5622"/>
    <w:rsid w:val="00FC5CB5"/>
    <w:rsid w:val="00FC5DF3"/>
    <w:rsid w:val="00FD0491"/>
    <w:rsid w:val="00FD21FD"/>
    <w:rsid w:val="00FD2B1F"/>
    <w:rsid w:val="00FD3F11"/>
    <w:rsid w:val="00FD50D8"/>
    <w:rsid w:val="00FD6500"/>
    <w:rsid w:val="00FD75A5"/>
    <w:rsid w:val="00FD7D87"/>
    <w:rsid w:val="00FE1B57"/>
    <w:rsid w:val="00FE401B"/>
    <w:rsid w:val="00FE4151"/>
    <w:rsid w:val="00FE5BAF"/>
    <w:rsid w:val="00FE6D84"/>
    <w:rsid w:val="00FF0298"/>
    <w:rsid w:val="00FF0426"/>
    <w:rsid w:val="00FF3F1E"/>
    <w:rsid w:val="00FF4FEB"/>
    <w:rsid w:val="00FF5296"/>
    <w:rsid w:val="00FF5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08435"/>
  <w15:chartTrackingRefBased/>
  <w15:docId w15:val="{5C529FBE-E078-40BD-B4CF-9BF04E25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8165F"/>
    <w:pPr>
      <w:autoSpaceDE w:val="0"/>
      <w:autoSpaceDN w:val="0"/>
      <w:adjustRightInd w:val="0"/>
      <w:spacing w:after="0" w:line="240" w:lineRule="auto"/>
    </w:pPr>
    <w:rPr>
      <w:rFonts w:ascii="Arial" w:hAnsi="Arial" w:cs="Arial"/>
      <w:color w:val="000000"/>
      <w:kern w:val="0"/>
      <w:sz w:val="24"/>
      <w:szCs w:val="24"/>
    </w:rPr>
  </w:style>
  <w:style w:type="character" w:styleId="Textodelmarcadordeposicin">
    <w:name w:val="Placeholder Text"/>
    <w:basedOn w:val="Fuentedeprrafopredeter"/>
    <w:uiPriority w:val="99"/>
    <w:semiHidden/>
    <w:rsid w:val="00932930"/>
    <w:rPr>
      <w:color w:val="808080"/>
    </w:rPr>
  </w:style>
  <w:style w:type="paragraph" w:styleId="NormalWeb">
    <w:name w:val="Normal (Web)"/>
    <w:basedOn w:val="Normal"/>
    <w:uiPriority w:val="99"/>
    <w:semiHidden/>
    <w:unhideWhenUsed/>
    <w:rsid w:val="00C44E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C44EBE"/>
    <w:rPr>
      <w:b/>
      <w:bCs/>
    </w:rPr>
  </w:style>
  <w:style w:type="character" w:styleId="Hipervnculo">
    <w:name w:val="Hyperlink"/>
    <w:basedOn w:val="Fuentedeprrafopredeter"/>
    <w:uiPriority w:val="99"/>
    <w:semiHidden/>
    <w:unhideWhenUsed/>
    <w:rsid w:val="00C44EBE"/>
    <w:rPr>
      <w:color w:val="0000FF"/>
      <w:u w:val="single"/>
    </w:rPr>
  </w:style>
  <w:style w:type="table" w:styleId="Tablaconcuadrcula">
    <w:name w:val="Table Grid"/>
    <w:basedOn w:val="Tablanormal"/>
    <w:uiPriority w:val="39"/>
    <w:rsid w:val="00283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14EE"/>
    <w:pPr>
      <w:ind w:left="720"/>
      <w:contextualSpacing/>
    </w:pPr>
  </w:style>
  <w:style w:type="paragraph" w:styleId="Descripcin">
    <w:name w:val="caption"/>
    <w:basedOn w:val="Normal"/>
    <w:next w:val="Normal"/>
    <w:uiPriority w:val="35"/>
    <w:unhideWhenUsed/>
    <w:qFormat/>
    <w:rsid w:val="00417178"/>
    <w:pPr>
      <w:spacing w:after="200" w:line="240" w:lineRule="auto"/>
    </w:pPr>
    <w:rPr>
      <w:i/>
      <w:iCs/>
      <w:color w:val="44546A" w:themeColor="text2"/>
      <w:sz w:val="18"/>
      <w:szCs w:val="18"/>
    </w:rPr>
  </w:style>
  <w:style w:type="paragraph" w:customStyle="1" w:styleId="msonormal0">
    <w:name w:val="msonormal"/>
    <w:basedOn w:val="Normal"/>
    <w:rsid w:val="007E2BA8"/>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character" w:styleId="Refdecomentario">
    <w:name w:val="annotation reference"/>
    <w:basedOn w:val="Fuentedeprrafopredeter"/>
    <w:uiPriority w:val="99"/>
    <w:semiHidden/>
    <w:unhideWhenUsed/>
    <w:rsid w:val="00F6077C"/>
    <w:rPr>
      <w:sz w:val="16"/>
      <w:szCs w:val="16"/>
    </w:rPr>
  </w:style>
  <w:style w:type="paragraph" w:styleId="Textocomentario">
    <w:name w:val="annotation text"/>
    <w:basedOn w:val="Normal"/>
    <w:link w:val="TextocomentarioCar"/>
    <w:uiPriority w:val="99"/>
    <w:unhideWhenUsed/>
    <w:rsid w:val="00F6077C"/>
    <w:pPr>
      <w:spacing w:line="240" w:lineRule="auto"/>
    </w:pPr>
    <w:rPr>
      <w:sz w:val="20"/>
      <w:szCs w:val="20"/>
    </w:rPr>
  </w:style>
  <w:style w:type="character" w:customStyle="1" w:styleId="TextocomentarioCar">
    <w:name w:val="Texto comentario Car"/>
    <w:basedOn w:val="Fuentedeprrafopredeter"/>
    <w:link w:val="Textocomentario"/>
    <w:uiPriority w:val="99"/>
    <w:rsid w:val="00F6077C"/>
    <w:rPr>
      <w:sz w:val="20"/>
      <w:szCs w:val="20"/>
    </w:rPr>
  </w:style>
  <w:style w:type="paragraph" w:styleId="Asuntodelcomentario">
    <w:name w:val="annotation subject"/>
    <w:basedOn w:val="Textocomentario"/>
    <w:next w:val="Textocomentario"/>
    <w:link w:val="AsuntodelcomentarioCar"/>
    <w:uiPriority w:val="99"/>
    <w:semiHidden/>
    <w:unhideWhenUsed/>
    <w:rsid w:val="00F6077C"/>
    <w:rPr>
      <w:b/>
      <w:bCs/>
    </w:rPr>
  </w:style>
  <w:style w:type="character" w:customStyle="1" w:styleId="AsuntodelcomentarioCar">
    <w:name w:val="Asunto del comentario Car"/>
    <w:basedOn w:val="TextocomentarioCar"/>
    <w:link w:val="Asuntodelcomentario"/>
    <w:uiPriority w:val="99"/>
    <w:semiHidden/>
    <w:rsid w:val="00F6077C"/>
    <w:rPr>
      <w:b/>
      <w:bCs/>
      <w:sz w:val="20"/>
      <w:szCs w:val="20"/>
    </w:rPr>
  </w:style>
  <w:style w:type="paragraph" w:styleId="Revisin">
    <w:name w:val="Revision"/>
    <w:hidden/>
    <w:uiPriority w:val="99"/>
    <w:semiHidden/>
    <w:rsid w:val="00DC1FB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767">
      <w:bodyDiv w:val="1"/>
      <w:marLeft w:val="0"/>
      <w:marRight w:val="0"/>
      <w:marTop w:val="0"/>
      <w:marBottom w:val="0"/>
      <w:divBdr>
        <w:top w:val="none" w:sz="0" w:space="0" w:color="auto"/>
        <w:left w:val="none" w:sz="0" w:space="0" w:color="auto"/>
        <w:bottom w:val="none" w:sz="0" w:space="0" w:color="auto"/>
        <w:right w:val="none" w:sz="0" w:space="0" w:color="auto"/>
      </w:divBdr>
      <w:divsChild>
        <w:div w:id="540244349">
          <w:marLeft w:val="480"/>
          <w:marRight w:val="0"/>
          <w:marTop w:val="0"/>
          <w:marBottom w:val="0"/>
          <w:divBdr>
            <w:top w:val="none" w:sz="0" w:space="0" w:color="auto"/>
            <w:left w:val="none" w:sz="0" w:space="0" w:color="auto"/>
            <w:bottom w:val="none" w:sz="0" w:space="0" w:color="auto"/>
            <w:right w:val="none" w:sz="0" w:space="0" w:color="auto"/>
          </w:divBdr>
        </w:div>
        <w:div w:id="1598975429">
          <w:marLeft w:val="480"/>
          <w:marRight w:val="0"/>
          <w:marTop w:val="0"/>
          <w:marBottom w:val="0"/>
          <w:divBdr>
            <w:top w:val="none" w:sz="0" w:space="0" w:color="auto"/>
            <w:left w:val="none" w:sz="0" w:space="0" w:color="auto"/>
            <w:bottom w:val="none" w:sz="0" w:space="0" w:color="auto"/>
            <w:right w:val="none" w:sz="0" w:space="0" w:color="auto"/>
          </w:divBdr>
        </w:div>
        <w:div w:id="899025962">
          <w:marLeft w:val="480"/>
          <w:marRight w:val="0"/>
          <w:marTop w:val="0"/>
          <w:marBottom w:val="0"/>
          <w:divBdr>
            <w:top w:val="none" w:sz="0" w:space="0" w:color="auto"/>
            <w:left w:val="none" w:sz="0" w:space="0" w:color="auto"/>
            <w:bottom w:val="none" w:sz="0" w:space="0" w:color="auto"/>
            <w:right w:val="none" w:sz="0" w:space="0" w:color="auto"/>
          </w:divBdr>
        </w:div>
        <w:div w:id="663631621">
          <w:marLeft w:val="480"/>
          <w:marRight w:val="0"/>
          <w:marTop w:val="0"/>
          <w:marBottom w:val="0"/>
          <w:divBdr>
            <w:top w:val="none" w:sz="0" w:space="0" w:color="auto"/>
            <w:left w:val="none" w:sz="0" w:space="0" w:color="auto"/>
            <w:bottom w:val="none" w:sz="0" w:space="0" w:color="auto"/>
            <w:right w:val="none" w:sz="0" w:space="0" w:color="auto"/>
          </w:divBdr>
        </w:div>
        <w:div w:id="1259093900">
          <w:marLeft w:val="480"/>
          <w:marRight w:val="0"/>
          <w:marTop w:val="0"/>
          <w:marBottom w:val="0"/>
          <w:divBdr>
            <w:top w:val="none" w:sz="0" w:space="0" w:color="auto"/>
            <w:left w:val="none" w:sz="0" w:space="0" w:color="auto"/>
            <w:bottom w:val="none" w:sz="0" w:space="0" w:color="auto"/>
            <w:right w:val="none" w:sz="0" w:space="0" w:color="auto"/>
          </w:divBdr>
        </w:div>
        <w:div w:id="1940946465">
          <w:marLeft w:val="480"/>
          <w:marRight w:val="0"/>
          <w:marTop w:val="0"/>
          <w:marBottom w:val="0"/>
          <w:divBdr>
            <w:top w:val="none" w:sz="0" w:space="0" w:color="auto"/>
            <w:left w:val="none" w:sz="0" w:space="0" w:color="auto"/>
            <w:bottom w:val="none" w:sz="0" w:space="0" w:color="auto"/>
            <w:right w:val="none" w:sz="0" w:space="0" w:color="auto"/>
          </w:divBdr>
        </w:div>
        <w:div w:id="1835756790">
          <w:marLeft w:val="480"/>
          <w:marRight w:val="0"/>
          <w:marTop w:val="0"/>
          <w:marBottom w:val="0"/>
          <w:divBdr>
            <w:top w:val="none" w:sz="0" w:space="0" w:color="auto"/>
            <w:left w:val="none" w:sz="0" w:space="0" w:color="auto"/>
            <w:bottom w:val="none" w:sz="0" w:space="0" w:color="auto"/>
            <w:right w:val="none" w:sz="0" w:space="0" w:color="auto"/>
          </w:divBdr>
        </w:div>
        <w:div w:id="1236889809">
          <w:marLeft w:val="480"/>
          <w:marRight w:val="0"/>
          <w:marTop w:val="0"/>
          <w:marBottom w:val="0"/>
          <w:divBdr>
            <w:top w:val="none" w:sz="0" w:space="0" w:color="auto"/>
            <w:left w:val="none" w:sz="0" w:space="0" w:color="auto"/>
            <w:bottom w:val="none" w:sz="0" w:space="0" w:color="auto"/>
            <w:right w:val="none" w:sz="0" w:space="0" w:color="auto"/>
          </w:divBdr>
        </w:div>
        <w:div w:id="952519295">
          <w:marLeft w:val="480"/>
          <w:marRight w:val="0"/>
          <w:marTop w:val="0"/>
          <w:marBottom w:val="0"/>
          <w:divBdr>
            <w:top w:val="none" w:sz="0" w:space="0" w:color="auto"/>
            <w:left w:val="none" w:sz="0" w:space="0" w:color="auto"/>
            <w:bottom w:val="none" w:sz="0" w:space="0" w:color="auto"/>
            <w:right w:val="none" w:sz="0" w:space="0" w:color="auto"/>
          </w:divBdr>
        </w:div>
        <w:div w:id="310597367">
          <w:marLeft w:val="480"/>
          <w:marRight w:val="0"/>
          <w:marTop w:val="0"/>
          <w:marBottom w:val="0"/>
          <w:divBdr>
            <w:top w:val="none" w:sz="0" w:space="0" w:color="auto"/>
            <w:left w:val="none" w:sz="0" w:space="0" w:color="auto"/>
            <w:bottom w:val="none" w:sz="0" w:space="0" w:color="auto"/>
            <w:right w:val="none" w:sz="0" w:space="0" w:color="auto"/>
          </w:divBdr>
        </w:div>
        <w:div w:id="1642420021">
          <w:marLeft w:val="480"/>
          <w:marRight w:val="0"/>
          <w:marTop w:val="0"/>
          <w:marBottom w:val="0"/>
          <w:divBdr>
            <w:top w:val="none" w:sz="0" w:space="0" w:color="auto"/>
            <w:left w:val="none" w:sz="0" w:space="0" w:color="auto"/>
            <w:bottom w:val="none" w:sz="0" w:space="0" w:color="auto"/>
            <w:right w:val="none" w:sz="0" w:space="0" w:color="auto"/>
          </w:divBdr>
        </w:div>
        <w:div w:id="1040326609">
          <w:marLeft w:val="480"/>
          <w:marRight w:val="0"/>
          <w:marTop w:val="0"/>
          <w:marBottom w:val="0"/>
          <w:divBdr>
            <w:top w:val="none" w:sz="0" w:space="0" w:color="auto"/>
            <w:left w:val="none" w:sz="0" w:space="0" w:color="auto"/>
            <w:bottom w:val="none" w:sz="0" w:space="0" w:color="auto"/>
            <w:right w:val="none" w:sz="0" w:space="0" w:color="auto"/>
          </w:divBdr>
        </w:div>
        <w:div w:id="806048264">
          <w:marLeft w:val="480"/>
          <w:marRight w:val="0"/>
          <w:marTop w:val="0"/>
          <w:marBottom w:val="0"/>
          <w:divBdr>
            <w:top w:val="none" w:sz="0" w:space="0" w:color="auto"/>
            <w:left w:val="none" w:sz="0" w:space="0" w:color="auto"/>
            <w:bottom w:val="none" w:sz="0" w:space="0" w:color="auto"/>
            <w:right w:val="none" w:sz="0" w:space="0" w:color="auto"/>
          </w:divBdr>
        </w:div>
        <w:div w:id="184371500">
          <w:marLeft w:val="480"/>
          <w:marRight w:val="0"/>
          <w:marTop w:val="0"/>
          <w:marBottom w:val="0"/>
          <w:divBdr>
            <w:top w:val="none" w:sz="0" w:space="0" w:color="auto"/>
            <w:left w:val="none" w:sz="0" w:space="0" w:color="auto"/>
            <w:bottom w:val="none" w:sz="0" w:space="0" w:color="auto"/>
            <w:right w:val="none" w:sz="0" w:space="0" w:color="auto"/>
          </w:divBdr>
        </w:div>
        <w:div w:id="942109965">
          <w:marLeft w:val="480"/>
          <w:marRight w:val="0"/>
          <w:marTop w:val="0"/>
          <w:marBottom w:val="0"/>
          <w:divBdr>
            <w:top w:val="none" w:sz="0" w:space="0" w:color="auto"/>
            <w:left w:val="none" w:sz="0" w:space="0" w:color="auto"/>
            <w:bottom w:val="none" w:sz="0" w:space="0" w:color="auto"/>
            <w:right w:val="none" w:sz="0" w:space="0" w:color="auto"/>
          </w:divBdr>
        </w:div>
        <w:div w:id="457574585">
          <w:marLeft w:val="480"/>
          <w:marRight w:val="0"/>
          <w:marTop w:val="0"/>
          <w:marBottom w:val="0"/>
          <w:divBdr>
            <w:top w:val="none" w:sz="0" w:space="0" w:color="auto"/>
            <w:left w:val="none" w:sz="0" w:space="0" w:color="auto"/>
            <w:bottom w:val="none" w:sz="0" w:space="0" w:color="auto"/>
            <w:right w:val="none" w:sz="0" w:space="0" w:color="auto"/>
          </w:divBdr>
        </w:div>
        <w:div w:id="1048147099">
          <w:marLeft w:val="480"/>
          <w:marRight w:val="0"/>
          <w:marTop w:val="0"/>
          <w:marBottom w:val="0"/>
          <w:divBdr>
            <w:top w:val="none" w:sz="0" w:space="0" w:color="auto"/>
            <w:left w:val="none" w:sz="0" w:space="0" w:color="auto"/>
            <w:bottom w:val="none" w:sz="0" w:space="0" w:color="auto"/>
            <w:right w:val="none" w:sz="0" w:space="0" w:color="auto"/>
          </w:divBdr>
        </w:div>
        <w:div w:id="124783657">
          <w:marLeft w:val="480"/>
          <w:marRight w:val="0"/>
          <w:marTop w:val="0"/>
          <w:marBottom w:val="0"/>
          <w:divBdr>
            <w:top w:val="none" w:sz="0" w:space="0" w:color="auto"/>
            <w:left w:val="none" w:sz="0" w:space="0" w:color="auto"/>
            <w:bottom w:val="none" w:sz="0" w:space="0" w:color="auto"/>
            <w:right w:val="none" w:sz="0" w:space="0" w:color="auto"/>
          </w:divBdr>
        </w:div>
        <w:div w:id="2086681905">
          <w:marLeft w:val="480"/>
          <w:marRight w:val="0"/>
          <w:marTop w:val="0"/>
          <w:marBottom w:val="0"/>
          <w:divBdr>
            <w:top w:val="none" w:sz="0" w:space="0" w:color="auto"/>
            <w:left w:val="none" w:sz="0" w:space="0" w:color="auto"/>
            <w:bottom w:val="none" w:sz="0" w:space="0" w:color="auto"/>
            <w:right w:val="none" w:sz="0" w:space="0" w:color="auto"/>
          </w:divBdr>
        </w:div>
        <w:div w:id="419302094">
          <w:marLeft w:val="480"/>
          <w:marRight w:val="0"/>
          <w:marTop w:val="0"/>
          <w:marBottom w:val="0"/>
          <w:divBdr>
            <w:top w:val="none" w:sz="0" w:space="0" w:color="auto"/>
            <w:left w:val="none" w:sz="0" w:space="0" w:color="auto"/>
            <w:bottom w:val="none" w:sz="0" w:space="0" w:color="auto"/>
            <w:right w:val="none" w:sz="0" w:space="0" w:color="auto"/>
          </w:divBdr>
        </w:div>
        <w:div w:id="477646640">
          <w:marLeft w:val="480"/>
          <w:marRight w:val="0"/>
          <w:marTop w:val="0"/>
          <w:marBottom w:val="0"/>
          <w:divBdr>
            <w:top w:val="none" w:sz="0" w:space="0" w:color="auto"/>
            <w:left w:val="none" w:sz="0" w:space="0" w:color="auto"/>
            <w:bottom w:val="none" w:sz="0" w:space="0" w:color="auto"/>
            <w:right w:val="none" w:sz="0" w:space="0" w:color="auto"/>
          </w:divBdr>
        </w:div>
        <w:div w:id="232861455">
          <w:marLeft w:val="480"/>
          <w:marRight w:val="0"/>
          <w:marTop w:val="0"/>
          <w:marBottom w:val="0"/>
          <w:divBdr>
            <w:top w:val="none" w:sz="0" w:space="0" w:color="auto"/>
            <w:left w:val="none" w:sz="0" w:space="0" w:color="auto"/>
            <w:bottom w:val="none" w:sz="0" w:space="0" w:color="auto"/>
            <w:right w:val="none" w:sz="0" w:space="0" w:color="auto"/>
          </w:divBdr>
        </w:div>
        <w:div w:id="1650012389">
          <w:marLeft w:val="480"/>
          <w:marRight w:val="0"/>
          <w:marTop w:val="0"/>
          <w:marBottom w:val="0"/>
          <w:divBdr>
            <w:top w:val="none" w:sz="0" w:space="0" w:color="auto"/>
            <w:left w:val="none" w:sz="0" w:space="0" w:color="auto"/>
            <w:bottom w:val="none" w:sz="0" w:space="0" w:color="auto"/>
            <w:right w:val="none" w:sz="0" w:space="0" w:color="auto"/>
          </w:divBdr>
        </w:div>
        <w:div w:id="1317030561">
          <w:marLeft w:val="480"/>
          <w:marRight w:val="0"/>
          <w:marTop w:val="0"/>
          <w:marBottom w:val="0"/>
          <w:divBdr>
            <w:top w:val="none" w:sz="0" w:space="0" w:color="auto"/>
            <w:left w:val="none" w:sz="0" w:space="0" w:color="auto"/>
            <w:bottom w:val="none" w:sz="0" w:space="0" w:color="auto"/>
            <w:right w:val="none" w:sz="0" w:space="0" w:color="auto"/>
          </w:divBdr>
        </w:div>
        <w:div w:id="802041604">
          <w:marLeft w:val="480"/>
          <w:marRight w:val="0"/>
          <w:marTop w:val="0"/>
          <w:marBottom w:val="0"/>
          <w:divBdr>
            <w:top w:val="none" w:sz="0" w:space="0" w:color="auto"/>
            <w:left w:val="none" w:sz="0" w:space="0" w:color="auto"/>
            <w:bottom w:val="none" w:sz="0" w:space="0" w:color="auto"/>
            <w:right w:val="none" w:sz="0" w:space="0" w:color="auto"/>
          </w:divBdr>
        </w:div>
        <w:div w:id="1085881204">
          <w:marLeft w:val="480"/>
          <w:marRight w:val="0"/>
          <w:marTop w:val="0"/>
          <w:marBottom w:val="0"/>
          <w:divBdr>
            <w:top w:val="none" w:sz="0" w:space="0" w:color="auto"/>
            <w:left w:val="none" w:sz="0" w:space="0" w:color="auto"/>
            <w:bottom w:val="none" w:sz="0" w:space="0" w:color="auto"/>
            <w:right w:val="none" w:sz="0" w:space="0" w:color="auto"/>
          </w:divBdr>
        </w:div>
        <w:div w:id="2090106760">
          <w:marLeft w:val="480"/>
          <w:marRight w:val="0"/>
          <w:marTop w:val="0"/>
          <w:marBottom w:val="0"/>
          <w:divBdr>
            <w:top w:val="none" w:sz="0" w:space="0" w:color="auto"/>
            <w:left w:val="none" w:sz="0" w:space="0" w:color="auto"/>
            <w:bottom w:val="none" w:sz="0" w:space="0" w:color="auto"/>
            <w:right w:val="none" w:sz="0" w:space="0" w:color="auto"/>
          </w:divBdr>
        </w:div>
        <w:div w:id="618269106">
          <w:marLeft w:val="480"/>
          <w:marRight w:val="0"/>
          <w:marTop w:val="0"/>
          <w:marBottom w:val="0"/>
          <w:divBdr>
            <w:top w:val="none" w:sz="0" w:space="0" w:color="auto"/>
            <w:left w:val="none" w:sz="0" w:space="0" w:color="auto"/>
            <w:bottom w:val="none" w:sz="0" w:space="0" w:color="auto"/>
            <w:right w:val="none" w:sz="0" w:space="0" w:color="auto"/>
          </w:divBdr>
        </w:div>
        <w:div w:id="1961061026">
          <w:marLeft w:val="480"/>
          <w:marRight w:val="0"/>
          <w:marTop w:val="0"/>
          <w:marBottom w:val="0"/>
          <w:divBdr>
            <w:top w:val="none" w:sz="0" w:space="0" w:color="auto"/>
            <w:left w:val="none" w:sz="0" w:space="0" w:color="auto"/>
            <w:bottom w:val="none" w:sz="0" w:space="0" w:color="auto"/>
            <w:right w:val="none" w:sz="0" w:space="0" w:color="auto"/>
          </w:divBdr>
        </w:div>
        <w:div w:id="1707828308">
          <w:marLeft w:val="480"/>
          <w:marRight w:val="0"/>
          <w:marTop w:val="0"/>
          <w:marBottom w:val="0"/>
          <w:divBdr>
            <w:top w:val="none" w:sz="0" w:space="0" w:color="auto"/>
            <w:left w:val="none" w:sz="0" w:space="0" w:color="auto"/>
            <w:bottom w:val="none" w:sz="0" w:space="0" w:color="auto"/>
            <w:right w:val="none" w:sz="0" w:space="0" w:color="auto"/>
          </w:divBdr>
        </w:div>
        <w:div w:id="400754350">
          <w:marLeft w:val="480"/>
          <w:marRight w:val="0"/>
          <w:marTop w:val="0"/>
          <w:marBottom w:val="0"/>
          <w:divBdr>
            <w:top w:val="none" w:sz="0" w:space="0" w:color="auto"/>
            <w:left w:val="none" w:sz="0" w:space="0" w:color="auto"/>
            <w:bottom w:val="none" w:sz="0" w:space="0" w:color="auto"/>
            <w:right w:val="none" w:sz="0" w:space="0" w:color="auto"/>
          </w:divBdr>
        </w:div>
        <w:div w:id="999310124">
          <w:marLeft w:val="480"/>
          <w:marRight w:val="0"/>
          <w:marTop w:val="0"/>
          <w:marBottom w:val="0"/>
          <w:divBdr>
            <w:top w:val="none" w:sz="0" w:space="0" w:color="auto"/>
            <w:left w:val="none" w:sz="0" w:space="0" w:color="auto"/>
            <w:bottom w:val="none" w:sz="0" w:space="0" w:color="auto"/>
            <w:right w:val="none" w:sz="0" w:space="0" w:color="auto"/>
          </w:divBdr>
        </w:div>
        <w:div w:id="177088401">
          <w:marLeft w:val="480"/>
          <w:marRight w:val="0"/>
          <w:marTop w:val="0"/>
          <w:marBottom w:val="0"/>
          <w:divBdr>
            <w:top w:val="none" w:sz="0" w:space="0" w:color="auto"/>
            <w:left w:val="none" w:sz="0" w:space="0" w:color="auto"/>
            <w:bottom w:val="none" w:sz="0" w:space="0" w:color="auto"/>
            <w:right w:val="none" w:sz="0" w:space="0" w:color="auto"/>
          </w:divBdr>
        </w:div>
      </w:divsChild>
    </w:div>
    <w:div w:id="3753261">
      <w:bodyDiv w:val="1"/>
      <w:marLeft w:val="0"/>
      <w:marRight w:val="0"/>
      <w:marTop w:val="0"/>
      <w:marBottom w:val="0"/>
      <w:divBdr>
        <w:top w:val="none" w:sz="0" w:space="0" w:color="auto"/>
        <w:left w:val="none" w:sz="0" w:space="0" w:color="auto"/>
        <w:bottom w:val="none" w:sz="0" w:space="0" w:color="auto"/>
        <w:right w:val="none" w:sz="0" w:space="0" w:color="auto"/>
      </w:divBdr>
    </w:div>
    <w:div w:id="6297347">
      <w:bodyDiv w:val="1"/>
      <w:marLeft w:val="0"/>
      <w:marRight w:val="0"/>
      <w:marTop w:val="0"/>
      <w:marBottom w:val="0"/>
      <w:divBdr>
        <w:top w:val="none" w:sz="0" w:space="0" w:color="auto"/>
        <w:left w:val="none" w:sz="0" w:space="0" w:color="auto"/>
        <w:bottom w:val="none" w:sz="0" w:space="0" w:color="auto"/>
        <w:right w:val="none" w:sz="0" w:space="0" w:color="auto"/>
      </w:divBdr>
    </w:div>
    <w:div w:id="11877715">
      <w:bodyDiv w:val="1"/>
      <w:marLeft w:val="0"/>
      <w:marRight w:val="0"/>
      <w:marTop w:val="0"/>
      <w:marBottom w:val="0"/>
      <w:divBdr>
        <w:top w:val="none" w:sz="0" w:space="0" w:color="auto"/>
        <w:left w:val="none" w:sz="0" w:space="0" w:color="auto"/>
        <w:bottom w:val="none" w:sz="0" w:space="0" w:color="auto"/>
        <w:right w:val="none" w:sz="0" w:space="0" w:color="auto"/>
      </w:divBdr>
    </w:div>
    <w:div w:id="14771073">
      <w:bodyDiv w:val="1"/>
      <w:marLeft w:val="0"/>
      <w:marRight w:val="0"/>
      <w:marTop w:val="0"/>
      <w:marBottom w:val="0"/>
      <w:divBdr>
        <w:top w:val="none" w:sz="0" w:space="0" w:color="auto"/>
        <w:left w:val="none" w:sz="0" w:space="0" w:color="auto"/>
        <w:bottom w:val="none" w:sz="0" w:space="0" w:color="auto"/>
        <w:right w:val="none" w:sz="0" w:space="0" w:color="auto"/>
      </w:divBdr>
    </w:div>
    <w:div w:id="17632748">
      <w:bodyDiv w:val="1"/>
      <w:marLeft w:val="0"/>
      <w:marRight w:val="0"/>
      <w:marTop w:val="0"/>
      <w:marBottom w:val="0"/>
      <w:divBdr>
        <w:top w:val="none" w:sz="0" w:space="0" w:color="auto"/>
        <w:left w:val="none" w:sz="0" w:space="0" w:color="auto"/>
        <w:bottom w:val="none" w:sz="0" w:space="0" w:color="auto"/>
        <w:right w:val="none" w:sz="0" w:space="0" w:color="auto"/>
      </w:divBdr>
    </w:div>
    <w:div w:id="18431492">
      <w:bodyDiv w:val="1"/>
      <w:marLeft w:val="0"/>
      <w:marRight w:val="0"/>
      <w:marTop w:val="0"/>
      <w:marBottom w:val="0"/>
      <w:divBdr>
        <w:top w:val="none" w:sz="0" w:space="0" w:color="auto"/>
        <w:left w:val="none" w:sz="0" w:space="0" w:color="auto"/>
        <w:bottom w:val="none" w:sz="0" w:space="0" w:color="auto"/>
        <w:right w:val="none" w:sz="0" w:space="0" w:color="auto"/>
      </w:divBdr>
    </w:div>
    <w:div w:id="19362342">
      <w:bodyDiv w:val="1"/>
      <w:marLeft w:val="0"/>
      <w:marRight w:val="0"/>
      <w:marTop w:val="0"/>
      <w:marBottom w:val="0"/>
      <w:divBdr>
        <w:top w:val="none" w:sz="0" w:space="0" w:color="auto"/>
        <w:left w:val="none" w:sz="0" w:space="0" w:color="auto"/>
        <w:bottom w:val="none" w:sz="0" w:space="0" w:color="auto"/>
        <w:right w:val="none" w:sz="0" w:space="0" w:color="auto"/>
      </w:divBdr>
    </w:div>
    <w:div w:id="25762482">
      <w:bodyDiv w:val="1"/>
      <w:marLeft w:val="0"/>
      <w:marRight w:val="0"/>
      <w:marTop w:val="0"/>
      <w:marBottom w:val="0"/>
      <w:divBdr>
        <w:top w:val="none" w:sz="0" w:space="0" w:color="auto"/>
        <w:left w:val="none" w:sz="0" w:space="0" w:color="auto"/>
        <w:bottom w:val="none" w:sz="0" w:space="0" w:color="auto"/>
        <w:right w:val="none" w:sz="0" w:space="0" w:color="auto"/>
      </w:divBdr>
    </w:div>
    <w:div w:id="33118118">
      <w:bodyDiv w:val="1"/>
      <w:marLeft w:val="0"/>
      <w:marRight w:val="0"/>
      <w:marTop w:val="0"/>
      <w:marBottom w:val="0"/>
      <w:divBdr>
        <w:top w:val="none" w:sz="0" w:space="0" w:color="auto"/>
        <w:left w:val="none" w:sz="0" w:space="0" w:color="auto"/>
        <w:bottom w:val="none" w:sz="0" w:space="0" w:color="auto"/>
        <w:right w:val="none" w:sz="0" w:space="0" w:color="auto"/>
      </w:divBdr>
    </w:div>
    <w:div w:id="34932169">
      <w:bodyDiv w:val="1"/>
      <w:marLeft w:val="0"/>
      <w:marRight w:val="0"/>
      <w:marTop w:val="0"/>
      <w:marBottom w:val="0"/>
      <w:divBdr>
        <w:top w:val="none" w:sz="0" w:space="0" w:color="auto"/>
        <w:left w:val="none" w:sz="0" w:space="0" w:color="auto"/>
        <w:bottom w:val="none" w:sz="0" w:space="0" w:color="auto"/>
        <w:right w:val="none" w:sz="0" w:space="0" w:color="auto"/>
      </w:divBdr>
    </w:div>
    <w:div w:id="38168697">
      <w:bodyDiv w:val="1"/>
      <w:marLeft w:val="0"/>
      <w:marRight w:val="0"/>
      <w:marTop w:val="0"/>
      <w:marBottom w:val="0"/>
      <w:divBdr>
        <w:top w:val="none" w:sz="0" w:space="0" w:color="auto"/>
        <w:left w:val="none" w:sz="0" w:space="0" w:color="auto"/>
        <w:bottom w:val="none" w:sz="0" w:space="0" w:color="auto"/>
        <w:right w:val="none" w:sz="0" w:space="0" w:color="auto"/>
      </w:divBdr>
    </w:div>
    <w:div w:id="40061999">
      <w:bodyDiv w:val="1"/>
      <w:marLeft w:val="0"/>
      <w:marRight w:val="0"/>
      <w:marTop w:val="0"/>
      <w:marBottom w:val="0"/>
      <w:divBdr>
        <w:top w:val="none" w:sz="0" w:space="0" w:color="auto"/>
        <w:left w:val="none" w:sz="0" w:space="0" w:color="auto"/>
        <w:bottom w:val="none" w:sz="0" w:space="0" w:color="auto"/>
        <w:right w:val="none" w:sz="0" w:space="0" w:color="auto"/>
      </w:divBdr>
    </w:div>
    <w:div w:id="44718077">
      <w:bodyDiv w:val="1"/>
      <w:marLeft w:val="0"/>
      <w:marRight w:val="0"/>
      <w:marTop w:val="0"/>
      <w:marBottom w:val="0"/>
      <w:divBdr>
        <w:top w:val="none" w:sz="0" w:space="0" w:color="auto"/>
        <w:left w:val="none" w:sz="0" w:space="0" w:color="auto"/>
        <w:bottom w:val="none" w:sz="0" w:space="0" w:color="auto"/>
        <w:right w:val="none" w:sz="0" w:space="0" w:color="auto"/>
      </w:divBdr>
    </w:div>
    <w:div w:id="55394556">
      <w:bodyDiv w:val="1"/>
      <w:marLeft w:val="0"/>
      <w:marRight w:val="0"/>
      <w:marTop w:val="0"/>
      <w:marBottom w:val="0"/>
      <w:divBdr>
        <w:top w:val="none" w:sz="0" w:space="0" w:color="auto"/>
        <w:left w:val="none" w:sz="0" w:space="0" w:color="auto"/>
        <w:bottom w:val="none" w:sz="0" w:space="0" w:color="auto"/>
        <w:right w:val="none" w:sz="0" w:space="0" w:color="auto"/>
      </w:divBdr>
    </w:div>
    <w:div w:id="56704098">
      <w:bodyDiv w:val="1"/>
      <w:marLeft w:val="0"/>
      <w:marRight w:val="0"/>
      <w:marTop w:val="0"/>
      <w:marBottom w:val="0"/>
      <w:divBdr>
        <w:top w:val="none" w:sz="0" w:space="0" w:color="auto"/>
        <w:left w:val="none" w:sz="0" w:space="0" w:color="auto"/>
        <w:bottom w:val="none" w:sz="0" w:space="0" w:color="auto"/>
        <w:right w:val="none" w:sz="0" w:space="0" w:color="auto"/>
      </w:divBdr>
    </w:div>
    <w:div w:id="58135974">
      <w:bodyDiv w:val="1"/>
      <w:marLeft w:val="0"/>
      <w:marRight w:val="0"/>
      <w:marTop w:val="0"/>
      <w:marBottom w:val="0"/>
      <w:divBdr>
        <w:top w:val="none" w:sz="0" w:space="0" w:color="auto"/>
        <w:left w:val="none" w:sz="0" w:space="0" w:color="auto"/>
        <w:bottom w:val="none" w:sz="0" w:space="0" w:color="auto"/>
        <w:right w:val="none" w:sz="0" w:space="0" w:color="auto"/>
      </w:divBdr>
    </w:div>
    <w:div w:id="60711082">
      <w:bodyDiv w:val="1"/>
      <w:marLeft w:val="0"/>
      <w:marRight w:val="0"/>
      <w:marTop w:val="0"/>
      <w:marBottom w:val="0"/>
      <w:divBdr>
        <w:top w:val="none" w:sz="0" w:space="0" w:color="auto"/>
        <w:left w:val="none" w:sz="0" w:space="0" w:color="auto"/>
        <w:bottom w:val="none" w:sz="0" w:space="0" w:color="auto"/>
        <w:right w:val="none" w:sz="0" w:space="0" w:color="auto"/>
      </w:divBdr>
    </w:div>
    <w:div w:id="62608072">
      <w:bodyDiv w:val="1"/>
      <w:marLeft w:val="0"/>
      <w:marRight w:val="0"/>
      <w:marTop w:val="0"/>
      <w:marBottom w:val="0"/>
      <w:divBdr>
        <w:top w:val="none" w:sz="0" w:space="0" w:color="auto"/>
        <w:left w:val="none" w:sz="0" w:space="0" w:color="auto"/>
        <w:bottom w:val="none" w:sz="0" w:space="0" w:color="auto"/>
        <w:right w:val="none" w:sz="0" w:space="0" w:color="auto"/>
      </w:divBdr>
    </w:div>
    <w:div w:id="62875286">
      <w:bodyDiv w:val="1"/>
      <w:marLeft w:val="0"/>
      <w:marRight w:val="0"/>
      <w:marTop w:val="0"/>
      <w:marBottom w:val="0"/>
      <w:divBdr>
        <w:top w:val="none" w:sz="0" w:space="0" w:color="auto"/>
        <w:left w:val="none" w:sz="0" w:space="0" w:color="auto"/>
        <w:bottom w:val="none" w:sz="0" w:space="0" w:color="auto"/>
        <w:right w:val="none" w:sz="0" w:space="0" w:color="auto"/>
      </w:divBdr>
    </w:div>
    <w:div w:id="64693805">
      <w:bodyDiv w:val="1"/>
      <w:marLeft w:val="0"/>
      <w:marRight w:val="0"/>
      <w:marTop w:val="0"/>
      <w:marBottom w:val="0"/>
      <w:divBdr>
        <w:top w:val="none" w:sz="0" w:space="0" w:color="auto"/>
        <w:left w:val="none" w:sz="0" w:space="0" w:color="auto"/>
        <w:bottom w:val="none" w:sz="0" w:space="0" w:color="auto"/>
        <w:right w:val="none" w:sz="0" w:space="0" w:color="auto"/>
      </w:divBdr>
    </w:div>
    <w:div w:id="67122539">
      <w:bodyDiv w:val="1"/>
      <w:marLeft w:val="0"/>
      <w:marRight w:val="0"/>
      <w:marTop w:val="0"/>
      <w:marBottom w:val="0"/>
      <w:divBdr>
        <w:top w:val="none" w:sz="0" w:space="0" w:color="auto"/>
        <w:left w:val="none" w:sz="0" w:space="0" w:color="auto"/>
        <w:bottom w:val="none" w:sz="0" w:space="0" w:color="auto"/>
        <w:right w:val="none" w:sz="0" w:space="0" w:color="auto"/>
      </w:divBdr>
    </w:div>
    <w:div w:id="70736089">
      <w:bodyDiv w:val="1"/>
      <w:marLeft w:val="0"/>
      <w:marRight w:val="0"/>
      <w:marTop w:val="0"/>
      <w:marBottom w:val="0"/>
      <w:divBdr>
        <w:top w:val="none" w:sz="0" w:space="0" w:color="auto"/>
        <w:left w:val="none" w:sz="0" w:space="0" w:color="auto"/>
        <w:bottom w:val="none" w:sz="0" w:space="0" w:color="auto"/>
        <w:right w:val="none" w:sz="0" w:space="0" w:color="auto"/>
      </w:divBdr>
    </w:div>
    <w:div w:id="73943234">
      <w:bodyDiv w:val="1"/>
      <w:marLeft w:val="0"/>
      <w:marRight w:val="0"/>
      <w:marTop w:val="0"/>
      <w:marBottom w:val="0"/>
      <w:divBdr>
        <w:top w:val="none" w:sz="0" w:space="0" w:color="auto"/>
        <w:left w:val="none" w:sz="0" w:space="0" w:color="auto"/>
        <w:bottom w:val="none" w:sz="0" w:space="0" w:color="auto"/>
        <w:right w:val="none" w:sz="0" w:space="0" w:color="auto"/>
      </w:divBdr>
    </w:div>
    <w:div w:id="76027623">
      <w:bodyDiv w:val="1"/>
      <w:marLeft w:val="0"/>
      <w:marRight w:val="0"/>
      <w:marTop w:val="0"/>
      <w:marBottom w:val="0"/>
      <w:divBdr>
        <w:top w:val="none" w:sz="0" w:space="0" w:color="auto"/>
        <w:left w:val="none" w:sz="0" w:space="0" w:color="auto"/>
        <w:bottom w:val="none" w:sz="0" w:space="0" w:color="auto"/>
        <w:right w:val="none" w:sz="0" w:space="0" w:color="auto"/>
      </w:divBdr>
    </w:div>
    <w:div w:id="77215101">
      <w:bodyDiv w:val="1"/>
      <w:marLeft w:val="0"/>
      <w:marRight w:val="0"/>
      <w:marTop w:val="0"/>
      <w:marBottom w:val="0"/>
      <w:divBdr>
        <w:top w:val="none" w:sz="0" w:space="0" w:color="auto"/>
        <w:left w:val="none" w:sz="0" w:space="0" w:color="auto"/>
        <w:bottom w:val="none" w:sz="0" w:space="0" w:color="auto"/>
        <w:right w:val="none" w:sz="0" w:space="0" w:color="auto"/>
      </w:divBdr>
    </w:div>
    <w:div w:id="77606359">
      <w:bodyDiv w:val="1"/>
      <w:marLeft w:val="0"/>
      <w:marRight w:val="0"/>
      <w:marTop w:val="0"/>
      <w:marBottom w:val="0"/>
      <w:divBdr>
        <w:top w:val="none" w:sz="0" w:space="0" w:color="auto"/>
        <w:left w:val="none" w:sz="0" w:space="0" w:color="auto"/>
        <w:bottom w:val="none" w:sz="0" w:space="0" w:color="auto"/>
        <w:right w:val="none" w:sz="0" w:space="0" w:color="auto"/>
      </w:divBdr>
    </w:div>
    <w:div w:id="80489154">
      <w:bodyDiv w:val="1"/>
      <w:marLeft w:val="0"/>
      <w:marRight w:val="0"/>
      <w:marTop w:val="0"/>
      <w:marBottom w:val="0"/>
      <w:divBdr>
        <w:top w:val="none" w:sz="0" w:space="0" w:color="auto"/>
        <w:left w:val="none" w:sz="0" w:space="0" w:color="auto"/>
        <w:bottom w:val="none" w:sz="0" w:space="0" w:color="auto"/>
        <w:right w:val="none" w:sz="0" w:space="0" w:color="auto"/>
      </w:divBdr>
    </w:div>
    <w:div w:id="81293158">
      <w:bodyDiv w:val="1"/>
      <w:marLeft w:val="0"/>
      <w:marRight w:val="0"/>
      <w:marTop w:val="0"/>
      <w:marBottom w:val="0"/>
      <w:divBdr>
        <w:top w:val="none" w:sz="0" w:space="0" w:color="auto"/>
        <w:left w:val="none" w:sz="0" w:space="0" w:color="auto"/>
        <w:bottom w:val="none" w:sz="0" w:space="0" w:color="auto"/>
        <w:right w:val="none" w:sz="0" w:space="0" w:color="auto"/>
      </w:divBdr>
    </w:div>
    <w:div w:id="82068302">
      <w:bodyDiv w:val="1"/>
      <w:marLeft w:val="0"/>
      <w:marRight w:val="0"/>
      <w:marTop w:val="0"/>
      <w:marBottom w:val="0"/>
      <w:divBdr>
        <w:top w:val="none" w:sz="0" w:space="0" w:color="auto"/>
        <w:left w:val="none" w:sz="0" w:space="0" w:color="auto"/>
        <w:bottom w:val="none" w:sz="0" w:space="0" w:color="auto"/>
        <w:right w:val="none" w:sz="0" w:space="0" w:color="auto"/>
      </w:divBdr>
    </w:div>
    <w:div w:id="83958197">
      <w:bodyDiv w:val="1"/>
      <w:marLeft w:val="0"/>
      <w:marRight w:val="0"/>
      <w:marTop w:val="0"/>
      <w:marBottom w:val="0"/>
      <w:divBdr>
        <w:top w:val="none" w:sz="0" w:space="0" w:color="auto"/>
        <w:left w:val="none" w:sz="0" w:space="0" w:color="auto"/>
        <w:bottom w:val="none" w:sz="0" w:space="0" w:color="auto"/>
        <w:right w:val="none" w:sz="0" w:space="0" w:color="auto"/>
      </w:divBdr>
    </w:div>
    <w:div w:id="88887617">
      <w:bodyDiv w:val="1"/>
      <w:marLeft w:val="0"/>
      <w:marRight w:val="0"/>
      <w:marTop w:val="0"/>
      <w:marBottom w:val="0"/>
      <w:divBdr>
        <w:top w:val="none" w:sz="0" w:space="0" w:color="auto"/>
        <w:left w:val="none" w:sz="0" w:space="0" w:color="auto"/>
        <w:bottom w:val="none" w:sz="0" w:space="0" w:color="auto"/>
        <w:right w:val="none" w:sz="0" w:space="0" w:color="auto"/>
      </w:divBdr>
    </w:div>
    <w:div w:id="90054654">
      <w:bodyDiv w:val="1"/>
      <w:marLeft w:val="0"/>
      <w:marRight w:val="0"/>
      <w:marTop w:val="0"/>
      <w:marBottom w:val="0"/>
      <w:divBdr>
        <w:top w:val="none" w:sz="0" w:space="0" w:color="auto"/>
        <w:left w:val="none" w:sz="0" w:space="0" w:color="auto"/>
        <w:bottom w:val="none" w:sz="0" w:space="0" w:color="auto"/>
        <w:right w:val="none" w:sz="0" w:space="0" w:color="auto"/>
      </w:divBdr>
    </w:div>
    <w:div w:id="92746672">
      <w:bodyDiv w:val="1"/>
      <w:marLeft w:val="0"/>
      <w:marRight w:val="0"/>
      <w:marTop w:val="0"/>
      <w:marBottom w:val="0"/>
      <w:divBdr>
        <w:top w:val="none" w:sz="0" w:space="0" w:color="auto"/>
        <w:left w:val="none" w:sz="0" w:space="0" w:color="auto"/>
        <w:bottom w:val="none" w:sz="0" w:space="0" w:color="auto"/>
        <w:right w:val="none" w:sz="0" w:space="0" w:color="auto"/>
      </w:divBdr>
    </w:div>
    <w:div w:id="94520859">
      <w:bodyDiv w:val="1"/>
      <w:marLeft w:val="0"/>
      <w:marRight w:val="0"/>
      <w:marTop w:val="0"/>
      <w:marBottom w:val="0"/>
      <w:divBdr>
        <w:top w:val="none" w:sz="0" w:space="0" w:color="auto"/>
        <w:left w:val="none" w:sz="0" w:space="0" w:color="auto"/>
        <w:bottom w:val="none" w:sz="0" w:space="0" w:color="auto"/>
        <w:right w:val="none" w:sz="0" w:space="0" w:color="auto"/>
      </w:divBdr>
    </w:div>
    <w:div w:id="100150886">
      <w:bodyDiv w:val="1"/>
      <w:marLeft w:val="0"/>
      <w:marRight w:val="0"/>
      <w:marTop w:val="0"/>
      <w:marBottom w:val="0"/>
      <w:divBdr>
        <w:top w:val="none" w:sz="0" w:space="0" w:color="auto"/>
        <w:left w:val="none" w:sz="0" w:space="0" w:color="auto"/>
        <w:bottom w:val="none" w:sz="0" w:space="0" w:color="auto"/>
        <w:right w:val="none" w:sz="0" w:space="0" w:color="auto"/>
      </w:divBdr>
      <w:divsChild>
        <w:div w:id="1242131703">
          <w:marLeft w:val="480"/>
          <w:marRight w:val="0"/>
          <w:marTop w:val="0"/>
          <w:marBottom w:val="0"/>
          <w:divBdr>
            <w:top w:val="none" w:sz="0" w:space="0" w:color="auto"/>
            <w:left w:val="none" w:sz="0" w:space="0" w:color="auto"/>
            <w:bottom w:val="none" w:sz="0" w:space="0" w:color="auto"/>
            <w:right w:val="none" w:sz="0" w:space="0" w:color="auto"/>
          </w:divBdr>
        </w:div>
        <w:div w:id="1464691988">
          <w:marLeft w:val="480"/>
          <w:marRight w:val="0"/>
          <w:marTop w:val="0"/>
          <w:marBottom w:val="0"/>
          <w:divBdr>
            <w:top w:val="none" w:sz="0" w:space="0" w:color="auto"/>
            <w:left w:val="none" w:sz="0" w:space="0" w:color="auto"/>
            <w:bottom w:val="none" w:sz="0" w:space="0" w:color="auto"/>
            <w:right w:val="none" w:sz="0" w:space="0" w:color="auto"/>
          </w:divBdr>
        </w:div>
        <w:div w:id="908005978">
          <w:marLeft w:val="480"/>
          <w:marRight w:val="0"/>
          <w:marTop w:val="0"/>
          <w:marBottom w:val="0"/>
          <w:divBdr>
            <w:top w:val="none" w:sz="0" w:space="0" w:color="auto"/>
            <w:left w:val="none" w:sz="0" w:space="0" w:color="auto"/>
            <w:bottom w:val="none" w:sz="0" w:space="0" w:color="auto"/>
            <w:right w:val="none" w:sz="0" w:space="0" w:color="auto"/>
          </w:divBdr>
        </w:div>
        <w:div w:id="651446257">
          <w:marLeft w:val="480"/>
          <w:marRight w:val="0"/>
          <w:marTop w:val="0"/>
          <w:marBottom w:val="0"/>
          <w:divBdr>
            <w:top w:val="none" w:sz="0" w:space="0" w:color="auto"/>
            <w:left w:val="none" w:sz="0" w:space="0" w:color="auto"/>
            <w:bottom w:val="none" w:sz="0" w:space="0" w:color="auto"/>
            <w:right w:val="none" w:sz="0" w:space="0" w:color="auto"/>
          </w:divBdr>
        </w:div>
        <w:div w:id="416825704">
          <w:marLeft w:val="480"/>
          <w:marRight w:val="0"/>
          <w:marTop w:val="0"/>
          <w:marBottom w:val="0"/>
          <w:divBdr>
            <w:top w:val="none" w:sz="0" w:space="0" w:color="auto"/>
            <w:left w:val="none" w:sz="0" w:space="0" w:color="auto"/>
            <w:bottom w:val="none" w:sz="0" w:space="0" w:color="auto"/>
            <w:right w:val="none" w:sz="0" w:space="0" w:color="auto"/>
          </w:divBdr>
        </w:div>
        <w:div w:id="1505627564">
          <w:marLeft w:val="480"/>
          <w:marRight w:val="0"/>
          <w:marTop w:val="0"/>
          <w:marBottom w:val="0"/>
          <w:divBdr>
            <w:top w:val="none" w:sz="0" w:space="0" w:color="auto"/>
            <w:left w:val="none" w:sz="0" w:space="0" w:color="auto"/>
            <w:bottom w:val="none" w:sz="0" w:space="0" w:color="auto"/>
            <w:right w:val="none" w:sz="0" w:space="0" w:color="auto"/>
          </w:divBdr>
        </w:div>
        <w:div w:id="143744313">
          <w:marLeft w:val="480"/>
          <w:marRight w:val="0"/>
          <w:marTop w:val="0"/>
          <w:marBottom w:val="0"/>
          <w:divBdr>
            <w:top w:val="none" w:sz="0" w:space="0" w:color="auto"/>
            <w:left w:val="none" w:sz="0" w:space="0" w:color="auto"/>
            <w:bottom w:val="none" w:sz="0" w:space="0" w:color="auto"/>
            <w:right w:val="none" w:sz="0" w:space="0" w:color="auto"/>
          </w:divBdr>
        </w:div>
        <w:div w:id="128522198">
          <w:marLeft w:val="480"/>
          <w:marRight w:val="0"/>
          <w:marTop w:val="0"/>
          <w:marBottom w:val="0"/>
          <w:divBdr>
            <w:top w:val="none" w:sz="0" w:space="0" w:color="auto"/>
            <w:left w:val="none" w:sz="0" w:space="0" w:color="auto"/>
            <w:bottom w:val="none" w:sz="0" w:space="0" w:color="auto"/>
            <w:right w:val="none" w:sz="0" w:space="0" w:color="auto"/>
          </w:divBdr>
        </w:div>
        <w:div w:id="2053191775">
          <w:marLeft w:val="480"/>
          <w:marRight w:val="0"/>
          <w:marTop w:val="0"/>
          <w:marBottom w:val="0"/>
          <w:divBdr>
            <w:top w:val="none" w:sz="0" w:space="0" w:color="auto"/>
            <w:left w:val="none" w:sz="0" w:space="0" w:color="auto"/>
            <w:bottom w:val="none" w:sz="0" w:space="0" w:color="auto"/>
            <w:right w:val="none" w:sz="0" w:space="0" w:color="auto"/>
          </w:divBdr>
        </w:div>
        <w:div w:id="851148070">
          <w:marLeft w:val="480"/>
          <w:marRight w:val="0"/>
          <w:marTop w:val="0"/>
          <w:marBottom w:val="0"/>
          <w:divBdr>
            <w:top w:val="none" w:sz="0" w:space="0" w:color="auto"/>
            <w:left w:val="none" w:sz="0" w:space="0" w:color="auto"/>
            <w:bottom w:val="none" w:sz="0" w:space="0" w:color="auto"/>
            <w:right w:val="none" w:sz="0" w:space="0" w:color="auto"/>
          </w:divBdr>
        </w:div>
        <w:div w:id="1272740082">
          <w:marLeft w:val="480"/>
          <w:marRight w:val="0"/>
          <w:marTop w:val="0"/>
          <w:marBottom w:val="0"/>
          <w:divBdr>
            <w:top w:val="none" w:sz="0" w:space="0" w:color="auto"/>
            <w:left w:val="none" w:sz="0" w:space="0" w:color="auto"/>
            <w:bottom w:val="none" w:sz="0" w:space="0" w:color="auto"/>
            <w:right w:val="none" w:sz="0" w:space="0" w:color="auto"/>
          </w:divBdr>
        </w:div>
        <w:div w:id="2046132109">
          <w:marLeft w:val="480"/>
          <w:marRight w:val="0"/>
          <w:marTop w:val="0"/>
          <w:marBottom w:val="0"/>
          <w:divBdr>
            <w:top w:val="none" w:sz="0" w:space="0" w:color="auto"/>
            <w:left w:val="none" w:sz="0" w:space="0" w:color="auto"/>
            <w:bottom w:val="none" w:sz="0" w:space="0" w:color="auto"/>
            <w:right w:val="none" w:sz="0" w:space="0" w:color="auto"/>
          </w:divBdr>
        </w:div>
        <w:div w:id="2134858061">
          <w:marLeft w:val="480"/>
          <w:marRight w:val="0"/>
          <w:marTop w:val="0"/>
          <w:marBottom w:val="0"/>
          <w:divBdr>
            <w:top w:val="none" w:sz="0" w:space="0" w:color="auto"/>
            <w:left w:val="none" w:sz="0" w:space="0" w:color="auto"/>
            <w:bottom w:val="none" w:sz="0" w:space="0" w:color="auto"/>
            <w:right w:val="none" w:sz="0" w:space="0" w:color="auto"/>
          </w:divBdr>
        </w:div>
        <w:div w:id="2005664508">
          <w:marLeft w:val="480"/>
          <w:marRight w:val="0"/>
          <w:marTop w:val="0"/>
          <w:marBottom w:val="0"/>
          <w:divBdr>
            <w:top w:val="none" w:sz="0" w:space="0" w:color="auto"/>
            <w:left w:val="none" w:sz="0" w:space="0" w:color="auto"/>
            <w:bottom w:val="none" w:sz="0" w:space="0" w:color="auto"/>
            <w:right w:val="none" w:sz="0" w:space="0" w:color="auto"/>
          </w:divBdr>
        </w:div>
        <w:div w:id="2007322804">
          <w:marLeft w:val="480"/>
          <w:marRight w:val="0"/>
          <w:marTop w:val="0"/>
          <w:marBottom w:val="0"/>
          <w:divBdr>
            <w:top w:val="none" w:sz="0" w:space="0" w:color="auto"/>
            <w:left w:val="none" w:sz="0" w:space="0" w:color="auto"/>
            <w:bottom w:val="none" w:sz="0" w:space="0" w:color="auto"/>
            <w:right w:val="none" w:sz="0" w:space="0" w:color="auto"/>
          </w:divBdr>
        </w:div>
        <w:div w:id="738751999">
          <w:marLeft w:val="480"/>
          <w:marRight w:val="0"/>
          <w:marTop w:val="0"/>
          <w:marBottom w:val="0"/>
          <w:divBdr>
            <w:top w:val="none" w:sz="0" w:space="0" w:color="auto"/>
            <w:left w:val="none" w:sz="0" w:space="0" w:color="auto"/>
            <w:bottom w:val="none" w:sz="0" w:space="0" w:color="auto"/>
            <w:right w:val="none" w:sz="0" w:space="0" w:color="auto"/>
          </w:divBdr>
        </w:div>
        <w:div w:id="1562670361">
          <w:marLeft w:val="480"/>
          <w:marRight w:val="0"/>
          <w:marTop w:val="0"/>
          <w:marBottom w:val="0"/>
          <w:divBdr>
            <w:top w:val="none" w:sz="0" w:space="0" w:color="auto"/>
            <w:left w:val="none" w:sz="0" w:space="0" w:color="auto"/>
            <w:bottom w:val="none" w:sz="0" w:space="0" w:color="auto"/>
            <w:right w:val="none" w:sz="0" w:space="0" w:color="auto"/>
          </w:divBdr>
        </w:div>
        <w:div w:id="2089694184">
          <w:marLeft w:val="480"/>
          <w:marRight w:val="0"/>
          <w:marTop w:val="0"/>
          <w:marBottom w:val="0"/>
          <w:divBdr>
            <w:top w:val="none" w:sz="0" w:space="0" w:color="auto"/>
            <w:left w:val="none" w:sz="0" w:space="0" w:color="auto"/>
            <w:bottom w:val="none" w:sz="0" w:space="0" w:color="auto"/>
            <w:right w:val="none" w:sz="0" w:space="0" w:color="auto"/>
          </w:divBdr>
        </w:div>
        <w:div w:id="1720668572">
          <w:marLeft w:val="480"/>
          <w:marRight w:val="0"/>
          <w:marTop w:val="0"/>
          <w:marBottom w:val="0"/>
          <w:divBdr>
            <w:top w:val="none" w:sz="0" w:space="0" w:color="auto"/>
            <w:left w:val="none" w:sz="0" w:space="0" w:color="auto"/>
            <w:bottom w:val="none" w:sz="0" w:space="0" w:color="auto"/>
            <w:right w:val="none" w:sz="0" w:space="0" w:color="auto"/>
          </w:divBdr>
        </w:div>
        <w:div w:id="1993869361">
          <w:marLeft w:val="480"/>
          <w:marRight w:val="0"/>
          <w:marTop w:val="0"/>
          <w:marBottom w:val="0"/>
          <w:divBdr>
            <w:top w:val="none" w:sz="0" w:space="0" w:color="auto"/>
            <w:left w:val="none" w:sz="0" w:space="0" w:color="auto"/>
            <w:bottom w:val="none" w:sz="0" w:space="0" w:color="auto"/>
            <w:right w:val="none" w:sz="0" w:space="0" w:color="auto"/>
          </w:divBdr>
        </w:div>
        <w:div w:id="1009407845">
          <w:marLeft w:val="480"/>
          <w:marRight w:val="0"/>
          <w:marTop w:val="0"/>
          <w:marBottom w:val="0"/>
          <w:divBdr>
            <w:top w:val="none" w:sz="0" w:space="0" w:color="auto"/>
            <w:left w:val="none" w:sz="0" w:space="0" w:color="auto"/>
            <w:bottom w:val="none" w:sz="0" w:space="0" w:color="auto"/>
            <w:right w:val="none" w:sz="0" w:space="0" w:color="auto"/>
          </w:divBdr>
        </w:div>
        <w:div w:id="1722747241">
          <w:marLeft w:val="480"/>
          <w:marRight w:val="0"/>
          <w:marTop w:val="0"/>
          <w:marBottom w:val="0"/>
          <w:divBdr>
            <w:top w:val="none" w:sz="0" w:space="0" w:color="auto"/>
            <w:left w:val="none" w:sz="0" w:space="0" w:color="auto"/>
            <w:bottom w:val="none" w:sz="0" w:space="0" w:color="auto"/>
            <w:right w:val="none" w:sz="0" w:space="0" w:color="auto"/>
          </w:divBdr>
        </w:div>
        <w:div w:id="177427140">
          <w:marLeft w:val="480"/>
          <w:marRight w:val="0"/>
          <w:marTop w:val="0"/>
          <w:marBottom w:val="0"/>
          <w:divBdr>
            <w:top w:val="none" w:sz="0" w:space="0" w:color="auto"/>
            <w:left w:val="none" w:sz="0" w:space="0" w:color="auto"/>
            <w:bottom w:val="none" w:sz="0" w:space="0" w:color="auto"/>
            <w:right w:val="none" w:sz="0" w:space="0" w:color="auto"/>
          </w:divBdr>
        </w:div>
        <w:div w:id="1424256520">
          <w:marLeft w:val="480"/>
          <w:marRight w:val="0"/>
          <w:marTop w:val="0"/>
          <w:marBottom w:val="0"/>
          <w:divBdr>
            <w:top w:val="none" w:sz="0" w:space="0" w:color="auto"/>
            <w:left w:val="none" w:sz="0" w:space="0" w:color="auto"/>
            <w:bottom w:val="none" w:sz="0" w:space="0" w:color="auto"/>
            <w:right w:val="none" w:sz="0" w:space="0" w:color="auto"/>
          </w:divBdr>
        </w:div>
        <w:div w:id="1283148998">
          <w:marLeft w:val="480"/>
          <w:marRight w:val="0"/>
          <w:marTop w:val="0"/>
          <w:marBottom w:val="0"/>
          <w:divBdr>
            <w:top w:val="none" w:sz="0" w:space="0" w:color="auto"/>
            <w:left w:val="none" w:sz="0" w:space="0" w:color="auto"/>
            <w:bottom w:val="none" w:sz="0" w:space="0" w:color="auto"/>
            <w:right w:val="none" w:sz="0" w:space="0" w:color="auto"/>
          </w:divBdr>
        </w:div>
        <w:div w:id="1490052081">
          <w:marLeft w:val="480"/>
          <w:marRight w:val="0"/>
          <w:marTop w:val="0"/>
          <w:marBottom w:val="0"/>
          <w:divBdr>
            <w:top w:val="none" w:sz="0" w:space="0" w:color="auto"/>
            <w:left w:val="none" w:sz="0" w:space="0" w:color="auto"/>
            <w:bottom w:val="none" w:sz="0" w:space="0" w:color="auto"/>
            <w:right w:val="none" w:sz="0" w:space="0" w:color="auto"/>
          </w:divBdr>
        </w:div>
        <w:div w:id="685518915">
          <w:marLeft w:val="480"/>
          <w:marRight w:val="0"/>
          <w:marTop w:val="0"/>
          <w:marBottom w:val="0"/>
          <w:divBdr>
            <w:top w:val="none" w:sz="0" w:space="0" w:color="auto"/>
            <w:left w:val="none" w:sz="0" w:space="0" w:color="auto"/>
            <w:bottom w:val="none" w:sz="0" w:space="0" w:color="auto"/>
            <w:right w:val="none" w:sz="0" w:space="0" w:color="auto"/>
          </w:divBdr>
        </w:div>
      </w:divsChild>
    </w:div>
    <w:div w:id="100881933">
      <w:bodyDiv w:val="1"/>
      <w:marLeft w:val="0"/>
      <w:marRight w:val="0"/>
      <w:marTop w:val="0"/>
      <w:marBottom w:val="0"/>
      <w:divBdr>
        <w:top w:val="none" w:sz="0" w:space="0" w:color="auto"/>
        <w:left w:val="none" w:sz="0" w:space="0" w:color="auto"/>
        <w:bottom w:val="none" w:sz="0" w:space="0" w:color="auto"/>
        <w:right w:val="none" w:sz="0" w:space="0" w:color="auto"/>
      </w:divBdr>
    </w:div>
    <w:div w:id="101800922">
      <w:bodyDiv w:val="1"/>
      <w:marLeft w:val="0"/>
      <w:marRight w:val="0"/>
      <w:marTop w:val="0"/>
      <w:marBottom w:val="0"/>
      <w:divBdr>
        <w:top w:val="none" w:sz="0" w:space="0" w:color="auto"/>
        <w:left w:val="none" w:sz="0" w:space="0" w:color="auto"/>
        <w:bottom w:val="none" w:sz="0" w:space="0" w:color="auto"/>
        <w:right w:val="none" w:sz="0" w:space="0" w:color="auto"/>
      </w:divBdr>
    </w:div>
    <w:div w:id="105195332">
      <w:bodyDiv w:val="1"/>
      <w:marLeft w:val="0"/>
      <w:marRight w:val="0"/>
      <w:marTop w:val="0"/>
      <w:marBottom w:val="0"/>
      <w:divBdr>
        <w:top w:val="none" w:sz="0" w:space="0" w:color="auto"/>
        <w:left w:val="none" w:sz="0" w:space="0" w:color="auto"/>
        <w:bottom w:val="none" w:sz="0" w:space="0" w:color="auto"/>
        <w:right w:val="none" w:sz="0" w:space="0" w:color="auto"/>
      </w:divBdr>
    </w:div>
    <w:div w:id="108016457">
      <w:bodyDiv w:val="1"/>
      <w:marLeft w:val="0"/>
      <w:marRight w:val="0"/>
      <w:marTop w:val="0"/>
      <w:marBottom w:val="0"/>
      <w:divBdr>
        <w:top w:val="none" w:sz="0" w:space="0" w:color="auto"/>
        <w:left w:val="none" w:sz="0" w:space="0" w:color="auto"/>
        <w:bottom w:val="none" w:sz="0" w:space="0" w:color="auto"/>
        <w:right w:val="none" w:sz="0" w:space="0" w:color="auto"/>
      </w:divBdr>
    </w:div>
    <w:div w:id="110129108">
      <w:bodyDiv w:val="1"/>
      <w:marLeft w:val="0"/>
      <w:marRight w:val="0"/>
      <w:marTop w:val="0"/>
      <w:marBottom w:val="0"/>
      <w:divBdr>
        <w:top w:val="none" w:sz="0" w:space="0" w:color="auto"/>
        <w:left w:val="none" w:sz="0" w:space="0" w:color="auto"/>
        <w:bottom w:val="none" w:sz="0" w:space="0" w:color="auto"/>
        <w:right w:val="none" w:sz="0" w:space="0" w:color="auto"/>
      </w:divBdr>
    </w:div>
    <w:div w:id="112672688">
      <w:bodyDiv w:val="1"/>
      <w:marLeft w:val="0"/>
      <w:marRight w:val="0"/>
      <w:marTop w:val="0"/>
      <w:marBottom w:val="0"/>
      <w:divBdr>
        <w:top w:val="none" w:sz="0" w:space="0" w:color="auto"/>
        <w:left w:val="none" w:sz="0" w:space="0" w:color="auto"/>
        <w:bottom w:val="none" w:sz="0" w:space="0" w:color="auto"/>
        <w:right w:val="none" w:sz="0" w:space="0" w:color="auto"/>
      </w:divBdr>
    </w:div>
    <w:div w:id="113140877">
      <w:bodyDiv w:val="1"/>
      <w:marLeft w:val="0"/>
      <w:marRight w:val="0"/>
      <w:marTop w:val="0"/>
      <w:marBottom w:val="0"/>
      <w:divBdr>
        <w:top w:val="none" w:sz="0" w:space="0" w:color="auto"/>
        <w:left w:val="none" w:sz="0" w:space="0" w:color="auto"/>
        <w:bottom w:val="none" w:sz="0" w:space="0" w:color="auto"/>
        <w:right w:val="none" w:sz="0" w:space="0" w:color="auto"/>
      </w:divBdr>
    </w:div>
    <w:div w:id="114762075">
      <w:bodyDiv w:val="1"/>
      <w:marLeft w:val="0"/>
      <w:marRight w:val="0"/>
      <w:marTop w:val="0"/>
      <w:marBottom w:val="0"/>
      <w:divBdr>
        <w:top w:val="none" w:sz="0" w:space="0" w:color="auto"/>
        <w:left w:val="none" w:sz="0" w:space="0" w:color="auto"/>
        <w:bottom w:val="none" w:sz="0" w:space="0" w:color="auto"/>
        <w:right w:val="none" w:sz="0" w:space="0" w:color="auto"/>
      </w:divBdr>
    </w:div>
    <w:div w:id="115565808">
      <w:bodyDiv w:val="1"/>
      <w:marLeft w:val="0"/>
      <w:marRight w:val="0"/>
      <w:marTop w:val="0"/>
      <w:marBottom w:val="0"/>
      <w:divBdr>
        <w:top w:val="none" w:sz="0" w:space="0" w:color="auto"/>
        <w:left w:val="none" w:sz="0" w:space="0" w:color="auto"/>
        <w:bottom w:val="none" w:sz="0" w:space="0" w:color="auto"/>
        <w:right w:val="none" w:sz="0" w:space="0" w:color="auto"/>
      </w:divBdr>
    </w:div>
    <w:div w:id="119229923">
      <w:bodyDiv w:val="1"/>
      <w:marLeft w:val="0"/>
      <w:marRight w:val="0"/>
      <w:marTop w:val="0"/>
      <w:marBottom w:val="0"/>
      <w:divBdr>
        <w:top w:val="none" w:sz="0" w:space="0" w:color="auto"/>
        <w:left w:val="none" w:sz="0" w:space="0" w:color="auto"/>
        <w:bottom w:val="none" w:sz="0" w:space="0" w:color="auto"/>
        <w:right w:val="none" w:sz="0" w:space="0" w:color="auto"/>
      </w:divBdr>
    </w:div>
    <w:div w:id="119886867">
      <w:bodyDiv w:val="1"/>
      <w:marLeft w:val="0"/>
      <w:marRight w:val="0"/>
      <w:marTop w:val="0"/>
      <w:marBottom w:val="0"/>
      <w:divBdr>
        <w:top w:val="none" w:sz="0" w:space="0" w:color="auto"/>
        <w:left w:val="none" w:sz="0" w:space="0" w:color="auto"/>
        <w:bottom w:val="none" w:sz="0" w:space="0" w:color="auto"/>
        <w:right w:val="none" w:sz="0" w:space="0" w:color="auto"/>
      </w:divBdr>
    </w:div>
    <w:div w:id="122769760">
      <w:bodyDiv w:val="1"/>
      <w:marLeft w:val="0"/>
      <w:marRight w:val="0"/>
      <w:marTop w:val="0"/>
      <w:marBottom w:val="0"/>
      <w:divBdr>
        <w:top w:val="none" w:sz="0" w:space="0" w:color="auto"/>
        <w:left w:val="none" w:sz="0" w:space="0" w:color="auto"/>
        <w:bottom w:val="none" w:sz="0" w:space="0" w:color="auto"/>
        <w:right w:val="none" w:sz="0" w:space="0" w:color="auto"/>
      </w:divBdr>
    </w:div>
    <w:div w:id="124739724">
      <w:bodyDiv w:val="1"/>
      <w:marLeft w:val="0"/>
      <w:marRight w:val="0"/>
      <w:marTop w:val="0"/>
      <w:marBottom w:val="0"/>
      <w:divBdr>
        <w:top w:val="none" w:sz="0" w:space="0" w:color="auto"/>
        <w:left w:val="none" w:sz="0" w:space="0" w:color="auto"/>
        <w:bottom w:val="none" w:sz="0" w:space="0" w:color="auto"/>
        <w:right w:val="none" w:sz="0" w:space="0" w:color="auto"/>
      </w:divBdr>
    </w:div>
    <w:div w:id="127627298">
      <w:bodyDiv w:val="1"/>
      <w:marLeft w:val="0"/>
      <w:marRight w:val="0"/>
      <w:marTop w:val="0"/>
      <w:marBottom w:val="0"/>
      <w:divBdr>
        <w:top w:val="none" w:sz="0" w:space="0" w:color="auto"/>
        <w:left w:val="none" w:sz="0" w:space="0" w:color="auto"/>
        <w:bottom w:val="none" w:sz="0" w:space="0" w:color="auto"/>
        <w:right w:val="none" w:sz="0" w:space="0" w:color="auto"/>
      </w:divBdr>
    </w:div>
    <w:div w:id="127823956">
      <w:bodyDiv w:val="1"/>
      <w:marLeft w:val="0"/>
      <w:marRight w:val="0"/>
      <w:marTop w:val="0"/>
      <w:marBottom w:val="0"/>
      <w:divBdr>
        <w:top w:val="none" w:sz="0" w:space="0" w:color="auto"/>
        <w:left w:val="none" w:sz="0" w:space="0" w:color="auto"/>
        <w:bottom w:val="none" w:sz="0" w:space="0" w:color="auto"/>
        <w:right w:val="none" w:sz="0" w:space="0" w:color="auto"/>
      </w:divBdr>
    </w:div>
    <w:div w:id="132450015">
      <w:bodyDiv w:val="1"/>
      <w:marLeft w:val="0"/>
      <w:marRight w:val="0"/>
      <w:marTop w:val="0"/>
      <w:marBottom w:val="0"/>
      <w:divBdr>
        <w:top w:val="none" w:sz="0" w:space="0" w:color="auto"/>
        <w:left w:val="none" w:sz="0" w:space="0" w:color="auto"/>
        <w:bottom w:val="none" w:sz="0" w:space="0" w:color="auto"/>
        <w:right w:val="none" w:sz="0" w:space="0" w:color="auto"/>
      </w:divBdr>
    </w:div>
    <w:div w:id="135147500">
      <w:bodyDiv w:val="1"/>
      <w:marLeft w:val="0"/>
      <w:marRight w:val="0"/>
      <w:marTop w:val="0"/>
      <w:marBottom w:val="0"/>
      <w:divBdr>
        <w:top w:val="none" w:sz="0" w:space="0" w:color="auto"/>
        <w:left w:val="none" w:sz="0" w:space="0" w:color="auto"/>
        <w:bottom w:val="none" w:sz="0" w:space="0" w:color="auto"/>
        <w:right w:val="none" w:sz="0" w:space="0" w:color="auto"/>
      </w:divBdr>
    </w:div>
    <w:div w:id="135952444">
      <w:bodyDiv w:val="1"/>
      <w:marLeft w:val="0"/>
      <w:marRight w:val="0"/>
      <w:marTop w:val="0"/>
      <w:marBottom w:val="0"/>
      <w:divBdr>
        <w:top w:val="none" w:sz="0" w:space="0" w:color="auto"/>
        <w:left w:val="none" w:sz="0" w:space="0" w:color="auto"/>
        <w:bottom w:val="none" w:sz="0" w:space="0" w:color="auto"/>
        <w:right w:val="none" w:sz="0" w:space="0" w:color="auto"/>
      </w:divBdr>
    </w:div>
    <w:div w:id="137184628">
      <w:bodyDiv w:val="1"/>
      <w:marLeft w:val="0"/>
      <w:marRight w:val="0"/>
      <w:marTop w:val="0"/>
      <w:marBottom w:val="0"/>
      <w:divBdr>
        <w:top w:val="none" w:sz="0" w:space="0" w:color="auto"/>
        <w:left w:val="none" w:sz="0" w:space="0" w:color="auto"/>
        <w:bottom w:val="none" w:sz="0" w:space="0" w:color="auto"/>
        <w:right w:val="none" w:sz="0" w:space="0" w:color="auto"/>
      </w:divBdr>
    </w:div>
    <w:div w:id="137695288">
      <w:bodyDiv w:val="1"/>
      <w:marLeft w:val="0"/>
      <w:marRight w:val="0"/>
      <w:marTop w:val="0"/>
      <w:marBottom w:val="0"/>
      <w:divBdr>
        <w:top w:val="none" w:sz="0" w:space="0" w:color="auto"/>
        <w:left w:val="none" w:sz="0" w:space="0" w:color="auto"/>
        <w:bottom w:val="none" w:sz="0" w:space="0" w:color="auto"/>
        <w:right w:val="none" w:sz="0" w:space="0" w:color="auto"/>
      </w:divBdr>
    </w:div>
    <w:div w:id="150024751">
      <w:bodyDiv w:val="1"/>
      <w:marLeft w:val="0"/>
      <w:marRight w:val="0"/>
      <w:marTop w:val="0"/>
      <w:marBottom w:val="0"/>
      <w:divBdr>
        <w:top w:val="none" w:sz="0" w:space="0" w:color="auto"/>
        <w:left w:val="none" w:sz="0" w:space="0" w:color="auto"/>
        <w:bottom w:val="none" w:sz="0" w:space="0" w:color="auto"/>
        <w:right w:val="none" w:sz="0" w:space="0" w:color="auto"/>
      </w:divBdr>
    </w:div>
    <w:div w:id="151264643">
      <w:bodyDiv w:val="1"/>
      <w:marLeft w:val="0"/>
      <w:marRight w:val="0"/>
      <w:marTop w:val="0"/>
      <w:marBottom w:val="0"/>
      <w:divBdr>
        <w:top w:val="none" w:sz="0" w:space="0" w:color="auto"/>
        <w:left w:val="none" w:sz="0" w:space="0" w:color="auto"/>
        <w:bottom w:val="none" w:sz="0" w:space="0" w:color="auto"/>
        <w:right w:val="none" w:sz="0" w:space="0" w:color="auto"/>
      </w:divBdr>
    </w:div>
    <w:div w:id="152113838">
      <w:bodyDiv w:val="1"/>
      <w:marLeft w:val="0"/>
      <w:marRight w:val="0"/>
      <w:marTop w:val="0"/>
      <w:marBottom w:val="0"/>
      <w:divBdr>
        <w:top w:val="none" w:sz="0" w:space="0" w:color="auto"/>
        <w:left w:val="none" w:sz="0" w:space="0" w:color="auto"/>
        <w:bottom w:val="none" w:sz="0" w:space="0" w:color="auto"/>
        <w:right w:val="none" w:sz="0" w:space="0" w:color="auto"/>
      </w:divBdr>
    </w:div>
    <w:div w:id="153837439">
      <w:bodyDiv w:val="1"/>
      <w:marLeft w:val="0"/>
      <w:marRight w:val="0"/>
      <w:marTop w:val="0"/>
      <w:marBottom w:val="0"/>
      <w:divBdr>
        <w:top w:val="none" w:sz="0" w:space="0" w:color="auto"/>
        <w:left w:val="none" w:sz="0" w:space="0" w:color="auto"/>
        <w:bottom w:val="none" w:sz="0" w:space="0" w:color="auto"/>
        <w:right w:val="none" w:sz="0" w:space="0" w:color="auto"/>
      </w:divBdr>
    </w:div>
    <w:div w:id="155147497">
      <w:bodyDiv w:val="1"/>
      <w:marLeft w:val="0"/>
      <w:marRight w:val="0"/>
      <w:marTop w:val="0"/>
      <w:marBottom w:val="0"/>
      <w:divBdr>
        <w:top w:val="none" w:sz="0" w:space="0" w:color="auto"/>
        <w:left w:val="none" w:sz="0" w:space="0" w:color="auto"/>
        <w:bottom w:val="none" w:sz="0" w:space="0" w:color="auto"/>
        <w:right w:val="none" w:sz="0" w:space="0" w:color="auto"/>
      </w:divBdr>
    </w:div>
    <w:div w:id="160437976">
      <w:bodyDiv w:val="1"/>
      <w:marLeft w:val="0"/>
      <w:marRight w:val="0"/>
      <w:marTop w:val="0"/>
      <w:marBottom w:val="0"/>
      <w:divBdr>
        <w:top w:val="none" w:sz="0" w:space="0" w:color="auto"/>
        <w:left w:val="none" w:sz="0" w:space="0" w:color="auto"/>
        <w:bottom w:val="none" w:sz="0" w:space="0" w:color="auto"/>
        <w:right w:val="none" w:sz="0" w:space="0" w:color="auto"/>
      </w:divBdr>
    </w:div>
    <w:div w:id="161816752">
      <w:bodyDiv w:val="1"/>
      <w:marLeft w:val="0"/>
      <w:marRight w:val="0"/>
      <w:marTop w:val="0"/>
      <w:marBottom w:val="0"/>
      <w:divBdr>
        <w:top w:val="none" w:sz="0" w:space="0" w:color="auto"/>
        <w:left w:val="none" w:sz="0" w:space="0" w:color="auto"/>
        <w:bottom w:val="none" w:sz="0" w:space="0" w:color="auto"/>
        <w:right w:val="none" w:sz="0" w:space="0" w:color="auto"/>
      </w:divBdr>
    </w:div>
    <w:div w:id="166940724">
      <w:bodyDiv w:val="1"/>
      <w:marLeft w:val="0"/>
      <w:marRight w:val="0"/>
      <w:marTop w:val="0"/>
      <w:marBottom w:val="0"/>
      <w:divBdr>
        <w:top w:val="none" w:sz="0" w:space="0" w:color="auto"/>
        <w:left w:val="none" w:sz="0" w:space="0" w:color="auto"/>
        <w:bottom w:val="none" w:sz="0" w:space="0" w:color="auto"/>
        <w:right w:val="none" w:sz="0" w:space="0" w:color="auto"/>
      </w:divBdr>
    </w:div>
    <w:div w:id="175654665">
      <w:bodyDiv w:val="1"/>
      <w:marLeft w:val="0"/>
      <w:marRight w:val="0"/>
      <w:marTop w:val="0"/>
      <w:marBottom w:val="0"/>
      <w:divBdr>
        <w:top w:val="none" w:sz="0" w:space="0" w:color="auto"/>
        <w:left w:val="none" w:sz="0" w:space="0" w:color="auto"/>
        <w:bottom w:val="none" w:sz="0" w:space="0" w:color="auto"/>
        <w:right w:val="none" w:sz="0" w:space="0" w:color="auto"/>
      </w:divBdr>
    </w:div>
    <w:div w:id="176315987">
      <w:bodyDiv w:val="1"/>
      <w:marLeft w:val="0"/>
      <w:marRight w:val="0"/>
      <w:marTop w:val="0"/>
      <w:marBottom w:val="0"/>
      <w:divBdr>
        <w:top w:val="none" w:sz="0" w:space="0" w:color="auto"/>
        <w:left w:val="none" w:sz="0" w:space="0" w:color="auto"/>
        <w:bottom w:val="none" w:sz="0" w:space="0" w:color="auto"/>
        <w:right w:val="none" w:sz="0" w:space="0" w:color="auto"/>
      </w:divBdr>
    </w:div>
    <w:div w:id="178543167">
      <w:bodyDiv w:val="1"/>
      <w:marLeft w:val="0"/>
      <w:marRight w:val="0"/>
      <w:marTop w:val="0"/>
      <w:marBottom w:val="0"/>
      <w:divBdr>
        <w:top w:val="none" w:sz="0" w:space="0" w:color="auto"/>
        <w:left w:val="none" w:sz="0" w:space="0" w:color="auto"/>
        <w:bottom w:val="none" w:sz="0" w:space="0" w:color="auto"/>
        <w:right w:val="none" w:sz="0" w:space="0" w:color="auto"/>
      </w:divBdr>
    </w:div>
    <w:div w:id="181211439">
      <w:bodyDiv w:val="1"/>
      <w:marLeft w:val="0"/>
      <w:marRight w:val="0"/>
      <w:marTop w:val="0"/>
      <w:marBottom w:val="0"/>
      <w:divBdr>
        <w:top w:val="none" w:sz="0" w:space="0" w:color="auto"/>
        <w:left w:val="none" w:sz="0" w:space="0" w:color="auto"/>
        <w:bottom w:val="none" w:sz="0" w:space="0" w:color="auto"/>
        <w:right w:val="none" w:sz="0" w:space="0" w:color="auto"/>
      </w:divBdr>
    </w:div>
    <w:div w:id="182864177">
      <w:bodyDiv w:val="1"/>
      <w:marLeft w:val="0"/>
      <w:marRight w:val="0"/>
      <w:marTop w:val="0"/>
      <w:marBottom w:val="0"/>
      <w:divBdr>
        <w:top w:val="none" w:sz="0" w:space="0" w:color="auto"/>
        <w:left w:val="none" w:sz="0" w:space="0" w:color="auto"/>
        <w:bottom w:val="none" w:sz="0" w:space="0" w:color="auto"/>
        <w:right w:val="none" w:sz="0" w:space="0" w:color="auto"/>
      </w:divBdr>
    </w:div>
    <w:div w:id="183985445">
      <w:bodyDiv w:val="1"/>
      <w:marLeft w:val="0"/>
      <w:marRight w:val="0"/>
      <w:marTop w:val="0"/>
      <w:marBottom w:val="0"/>
      <w:divBdr>
        <w:top w:val="none" w:sz="0" w:space="0" w:color="auto"/>
        <w:left w:val="none" w:sz="0" w:space="0" w:color="auto"/>
        <w:bottom w:val="none" w:sz="0" w:space="0" w:color="auto"/>
        <w:right w:val="none" w:sz="0" w:space="0" w:color="auto"/>
      </w:divBdr>
    </w:div>
    <w:div w:id="185028075">
      <w:bodyDiv w:val="1"/>
      <w:marLeft w:val="0"/>
      <w:marRight w:val="0"/>
      <w:marTop w:val="0"/>
      <w:marBottom w:val="0"/>
      <w:divBdr>
        <w:top w:val="none" w:sz="0" w:space="0" w:color="auto"/>
        <w:left w:val="none" w:sz="0" w:space="0" w:color="auto"/>
        <w:bottom w:val="none" w:sz="0" w:space="0" w:color="auto"/>
        <w:right w:val="none" w:sz="0" w:space="0" w:color="auto"/>
      </w:divBdr>
    </w:div>
    <w:div w:id="187913577">
      <w:bodyDiv w:val="1"/>
      <w:marLeft w:val="0"/>
      <w:marRight w:val="0"/>
      <w:marTop w:val="0"/>
      <w:marBottom w:val="0"/>
      <w:divBdr>
        <w:top w:val="none" w:sz="0" w:space="0" w:color="auto"/>
        <w:left w:val="none" w:sz="0" w:space="0" w:color="auto"/>
        <w:bottom w:val="none" w:sz="0" w:space="0" w:color="auto"/>
        <w:right w:val="none" w:sz="0" w:space="0" w:color="auto"/>
      </w:divBdr>
    </w:div>
    <w:div w:id="188224720">
      <w:bodyDiv w:val="1"/>
      <w:marLeft w:val="0"/>
      <w:marRight w:val="0"/>
      <w:marTop w:val="0"/>
      <w:marBottom w:val="0"/>
      <w:divBdr>
        <w:top w:val="none" w:sz="0" w:space="0" w:color="auto"/>
        <w:left w:val="none" w:sz="0" w:space="0" w:color="auto"/>
        <w:bottom w:val="none" w:sz="0" w:space="0" w:color="auto"/>
        <w:right w:val="none" w:sz="0" w:space="0" w:color="auto"/>
      </w:divBdr>
    </w:div>
    <w:div w:id="190457615">
      <w:bodyDiv w:val="1"/>
      <w:marLeft w:val="0"/>
      <w:marRight w:val="0"/>
      <w:marTop w:val="0"/>
      <w:marBottom w:val="0"/>
      <w:divBdr>
        <w:top w:val="none" w:sz="0" w:space="0" w:color="auto"/>
        <w:left w:val="none" w:sz="0" w:space="0" w:color="auto"/>
        <w:bottom w:val="none" w:sz="0" w:space="0" w:color="auto"/>
        <w:right w:val="none" w:sz="0" w:space="0" w:color="auto"/>
      </w:divBdr>
    </w:div>
    <w:div w:id="196699131">
      <w:bodyDiv w:val="1"/>
      <w:marLeft w:val="0"/>
      <w:marRight w:val="0"/>
      <w:marTop w:val="0"/>
      <w:marBottom w:val="0"/>
      <w:divBdr>
        <w:top w:val="none" w:sz="0" w:space="0" w:color="auto"/>
        <w:left w:val="none" w:sz="0" w:space="0" w:color="auto"/>
        <w:bottom w:val="none" w:sz="0" w:space="0" w:color="auto"/>
        <w:right w:val="none" w:sz="0" w:space="0" w:color="auto"/>
      </w:divBdr>
    </w:div>
    <w:div w:id="197596015">
      <w:bodyDiv w:val="1"/>
      <w:marLeft w:val="0"/>
      <w:marRight w:val="0"/>
      <w:marTop w:val="0"/>
      <w:marBottom w:val="0"/>
      <w:divBdr>
        <w:top w:val="none" w:sz="0" w:space="0" w:color="auto"/>
        <w:left w:val="none" w:sz="0" w:space="0" w:color="auto"/>
        <w:bottom w:val="none" w:sz="0" w:space="0" w:color="auto"/>
        <w:right w:val="none" w:sz="0" w:space="0" w:color="auto"/>
      </w:divBdr>
    </w:div>
    <w:div w:id="200098338">
      <w:bodyDiv w:val="1"/>
      <w:marLeft w:val="0"/>
      <w:marRight w:val="0"/>
      <w:marTop w:val="0"/>
      <w:marBottom w:val="0"/>
      <w:divBdr>
        <w:top w:val="none" w:sz="0" w:space="0" w:color="auto"/>
        <w:left w:val="none" w:sz="0" w:space="0" w:color="auto"/>
        <w:bottom w:val="none" w:sz="0" w:space="0" w:color="auto"/>
        <w:right w:val="none" w:sz="0" w:space="0" w:color="auto"/>
      </w:divBdr>
    </w:div>
    <w:div w:id="202210236">
      <w:bodyDiv w:val="1"/>
      <w:marLeft w:val="0"/>
      <w:marRight w:val="0"/>
      <w:marTop w:val="0"/>
      <w:marBottom w:val="0"/>
      <w:divBdr>
        <w:top w:val="none" w:sz="0" w:space="0" w:color="auto"/>
        <w:left w:val="none" w:sz="0" w:space="0" w:color="auto"/>
        <w:bottom w:val="none" w:sz="0" w:space="0" w:color="auto"/>
        <w:right w:val="none" w:sz="0" w:space="0" w:color="auto"/>
      </w:divBdr>
    </w:div>
    <w:div w:id="204488949">
      <w:bodyDiv w:val="1"/>
      <w:marLeft w:val="0"/>
      <w:marRight w:val="0"/>
      <w:marTop w:val="0"/>
      <w:marBottom w:val="0"/>
      <w:divBdr>
        <w:top w:val="none" w:sz="0" w:space="0" w:color="auto"/>
        <w:left w:val="none" w:sz="0" w:space="0" w:color="auto"/>
        <w:bottom w:val="none" w:sz="0" w:space="0" w:color="auto"/>
        <w:right w:val="none" w:sz="0" w:space="0" w:color="auto"/>
      </w:divBdr>
    </w:div>
    <w:div w:id="204830288">
      <w:bodyDiv w:val="1"/>
      <w:marLeft w:val="0"/>
      <w:marRight w:val="0"/>
      <w:marTop w:val="0"/>
      <w:marBottom w:val="0"/>
      <w:divBdr>
        <w:top w:val="none" w:sz="0" w:space="0" w:color="auto"/>
        <w:left w:val="none" w:sz="0" w:space="0" w:color="auto"/>
        <w:bottom w:val="none" w:sz="0" w:space="0" w:color="auto"/>
        <w:right w:val="none" w:sz="0" w:space="0" w:color="auto"/>
      </w:divBdr>
    </w:div>
    <w:div w:id="205073021">
      <w:bodyDiv w:val="1"/>
      <w:marLeft w:val="0"/>
      <w:marRight w:val="0"/>
      <w:marTop w:val="0"/>
      <w:marBottom w:val="0"/>
      <w:divBdr>
        <w:top w:val="none" w:sz="0" w:space="0" w:color="auto"/>
        <w:left w:val="none" w:sz="0" w:space="0" w:color="auto"/>
        <w:bottom w:val="none" w:sz="0" w:space="0" w:color="auto"/>
        <w:right w:val="none" w:sz="0" w:space="0" w:color="auto"/>
      </w:divBdr>
    </w:div>
    <w:div w:id="206843382">
      <w:bodyDiv w:val="1"/>
      <w:marLeft w:val="0"/>
      <w:marRight w:val="0"/>
      <w:marTop w:val="0"/>
      <w:marBottom w:val="0"/>
      <w:divBdr>
        <w:top w:val="none" w:sz="0" w:space="0" w:color="auto"/>
        <w:left w:val="none" w:sz="0" w:space="0" w:color="auto"/>
        <w:bottom w:val="none" w:sz="0" w:space="0" w:color="auto"/>
        <w:right w:val="none" w:sz="0" w:space="0" w:color="auto"/>
      </w:divBdr>
    </w:div>
    <w:div w:id="207644079">
      <w:bodyDiv w:val="1"/>
      <w:marLeft w:val="0"/>
      <w:marRight w:val="0"/>
      <w:marTop w:val="0"/>
      <w:marBottom w:val="0"/>
      <w:divBdr>
        <w:top w:val="none" w:sz="0" w:space="0" w:color="auto"/>
        <w:left w:val="none" w:sz="0" w:space="0" w:color="auto"/>
        <w:bottom w:val="none" w:sz="0" w:space="0" w:color="auto"/>
        <w:right w:val="none" w:sz="0" w:space="0" w:color="auto"/>
      </w:divBdr>
    </w:div>
    <w:div w:id="208342477">
      <w:bodyDiv w:val="1"/>
      <w:marLeft w:val="0"/>
      <w:marRight w:val="0"/>
      <w:marTop w:val="0"/>
      <w:marBottom w:val="0"/>
      <w:divBdr>
        <w:top w:val="none" w:sz="0" w:space="0" w:color="auto"/>
        <w:left w:val="none" w:sz="0" w:space="0" w:color="auto"/>
        <w:bottom w:val="none" w:sz="0" w:space="0" w:color="auto"/>
        <w:right w:val="none" w:sz="0" w:space="0" w:color="auto"/>
      </w:divBdr>
    </w:div>
    <w:div w:id="212666113">
      <w:bodyDiv w:val="1"/>
      <w:marLeft w:val="0"/>
      <w:marRight w:val="0"/>
      <w:marTop w:val="0"/>
      <w:marBottom w:val="0"/>
      <w:divBdr>
        <w:top w:val="none" w:sz="0" w:space="0" w:color="auto"/>
        <w:left w:val="none" w:sz="0" w:space="0" w:color="auto"/>
        <w:bottom w:val="none" w:sz="0" w:space="0" w:color="auto"/>
        <w:right w:val="none" w:sz="0" w:space="0" w:color="auto"/>
      </w:divBdr>
    </w:div>
    <w:div w:id="214126583">
      <w:bodyDiv w:val="1"/>
      <w:marLeft w:val="0"/>
      <w:marRight w:val="0"/>
      <w:marTop w:val="0"/>
      <w:marBottom w:val="0"/>
      <w:divBdr>
        <w:top w:val="none" w:sz="0" w:space="0" w:color="auto"/>
        <w:left w:val="none" w:sz="0" w:space="0" w:color="auto"/>
        <w:bottom w:val="none" w:sz="0" w:space="0" w:color="auto"/>
        <w:right w:val="none" w:sz="0" w:space="0" w:color="auto"/>
      </w:divBdr>
    </w:div>
    <w:div w:id="224879756">
      <w:bodyDiv w:val="1"/>
      <w:marLeft w:val="0"/>
      <w:marRight w:val="0"/>
      <w:marTop w:val="0"/>
      <w:marBottom w:val="0"/>
      <w:divBdr>
        <w:top w:val="none" w:sz="0" w:space="0" w:color="auto"/>
        <w:left w:val="none" w:sz="0" w:space="0" w:color="auto"/>
        <w:bottom w:val="none" w:sz="0" w:space="0" w:color="auto"/>
        <w:right w:val="none" w:sz="0" w:space="0" w:color="auto"/>
      </w:divBdr>
    </w:div>
    <w:div w:id="226646117">
      <w:bodyDiv w:val="1"/>
      <w:marLeft w:val="0"/>
      <w:marRight w:val="0"/>
      <w:marTop w:val="0"/>
      <w:marBottom w:val="0"/>
      <w:divBdr>
        <w:top w:val="none" w:sz="0" w:space="0" w:color="auto"/>
        <w:left w:val="none" w:sz="0" w:space="0" w:color="auto"/>
        <w:bottom w:val="none" w:sz="0" w:space="0" w:color="auto"/>
        <w:right w:val="none" w:sz="0" w:space="0" w:color="auto"/>
      </w:divBdr>
    </w:div>
    <w:div w:id="227763584">
      <w:bodyDiv w:val="1"/>
      <w:marLeft w:val="0"/>
      <w:marRight w:val="0"/>
      <w:marTop w:val="0"/>
      <w:marBottom w:val="0"/>
      <w:divBdr>
        <w:top w:val="none" w:sz="0" w:space="0" w:color="auto"/>
        <w:left w:val="none" w:sz="0" w:space="0" w:color="auto"/>
        <w:bottom w:val="none" w:sz="0" w:space="0" w:color="auto"/>
        <w:right w:val="none" w:sz="0" w:space="0" w:color="auto"/>
      </w:divBdr>
    </w:div>
    <w:div w:id="233588159">
      <w:bodyDiv w:val="1"/>
      <w:marLeft w:val="0"/>
      <w:marRight w:val="0"/>
      <w:marTop w:val="0"/>
      <w:marBottom w:val="0"/>
      <w:divBdr>
        <w:top w:val="none" w:sz="0" w:space="0" w:color="auto"/>
        <w:left w:val="none" w:sz="0" w:space="0" w:color="auto"/>
        <w:bottom w:val="none" w:sz="0" w:space="0" w:color="auto"/>
        <w:right w:val="none" w:sz="0" w:space="0" w:color="auto"/>
      </w:divBdr>
    </w:div>
    <w:div w:id="237252391">
      <w:bodyDiv w:val="1"/>
      <w:marLeft w:val="0"/>
      <w:marRight w:val="0"/>
      <w:marTop w:val="0"/>
      <w:marBottom w:val="0"/>
      <w:divBdr>
        <w:top w:val="none" w:sz="0" w:space="0" w:color="auto"/>
        <w:left w:val="none" w:sz="0" w:space="0" w:color="auto"/>
        <w:bottom w:val="none" w:sz="0" w:space="0" w:color="auto"/>
        <w:right w:val="none" w:sz="0" w:space="0" w:color="auto"/>
      </w:divBdr>
    </w:div>
    <w:div w:id="238758196">
      <w:bodyDiv w:val="1"/>
      <w:marLeft w:val="0"/>
      <w:marRight w:val="0"/>
      <w:marTop w:val="0"/>
      <w:marBottom w:val="0"/>
      <w:divBdr>
        <w:top w:val="none" w:sz="0" w:space="0" w:color="auto"/>
        <w:left w:val="none" w:sz="0" w:space="0" w:color="auto"/>
        <w:bottom w:val="none" w:sz="0" w:space="0" w:color="auto"/>
        <w:right w:val="none" w:sz="0" w:space="0" w:color="auto"/>
      </w:divBdr>
    </w:div>
    <w:div w:id="240020867">
      <w:bodyDiv w:val="1"/>
      <w:marLeft w:val="0"/>
      <w:marRight w:val="0"/>
      <w:marTop w:val="0"/>
      <w:marBottom w:val="0"/>
      <w:divBdr>
        <w:top w:val="none" w:sz="0" w:space="0" w:color="auto"/>
        <w:left w:val="none" w:sz="0" w:space="0" w:color="auto"/>
        <w:bottom w:val="none" w:sz="0" w:space="0" w:color="auto"/>
        <w:right w:val="none" w:sz="0" w:space="0" w:color="auto"/>
      </w:divBdr>
    </w:div>
    <w:div w:id="242683784">
      <w:bodyDiv w:val="1"/>
      <w:marLeft w:val="0"/>
      <w:marRight w:val="0"/>
      <w:marTop w:val="0"/>
      <w:marBottom w:val="0"/>
      <w:divBdr>
        <w:top w:val="none" w:sz="0" w:space="0" w:color="auto"/>
        <w:left w:val="none" w:sz="0" w:space="0" w:color="auto"/>
        <w:bottom w:val="none" w:sz="0" w:space="0" w:color="auto"/>
        <w:right w:val="none" w:sz="0" w:space="0" w:color="auto"/>
      </w:divBdr>
    </w:div>
    <w:div w:id="242763429">
      <w:bodyDiv w:val="1"/>
      <w:marLeft w:val="0"/>
      <w:marRight w:val="0"/>
      <w:marTop w:val="0"/>
      <w:marBottom w:val="0"/>
      <w:divBdr>
        <w:top w:val="none" w:sz="0" w:space="0" w:color="auto"/>
        <w:left w:val="none" w:sz="0" w:space="0" w:color="auto"/>
        <w:bottom w:val="none" w:sz="0" w:space="0" w:color="auto"/>
        <w:right w:val="none" w:sz="0" w:space="0" w:color="auto"/>
      </w:divBdr>
    </w:div>
    <w:div w:id="242765710">
      <w:bodyDiv w:val="1"/>
      <w:marLeft w:val="0"/>
      <w:marRight w:val="0"/>
      <w:marTop w:val="0"/>
      <w:marBottom w:val="0"/>
      <w:divBdr>
        <w:top w:val="none" w:sz="0" w:space="0" w:color="auto"/>
        <w:left w:val="none" w:sz="0" w:space="0" w:color="auto"/>
        <w:bottom w:val="none" w:sz="0" w:space="0" w:color="auto"/>
        <w:right w:val="none" w:sz="0" w:space="0" w:color="auto"/>
      </w:divBdr>
    </w:div>
    <w:div w:id="243808741">
      <w:bodyDiv w:val="1"/>
      <w:marLeft w:val="0"/>
      <w:marRight w:val="0"/>
      <w:marTop w:val="0"/>
      <w:marBottom w:val="0"/>
      <w:divBdr>
        <w:top w:val="none" w:sz="0" w:space="0" w:color="auto"/>
        <w:left w:val="none" w:sz="0" w:space="0" w:color="auto"/>
        <w:bottom w:val="none" w:sz="0" w:space="0" w:color="auto"/>
        <w:right w:val="none" w:sz="0" w:space="0" w:color="auto"/>
      </w:divBdr>
    </w:div>
    <w:div w:id="244341991">
      <w:bodyDiv w:val="1"/>
      <w:marLeft w:val="0"/>
      <w:marRight w:val="0"/>
      <w:marTop w:val="0"/>
      <w:marBottom w:val="0"/>
      <w:divBdr>
        <w:top w:val="none" w:sz="0" w:space="0" w:color="auto"/>
        <w:left w:val="none" w:sz="0" w:space="0" w:color="auto"/>
        <w:bottom w:val="none" w:sz="0" w:space="0" w:color="auto"/>
        <w:right w:val="none" w:sz="0" w:space="0" w:color="auto"/>
      </w:divBdr>
    </w:div>
    <w:div w:id="245768551">
      <w:bodyDiv w:val="1"/>
      <w:marLeft w:val="0"/>
      <w:marRight w:val="0"/>
      <w:marTop w:val="0"/>
      <w:marBottom w:val="0"/>
      <w:divBdr>
        <w:top w:val="none" w:sz="0" w:space="0" w:color="auto"/>
        <w:left w:val="none" w:sz="0" w:space="0" w:color="auto"/>
        <w:bottom w:val="none" w:sz="0" w:space="0" w:color="auto"/>
        <w:right w:val="none" w:sz="0" w:space="0" w:color="auto"/>
      </w:divBdr>
    </w:div>
    <w:div w:id="247540704">
      <w:bodyDiv w:val="1"/>
      <w:marLeft w:val="0"/>
      <w:marRight w:val="0"/>
      <w:marTop w:val="0"/>
      <w:marBottom w:val="0"/>
      <w:divBdr>
        <w:top w:val="none" w:sz="0" w:space="0" w:color="auto"/>
        <w:left w:val="none" w:sz="0" w:space="0" w:color="auto"/>
        <w:bottom w:val="none" w:sz="0" w:space="0" w:color="auto"/>
        <w:right w:val="none" w:sz="0" w:space="0" w:color="auto"/>
      </w:divBdr>
    </w:div>
    <w:div w:id="247543771">
      <w:bodyDiv w:val="1"/>
      <w:marLeft w:val="0"/>
      <w:marRight w:val="0"/>
      <w:marTop w:val="0"/>
      <w:marBottom w:val="0"/>
      <w:divBdr>
        <w:top w:val="none" w:sz="0" w:space="0" w:color="auto"/>
        <w:left w:val="none" w:sz="0" w:space="0" w:color="auto"/>
        <w:bottom w:val="none" w:sz="0" w:space="0" w:color="auto"/>
        <w:right w:val="none" w:sz="0" w:space="0" w:color="auto"/>
      </w:divBdr>
    </w:div>
    <w:div w:id="247926949">
      <w:bodyDiv w:val="1"/>
      <w:marLeft w:val="0"/>
      <w:marRight w:val="0"/>
      <w:marTop w:val="0"/>
      <w:marBottom w:val="0"/>
      <w:divBdr>
        <w:top w:val="none" w:sz="0" w:space="0" w:color="auto"/>
        <w:left w:val="none" w:sz="0" w:space="0" w:color="auto"/>
        <w:bottom w:val="none" w:sz="0" w:space="0" w:color="auto"/>
        <w:right w:val="none" w:sz="0" w:space="0" w:color="auto"/>
      </w:divBdr>
    </w:div>
    <w:div w:id="251864048">
      <w:bodyDiv w:val="1"/>
      <w:marLeft w:val="0"/>
      <w:marRight w:val="0"/>
      <w:marTop w:val="0"/>
      <w:marBottom w:val="0"/>
      <w:divBdr>
        <w:top w:val="none" w:sz="0" w:space="0" w:color="auto"/>
        <w:left w:val="none" w:sz="0" w:space="0" w:color="auto"/>
        <w:bottom w:val="none" w:sz="0" w:space="0" w:color="auto"/>
        <w:right w:val="none" w:sz="0" w:space="0" w:color="auto"/>
      </w:divBdr>
    </w:div>
    <w:div w:id="253513566">
      <w:bodyDiv w:val="1"/>
      <w:marLeft w:val="0"/>
      <w:marRight w:val="0"/>
      <w:marTop w:val="0"/>
      <w:marBottom w:val="0"/>
      <w:divBdr>
        <w:top w:val="none" w:sz="0" w:space="0" w:color="auto"/>
        <w:left w:val="none" w:sz="0" w:space="0" w:color="auto"/>
        <w:bottom w:val="none" w:sz="0" w:space="0" w:color="auto"/>
        <w:right w:val="none" w:sz="0" w:space="0" w:color="auto"/>
      </w:divBdr>
    </w:div>
    <w:div w:id="258174401">
      <w:bodyDiv w:val="1"/>
      <w:marLeft w:val="0"/>
      <w:marRight w:val="0"/>
      <w:marTop w:val="0"/>
      <w:marBottom w:val="0"/>
      <w:divBdr>
        <w:top w:val="none" w:sz="0" w:space="0" w:color="auto"/>
        <w:left w:val="none" w:sz="0" w:space="0" w:color="auto"/>
        <w:bottom w:val="none" w:sz="0" w:space="0" w:color="auto"/>
        <w:right w:val="none" w:sz="0" w:space="0" w:color="auto"/>
      </w:divBdr>
    </w:div>
    <w:div w:id="259916313">
      <w:bodyDiv w:val="1"/>
      <w:marLeft w:val="0"/>
      <w:marRight w:val="0"/>
      <w:marTop w:val="0"/>
      <w:marBottom w:val="0"/>
      <w:divBdr>
        <w:top w:val="none" w:sz="0" w:space="0" w:color="auto"/>
        <w:left w:val="none" w:sz="0" w:space="0" w:color="auto"/>
        <w:bottom w:val="none" w:sz="0" w:space="0" w:color="auto"/>
        <w:right w:val="none" w:sz="0" w:space="0" w:color="auto"/>
      </w:divBdr>
    </w:div>
    <w:div w:id="260112644">
      <w:bodyDiv w:val="1"/>
      <w:marLeft w:val="0"/>
      <w:marRight w:val="0"/>
      <w:marTop w:val="0"/>
      <w:marBottom w:val="0"/>
      <w:divBdr>
        <w:top w:val="none" w:sz="0" w:space="0" w:color="auto"/>
        <w:left w:val="none" w:sz="0" w:space="0" w:color="auto"/>
        <w:bottom w:val="none" w:sz="0" w:space="0" w:color="auto"/>
        <w:right w:val="none" w:sz="0" w:space="0" w:color="auto"/>
      </w:divBdr>
    </w:div>
    <w:div w:id="266237688">
      <w:bodyDiv w:val="1"/>
      <w:marLeft w:val="0"/>
      <w:marRight w:val="0"/>
      <w:marTop w:val="0"/>
      <w:marBottom w:val="0"/>
      <w:divBdr>
        <w:top w:val="none" w:sz="0" w:space="0" w:color="auto"/>
        <w:left w:val="none" w:sz="0" w:space="0" w:color="auto"/>
        <w:bottom w:val="none" w:sz="0" w:space="0" w:color="auto"/>
        <w:right w:val="none" w:sz="0" w:space="0" w:color="auto"/>
      </w:divBdr>
    </w:div>
    <w:div w:id="267391932">
      <w:bodyDiv w:val="1"/>
      <w:marLeft w:val="0"/>
      <w:marRight w:val="0"/>
      <w:marTop w:val="0"/>
      <w:marBottom w:val="0"/>
      <w:divBdr>
        <w:top w:val="none" w:sz="0" w:space="0" w:color="auto"/>
        <w:left w:val="none" w:sz="0" w:space="0" w:color="auto"/>
        <w:bottom w:val="none" w:sz="0" w:space="0" w:color="auto"/>
        <w:right w:val="none" w:sz="0" w:space="0" w:color="auto"/>
      </w:divBdr>
    </w:div>
    <w:div w:id="269895772">
      <w:bodyDiv w:val="1"/>
      <w:marLeft w:val="0"/>
      <w:marRight w:val="0"/>
      <w:marTop w:val="0"/>
      <w:marBottom w:val="0"/>
      <w:divBdr>
        <w:top w:val="none" w:sz="0" w:space="0" w:color="auto"/>
        <w:left w:val="none" w:sz="0" w:space="0" w:color="auto"/>
        <w:bottom w:val="none" w:sz="0" w:space="0" w:color="auto"/>
        <w:right w:val="none" w:sz="0" w:space="0" w:color="auto"/>
      </w:divBdr>
      <w:divsChild>
        <w:div w:id="869532303">
          <w:marLeft w:val="480"/>
          <w:marRight w:val="0"/>
          <w:marTop w:val="0"/>
          <w:marBottom w:val="0"/>
          <w:divBdr>
            <w:top w:val="none" w:sz="0" w:space="0" w:color="auto"/>
            <w:left w:val="none" w:sz="0" w:space="0" w:color="auto"/>
            <w:bottom w:val="none" w:sz="0" w:space="0" w:color="auto"/>
            <w:right w:val="none" w:sz="0" w:space="0" w:color="auto"/>
          </w:divBdr>
        </w:div>
        <w:div w:id="1077749698">
          <w:marLeft w:val="480"/>
          <w:marRight w:val="0"/>
          <w:marTop w:val="0"/>
          <w:marBottom w:val="0"/>
          <w:divBdr>
            <w:top w:val="none" w:sz="0" w:space="0" w:color="auto"/>
            <w:left w:val="none" w:sz="0" w:space="0" w:color="auto"/>
            <w:bottom w:val="none" w:sz="0" w:space="0" w:color="auto"/>
            <w:right w:val="none" w:sz="0" w:space="0" w:color="auto"/>
          </w:divBdr>
        </w:div>
        <w:div w:id="1528523470">
          <w:marLeft w:val="480"/>
          <w:marRight w:val="0"/>
          <w:marTop w:val="0"/>
          <w:marBottom w:val="0"/>
          <w:divBdr>
            <w:top w:val="none" w:sz="0" w:space="0" w:color="auto"/>
            <w:left w:val="none" w:sz="0" w:space="0" w:color="auto"/>
            <w:bottom w:val="none" w:sz="0" w:space="0" w:color="auto"/>
            <w:right w:val="none" w:sz="0" w:space="0" w:color="auto"/>
          </w:divBdr>
        </w:div>
        <w:div w:id="219899761">
          <w:marLeft w:val="480"/>
          <w:marRight w:val="0"/>
          <w:marTop w:val="0"/>
          <w:marBottom w:val="0"/>
          <w:divBdr>
            <w:top w:val="none" w:sz="0" w:space="0" w:color="auto"/>
            <w:left w:val="none" w:sz="0" w:space="0" w:color="auto"/>
            <w:bottom w:val="none" w:sz="0" w:space="0" w:color="auto"/>
            <w:right w:val="none" w:sz="0" w:space="0" w:color="auto"/>
          </w:divBdr>
        </w:div>
        <w:div w:id="2099709485">
          <w:marLeft w:val="480"/>
          <w:marRight w:val="0"/>
          <w:marTop w:val="0"/>
          <w:marBottom w:val="0"/>
          <w:divBdr>
            <w:top w:val="none" w:sz="0" w:space="0" w:color="auto"/>
            <w:left w:val="none" w:sz="0" w:space="0" w:color="auto"/>
            <w:bottom w:val="none" w:sz="0" w:space="0" w:color="auto"/>
            <w:right w:val="none" w:sz="0" w:space="0" w:color="auto"/>
          </w:divBdr>
        </w:div>
        <w:div w:id="1675568430">
          <w:marLeft w:val="480"/>
          <w:marRight w:val="0"/>
          <w:marTop w:val="0"/>
          <w:marBottom w:val="0"/>
          <w:divBdr>
            <w:top w:val="none" w:sz="0" w:space="0" w:color="auto"/>
            <w:left w:val="none" w:sz="0" w:space="0" w:color="auto"/>
            <w:bottom w:val="none" w:sz="0" w:space="0" w:color="auto"/>
            <w:right w:val="none" w:sz="0" w:space="0" w:color="auto"/>
          </w:divBdr>
        </w:div>
        <w:div w:id="1882326104">
          <w:marLeft w:val="480"/>
          <w:marRight w:val="0"/>
          <w:marTop w:val="0"/>
          <w:marBottom w:val="0"/>
          <w:divBdr>
            <w:top w:val="none" w:sz="0" w:space="0" w:color="auto"/>
            <w:left w:val="none" w:sz="0" w:space="0" w:color="auto"/>
            <w:bottom w:val="none" w:sz="0" w:space="0" w:color="auto"/>
            <w:right w:val="none" w:sz="0" w:space="0" w:color="auto"/>
          </w:divBdr>
        </w:div>
        <w:div w:id="556555696">
          <w:marLeft w:val="480"/>
          <w:marRight w:val="0"/>
          <w:marTop w:val="0"/>
          <w:marBottom w:val="0"/>
          <w:divBdr>
            <w:top w:val="none" w:sz="0" w:space="0" w:color="auto"/>
            <w:left w:val="none" w:sz="0" w:space="0" w:color="auto"/>
            <w:bottom w:val="none" w:sz="0" w:space="0" w:color="auto"/>
            <w:right w:val="none" w:sz="0" w:space="0" w:color="auto"/>
          </w:divBdr>
        </w:div>
        <w:div w:id="1391002582">
          <w:marLeft w:val="480"/>
          <w:marRight w:val="0"/>
          <w:marTop w:val="0"/>
          <w:marBottom w:val="0"/>
          <w:divBdr>
            <w:top w:val="none" w:sz="0" w:space="0" w:color="auto"/>
            <w:left w:val="none" w:sz="0" w:space="0" w:color="auto"/>
            <w:bottom w:val="none" w:sz="0" w:space="0" w:color="auto"/>
            <w:right w:val="none" w:sz="0" w:space="0" w:color="auto"/>
          </w:divBdr>
        </w:div>
        <w:div w:id="632105249">
          <w:marLeft w:val="480"/>
          <w:marRight w:val="0"/>
          <w:marTop w:val="0"/>
          <w:marBottom w:val="0"/>
          <w:divBdr>
            <w:top w:val="none" w:sz="0" w:space="0" w:color="auto"/>
            <w:left w:val="none" w:sz="0" w:space="0" w:color="auto"/>
            <w:bottom w:val="none" w:sz="0" w:space="0" w:color="auto"/>
            <w:right w:val="none" w:sz="0" w:space="0" w:color="auto"/>
          </w:divBdr>
        </w:div>
        <w:div w:id="1827477674">
          <w:marLeft w:val="480"/>
          <w:marRight w:val="0"/>
          <w:marTop w:val="0"/>
          <w:marBottom w:val="0"/>
          <w:divBdr>
            <w:top w:val="none" w:sz="0" w:space="0" w:color="auto"/>
            <w:left w:val="none" w:sz="0" w:space="0" w:color="auto"/>
            <w:bottom w:val="none" w:sz="0" w:space="0" w:color="auto"/>
            <w:right w:val="none" w:sz="0" w:space="0" w:color="auto"/>
          </w:divBdr>
        </w:div>
        <w:div w:id="1239096726">
          <w:marLeft w:val="480"/>
          <w:marRight w:val="0"/>
          <w:marTop w:val="0"/>
          <w:marBottom w:val="0"/>
          <w:divBdr>
            <w:top w:val="none" w:sz="0" w:space="0" w:color="auto"/>
            <w:left w:val="none" w:sz="0" w:space="0" w:color="auto"/>
            <w:bottom w:val="none" w:sz="0" w:space="0" w:color="auto"/>
            <w:right w:val="none" w:sz="0" w:space="0" w:color="auto"/>
          </w:divBdr>
        </w:div>
        <w:div w:id="503934389">
          <w:marLeft w:val="480"/>
          <w:marRight w:val="0"/>
          <w:marTop w:val="0"/>
          <w:marBottom w:val="0"/>
          <w:divBdr>
            <w:top w:val="none" w:sz="0" w:space="0" w:color="auto"/>
            <w:left w:val="none" w:sz="0" w:space="0" w:color="auto"/>
            <w:bottom w:val="none" w:sz="0" w:space="0" w:color="auto"/>
            <w:right w:val="none" w:sz="0" w:space="0" w:color="auto"/>
          </w:divBdr>
        </w:div>
        <w:div w:id="1644047070">
          <w:marLeft w:val="480"/>
          <w:marRight w:val="0"/>
          <w:marTop w:val="0"/>
          <w:marBottom w:val="0"/>
          <w:divBdr>
            <w:top w:val="none" w:sz="0" w:space="0" w:color="auto"/>
            <w:left w:val="none" w:sz="0" w:space="0" w:color="auto"/>
            <w:bottom w:val="none" w:sz="0" w:space="0" w:color="auto"/>
            <w:right w:val="none" w:sz="0" w:space="0" w:color="auto"/>
          </w:divBdr>
        </w:div>
        <w:div w:id="439422933">
          <w:marLeft w:val="480"/>
          <w:marRight w:val="0"/>
          <w:marTop w:val="0"/>
          <w:marBottom w:val="0"/>
          <w:divBdr>
            <w:top w:val="none" w:sz="0" w:space="0" w:color="auto"/>
            <w:left w:val="none" w:sz="0" w:space="0" w:color="auto"/>
            <w:bottom w:val="none" w:sz="0" w:space="0" w:color="auto"/>
            <w:right w:val="none" w:sz="0" w:space="0" w:color="auto"/>
          </w:divBdr>
        </w:div>
        <w:div w:id="1501236163">
          <w:marLeft w:val="480"/>
          <w:marRight w:val="0"/>
          <w:marTop w:val="0"/>
          <w:marBottom w:val="0"/>
          <w:divBdr>
            <w:top w:val="none" w:sz="0" w:space="0" w:color="auto"/>
            <w:left w:val="none" w:sz="0" w:space="0" w:color="auto"/>
            <w:bottom w:val="none" w:sz="0" w:space="0" w:color="auto"/>
            <w:right w:val="none" w:sz="0" w:space="0" w:color="auto"/>
          </w:divBdr>
        </w:div>
        <w:div w:id="990213516">
          <w:marLeft w:val="480"/>
          <w:marRight w:val="0"/>
          <w:marTop w:val="0"/>
          <w:marBottom w:val="0"/>
          <w:divBdr>
            <w:top w:val="none" w:sz="0" w:space="0" w:color="auto"/>
            <w:left w:val="none" w:sz="0" w:space="0" w:color="auto"/>
            <w:bottom w:val="none" w:sz="0" w:space="0" w:color="auto"/>
            <w:right w:val="none" w:sz="0" w:space="0" w:color="auto"/>
          </w:divBdr>
        </w:div>
        <w:div w:id="918518035">
          <w:marLeft w:val="480"/>
          <w:marRight w:val="0"/>
          <w:marTop w:val="0"/>
          <w:marBottom w:val="0"/>
          <w:divBdr>
            <w:top w:val="none" w:sz="0" w:space="0" w:color="auto"/>
            <w:left w:val="none" w:sz="0" w:space="0" w:color="auto"/>
            <w:bottom w:val="none" w:sz="0" w:space="0" w:color="auto"/>
            <w:right w:val="none" w:sz="0" w:space="0" w:color="auto"/>
          </w:divBdr>
        </w:div>
        <w:div w:id="36586694">
          <w:marLeft w:val="480"/>
          <w:marRight w:val="0"/>
          <w:marTop w:val="0"/>
          <w:marBottom w:val="0"/>
          <w:divBdr>
            <w:top w:val="none" w:sz="0" w:space="0" w:color="auto"/>
            <w:left w:val="none" w:sz="0" w:space="0" w:color="auto"/>
            <w:bottom w:val="none" w:sz="0" w:space="0" w:color="auto"/>
            <w:right w:val="none" w:sz="0" w:space="0" w:color="auto"/>
          </w:divBdr>
        </w:div>
        <w:div w:id="1912156068">
          <w:marLeft w:val="480"/>
          <w:marRight w:val="0"/>
          <w:marTop w:val="0"/>
          <w:marBottom w:val="0"/>
          <w:divBdr>
            <w:top w:val="none" w:sz="0" w:space="0" w:color="auto"/>
            <w:left w:val="none" w:sz="0" w:space="0" w:color="auto"/>
            <w:bottom w:val="none" w:sz="0" w:space="0" w:color="auto"/>
            <w:right w:val="none" w:sz="0" w:space="0" w:color="auto"/>
          </w:divBdr>
        </w:div>
        <w:div w:id="1096174919">
          <w:marLeft w:val="480"/>
          <w:marRight w:val="0"/>
          <w:marTop w:val="0"/>
          <w:marBottom w:val="0"/>
          <w:divBdr>
            <w:top w:val="none" w:sz="0" w:space="0" w:color="auto"/>
            <w:left w:val="none" w:sz="0" w:space="0" w:color="auto"/>
            <w:bottom w:val="none" w:sz="0" w:space="0" w:color="auto"/>
            <w:right w:val="none" w:sz="0" w:space="0" w:color="auto"/>
          </w:divBdr>
        </w:div>
        <w:div w:id="1138692418">
          <w:marLeft w:val="480"/>
          <w:marRight w:val="0"/>
          <w:marTop w:val="0"/>
          <w:marBottom w:val="0"/>
          <w:divBdr>
            <w:top w:val="none" w:sz="0" w:space="0" w:color="auto"/>
            <w:left w:val="none" w:sz="0" w:space="0" w:color="auto"/>
            <w:bottom w:val="none" w:sz="0" w:space="0" w:color="auto"/>
            <w:right w:val="none" w:sz="0" w:space="0" w:color="auto"/>
          </w:divBdr>
        </w:div>
        <w:div w:id="207760608">
          <w:marLeft w:val="480"/>
          <w:marRight w:val="0"/>
          <w:marTop w:val="0"/>
          <w:marBottom w:val="0"/>
          <w:divBdr>
            <w:top w:val="none" w:sz="0" w:space="0" w:color="auto"/>
            <w:left w:val="none" w:sz="0" w:space="0" w:color="auto"/>
            <w:bottom w:val="none" w:sz="0" w:space="0" w:color="auto"/>
            <w:right w:val="none" w:sz="0" w:space="0" w:color="auto"/>
          </w:divBdr>
        </w:div>
        <w:div w:id="434324262">
          <w:marLeft w:val="480"/>
          <w:marRight w:val="0"/>
          <w:marTop w:val="0"/>
          <w:marBottom w:val="0"/>
          <w:divBdr>
            <w:top w:val="none" w:sz="0" w:space="0" w:color="auto"/>
            <w:left w:val="none" w:sz="0" w:space="0" w:color="auto"/>
            <w:bottom w:val="none" w:sz="0" w:space="0" w:color="auto"/>
            <w:right w:val="none" w:sz="0" w:space="0" w:color="auto"/>
          </w:divBdr>
        </w:div>
        <w:div w:id="510875101">
          <w:marLeft w:val="480"/>
          <w:marRight w:val="0"/>
          <w:marTop w:val="0"/>
          <w:marBottom w:val="0"/>
          <w:divBdr>
            <w:top w:val="none" w:sz="0" w:space="0" w:color="auto"/>
            <w:left w:val="none" w:sz="0" w:space="0" w:color="auto"/>
            <w:bottom w:val="none" w:sz="0" w:space="0" w:color="auto"/>
            <w:right w:val="none" w:sz="0" w:space="0" w:color="auto"/>
          </w:divBdr>
        </w:div>
        <w:div w:id="290013650">
          <w:marLeft w:val="480"/>
          <w:marRight w:val="0"/>
          <w:marTop w:val="0"/>
          <w:marBottom w:val="0"/>
          <w:divBdr>
            <w:top w:val="none" w:sz="0" w:space="0" w:color="auto"/>
            <w:left w:val="none" w:sz="0" w:space="0" w:color="auto"/>
            <w:bottom w:val="none" w:sz="0" w:space="0" w:color="auto"/>
            <w:right w:val="none" w:sz="0" w:space="0" w:color="auto"/>
          </w:divBdr>
        </w:div>
        <w:div w:id="539324194">
          <w:marLeft w:val="480"/>
          <w:marRight w:val="0"/>
          <w:marTop w:val="0"/>
          <w:marBottom w:val="0"/>
          <w:divBdr>
            <w:top w:val="none" w:sz="0" w:space="0" w:color="auto"/>
            <w:left w:val="none" w:sz="0" w:space="0" w:color="auto"/>
            <w:bottom w:val="none" w:sz="0" w:space="0" w:color="auto"/>
            <w:right w:val="none" w:sz="0" w:space="0" w:color="auto"/>
          </w:divBdr>
        </w:div>
        <w:div w:id="597101718">
          <w:marLeft w:val="480"/>
          <w:marRight w:val="0"/>
          <w:marTop w:val="0"/>
          <w:marBottom w:val="0"/>
          <w:divBdr>
            <w:top w:val="none" w:sz="0" w:space="0" w:color="auto"/>
            <w:left w:val="none" w:sz="0" w:space="0" w:color="auto"/>
            <w:bottom w:val="none" w:sz="0" w:space="0" w:color="auto"/>
            <w:right w:val="none" w:sz="0" w:space="0" w:color="auto"/>
          </w:divBdr>
        </w:div>
        <w:div w:id="1628731965">
          <w:marLeft w:val="480"/>
          <w:marRight w:val="0"/>
          <w:marTop w:val="0"/>
          <w:marBottom w:val="0"/>
          <w:divBdr>
            <w:top w:val="none" w:sz="0" w:space="0" w:color="auto"/>
            <w:left w:val="none" w:sz="0" w:space="0" w:color="auto"/>
            <w:bottom w:val="none" w:sz="0" w:space="0" w:color="auto"/>
            <w:right w:val="none" w:sz="0" w:space="0" w:color="auto"/>
          </w:divBdr>
        </w:div>
        <w:div w:id="280377925">
          <w:marLeft w:val="480"/>
          <w:marRight w:val="0"/>
          <w:marTop w:val="0"/>
          <w:marBottom w:val="0"/>
          <w:divBdr>
            <w:top w:val="none" w:sz="0" w:space="0" w:color="auto"/>
            <w:left w:val="none" w:sz="0" w:space="0" w:color="auto"/>
            <w:bottom w:val="none" w:sz="0" w:space="0" w:color="auto"/>
            <w:right w:val="none" w:sz="0" w:space="0" w:color="auto"/>
          </w:divBdr>
        </w:div>
        <w:div w:id="2059736988">
          <w:marLeft w:val="480"/>
          <w:marRight w:val="0"/>
          <w:marTop w:val="0"/>
          <w:marBottom w:val="0"/>
          <w:divBdr>
            <w:top w:val="none" w:sz="0" w:space="0" w:color="auto"/>
            <w:left w:val="none" w:sz="0" w:space="0" w:color="auto"/>
            <w:bottom w:val="none" w:sz="0" w:space="0" w:color="auto"/>
            <w:right w:val="none" w:sz="0" w:space="0" w:color="auto"/>
          </w:divBdr>
        </w:div>
        <w:div w:id="1056198330">
          <w:marLeft w:val="480"/>
          <w:marRight w:val="0"/>
          <w:marTop w:val="0"/>
          <w:marBottom w:val="0"/>
          <w:divBdr>
            <w:top w:val="none" w:sz="0" w:space="0" w:color="auto"/>
            <w:left w:val="none" w:sz="0" w:space="0" w:color="auto"/>
            <w:bottom w:val="none" w:sz="0" w:space="0" w:color="auto"/>
            <w:right w:val="none" w:sz="0" w:space="0" w:color="auto"/>
          </w:divBdr>
        </w:div>
        <w:div w:id="1183978735">
          <w:marLeft w:val="480"/>
          <w:marRight w:val="0"/>
          <w:marTop w:val="0"/>
          <w:marBottom w:val="0"/>
          <w:divBdr>
            <w:top w:val="none" w:sz="0" w:space="0" w:color="auto"/>
            <w:left w:val="none" w:sz="0" w:space="0" w:color="auto"/>
            <w:bottom w:val="none" w:sz="0" w:space="0" w:color="auto"/>
            <w:right w:val="none" w:sz="0" w:space="0" w:color="auto"/>
          </w:divBdr>
        </w:div>
      </w:divsChild>
    </w:div>
    <w:div w:id="270626015">
      <w:bodyDiv w:val="1"/>
      <w:marLeft w:val="0"/>
      <w:marRight w:val="0"/>
      <w:marTop w:val="0"/>
      <w:marBottom w:val="0"/>
      <w:divBdr>
        <w:top w:val="none" w:sz="0" w:space="0" w:color="auto"/>
        <w:left w:val="none" w:sz="0" w:space="0" w:color="auto"/>
        <w:bottom w:val="none" w:sz="0" w:space="0" w:color="auto"/>
        <w:right w:val="none" w:sz="0" w:space="0" w:color="auto"/>
      </w:divBdr>
    </w:div>
    <w:div w:id="272827204">
      <w:bodyDiv w:val="1"/>
      <w:marLeft w:val="0"/>
      <w:marRight w:val="0"/>
      <w:marTop w:val="0"/>
      <w:marBottom w:val="0"/>
      <w:divBdr>
        <w:top w:val="none" w:sz="0" w:space="0" w:color="auto"/>
        <w:left w:val="none" w:sz="0" w:space="0" w:color="auto"/>
        <w:bottom w:val="none" w:sz="0" w:space="0" w:color="auto"/>
        <w:right w:val="none" w:sz="0" w:space="0" w:color="auto"/>
      </w:divBdr>
    </w:div>
    <w:div w:id="273902619">
      <w:bodyDiv w:val="1"/>
      <w:marLeft w:val="0"/>
      <w:marRight w:val="0"/>
      <w:marTop w:val="0"/>
      <w:marBottom w:val="0"/>
      <w:divBdr>
        <w:top w:val="none" w:sz="0" w:space="0" w:color="auto"/>
        <w:left w:val="none" w:sz="0" w:space="0" w:color="auto"/>
        <w:bottom w:val="none" w:sz="0" w:space="0" w:color="auto"/>
        <w:right w:val="none" w:sz="0" w:space="0" w:color="auto"/>
      </w:divBdr>
    </w:div>
    <w:div w:id="277029016">
      <w:bodyDiv w:val="1"/>
      <w:marLeft w:val="0"/>
      <w:marRight w:val="0"/>
      <w:marTop w:val="0"/>
      <w:marBottom w:val="0"/>
      <w:divBdr>
        <w:top w:val="none" w:sz="0" w:space="0" w:color="auto"/>
        <w:left w:val="none" w:sz="0" w:space="0" w:color="auto"/>
        <w:bottom w:val="none" w:sz="0" w:space="0" w:color="auto"/>
        <w:right w:val="none" w:sz="0" w:space="0" w:color="auto"/>
      </w:divBdr>
    </w:div>
    <w:div w:id="281687496">
      <w:bodyDiv w:val="1"/>
      <w:marLeft w:val="0"/>
      <w:marRight w:val="0"/>
      <w:marTop w:val="0"/>
      <w:marBottom w:val="0"/>
      <w:divBdr>
        <w:top w:val="none" w:sz="0" w:space="0" w:color="auto"/>
        <w:left w:val="none" w:sz="0" w:space="0" w:color="auto"/>
        <w:bottom w:val="none" w:sz="0" w:space="0" w:color="auto"/>
        <w:right w:val="none" w:sz="0" w:space="0" w:color="auto"/>
      </w:divBdr>
    </w:div>
    <w:div w:id="282612829">
      <w:bodyDiv w:val="1"/>
      <w:marLeft w:val="0"/>
      <w:marRight w:val="0"/>
      <w:marTop w:val="0"/>
      <w:marBottom w:val="0"/>
      <w:divBdr>
        <w:top w:val="none" w:sz="0" w:space="0" w:color="auto"/>
        <w:left w:val="none" w:sz="0" w:space="0" w:color="auto"/>
        <w:bottom w:val="none" w:sz="0" w:space="0" w:color="auto"/>
        <w:right w:val="none" w:sz="0" w:space="0" w:color="auto"/>
      </w:divBdr>
    </w:div>
    <w:div w:id="283076496">
      <w:bodyDiv w:val="1"/>
      <w:marLeft w:val="0"/>
      <w:marRight w:val="0"/>
      <w:marTop w:val="0"/>
      <w:marBottom w:val="0"/>
      <w:divBdr>
        <w:top w:val="none" w:sz="0" w:space="0" w:color="auto"/>
        <w:left w:val="none" w:sz="0" w:space="0" w:color="auto"/>
        <w:bottom w:val="none" w:sz="0" w:space="0" w:color="auto"/>
        <w:right w:val="none" w:sz="0" w:space="0" w:color="auto"/>
      </w:divBdr>
    </w:div>
    <w:div w:id="284653617">
      <w:bodyDiv w:val="1"/>
      <w:marLeft w:val="0"/>
      <w:marRight w:val="0"/>
      <w:marTop w:val="0"/>
      <w:marBottom w:val="0"/>
      <w:divBdr>
        <w:top w:val="none" w:sz="0" w:space="0" w:color="auto"/>
        <w:left w:val="none" w:sz="0" w:space="0" w:color="auto"/>
        <w:bottom w:val="none" w:sz="0" w:space="0" w:color="auto"/>
        <w:right w:val="none" w:sz="0" w:space="0" w:color="auto"/>
      </w:divBdr>
    </w:div>
    <w:div w:id="288711535">
      <w:bodyDiv w:val="1"/>
      <w:marLeft w:val="0"/>
      <w:marRight w:val="0"/>
      <w:marTop w:val="0"/>
      <w:marBottom w:val="0"/>
      <w:divBdr>
        <w:top w:val="none" w:sz="0" w:space="0" w:color="auto"/>
        <w:left w:val="none" w:sz="0" w:space="0" w:color="auto"/>
        <w:bottom w:val="none" w:sz="0" w:space="0" w:color="auto"/>
        <w:right w:val="none" w:sz="0" w:space="0" w:color="auto"/>
      </w:divBdr>
    </w:div>
    <w:div w:id="290094500">
      <w:bodyDiv w:val="1"/>
      <w:marLeft w:val="0"/>
      <w:marRight w:val="0"/>
      <w:marTop w:val="0"/>
      <w:marBottom w:val="0"/>
      <w:divBdr>
        <w:top w:val="none" w:sz="0" w:space="0" w:color="auto"/>
        <w:left w:val="none" w:sz="0" w:space="0" w:color="auto"/>
        <w:bottom w:val="none" w:sz="0" w:space="0" w:color="auto"/>
        <w:right w:val="none" w:sz="0" w:space="0" w:color="auto"/>
      </w:divBdr>
    </w:div>
    <w:div w:id="295795503">
      <w:bodyDiv w:val="1"/>
      <w:marLeft w:val="0"/>
      <w:marRight w:val="0"/>
      <w:marTop w:val="0"/>
      <w:marBottom w:val="0"/>
      <w:divBdr>
        <w:top w:val="none" w:sz="0" w:space="0" w:color="auto"/>
        <w:left w:val="none" w:sz="0" w:space="0" w:color="auto"/>
        <w:bottom w:val="none" w:sz="0" w:space="0" w:color="auto"/>
        <w:right w:val="none" w:sz="0" w:space="0" w:color="auto"/>
      </w:divBdr>
    </w:div>
    <w:div w:id="299072848">
      <w:bodyDiv w:val="1"/>
      <w:marLeft w:val="0"/>
      <w:marRight w:val="0"/>
      <w:marTop w:val="0"/>
      <w:marBottom w:val="0"/>
      <w:divBdr>
        <w:top w:val="none" w:sz="0" w:space="0" w:color="auto"/>
        <w:left w:val="none" w:sz="0" w:space="0" w:color="auto"/>
        <w:bottom w:val="none" w:sz="0" w:space="0" w:color="auto"/>
        <w:right w:val="none" w:sz="0" w:space="0" w:color="auto"/>
      </w:divBdr>
    </w:div>
    <w:div w:id="301349017">
      <w:bodyDiv w:val="1"/>
      <w:marLeft w:val="0"/>
      <w:marRight w:val="0"/>
      <w:marTop w:val="0"/>
      <w:marBottom w:val="0"/>
      <w:divBdr>
        <w:top w:val="none" w:sz="0" w:space="0" w:color="auto"/>
        <w:left w:val="none" w:sz="0" w:space="0" w:color="auto"/>
        <w:bottom w:val="none" w:sz="0" w:space="0" w:color="auto"/>
        <w:right w:val="none" w:sz="0" w:space="0" w:color="auto"/>
      </w:divBdr>
    </w:div>
    <w:div w:id="304432828">
      <w:bodyDiv w:val="1"/>
      <w:marLeft w:val="0"/>
      <w:marRight w:val="0"/>
      <w:marTop w:val="0"/>
      <w:marBottom w:val="0"/>
      <w:divBdr>
        <w:top w:val="none" w:sz="0" w:space="0" w:color="auto"/>
        <w:left w:val="none" w:sz="0" w:space="0" w:color="auto"/>
        <w:bottom w:val="none" w:sz="0" w:space="0" w:color="auto"/>
        <w:right w:val="none" w:sz="0" w:space="0" w:color="auto"/>
      </w:divBdr>
    </w:div>
    <w:div w:id="309404795">
      <w:bodyDiv w:val="1"/>
      <w:marLeft w:val="0"/>
      <w:marRight w:val="0"/>
      <w:marTop w:val="0"/>
      <w:marBottom w:val="0"/>
      <w:divBdr>
        <w:top w:val="none" w:sz="0" w:space="0" w:color="auto"/>
        <w:left w:val="none" w:sz="0" w:space="0" w:color="auto"/>
        <w:bottom w:val="none" w:sz="0" w:space="0" w:color="auto"/>
        <w:right w:val="none" w:sz="0" w:space="0" w:color="auto"/>
      </w:divBdr>
    </w:div>
    <w:div w:id="309556928">
      <w:bodyDiv w:val="1"/>
      <w:marLeft w:val="0"/>
      <w:marRight w:val="0"/>
      <w:marTop w:val="0"/>
      <w:marBottom w:val="0"/>
      <w:divBdr>
        <w:top w:val="none" w:sz="0" w:space="0" w:color="auto"/>
        <w:left w:val="none" w:sz="0" w:space="0" w:color="auto"/>
        <w:bottom w:val="none" w:sz="0" w:space="0" w:color="auto"/>
        <w:right w:val="none" w:sz="0" w:space="0" w:color="auto"/>
      </w:divBdr>
    </w:div>
    <w:div w:id="310643195">
      <w:bodyDiv w:val="1"/>
      <w:marLeft w:val="0"/>
      <w:marRight w:val="0"/>
      <w:marTop w:val="0"/>
      <w:marBottom w:val="0"/>
      <w:divBdr>
        <w:top w:val="none" w:sz="0" w:space="0" w:color="auto"/>
        <w:left w:val="none" w:sz="0" w:space="0" w:color="auto"/>
        <w:bottom w:val="none" w:sz="0" w:space="0" w:color="auto"/>
        <w:right w:val="none" w:sz="0" w:space="0" w:color="auto"/>
      </w:divBdr>
    </w:div>
    <w:div w:id="312637258">
      <w:bodyDiv w:val="1"/>
      <w:marLeft w:val="0"/>
      <w:marRight w:val="0"/>
      <w:marTop w:val="0"/>
      <w:marBottom w:val="0"/>
      <w:divBdr>
        <w:top w:val="none" w:sz="0" w:space="0" w:color="auto"/>
        <w:left w:val="none" w:sz="0" w:space="0" w:color="auto"/>
        <w:bottom w:val="none" w:sz="0" w:space="0" w:color="auto"/>
        <w:right w:val="none" w:sz="0" w:space="0" w:color="auto"/>
      </w:divBdr>
    </w:div>
    <w:div w:id="315961186">
      <w:bodyDiv w:val="1"/>
      <w:marLeft w:val="0"/>
      <w:marRight w:val="0"/>
      <w:marTop w:val="0"/>
      <w:marBottom w:val="0"/>
      <w:divBdr>
        <w:top w:val="none" w:sz="0" w:space="0" w:color="auto"/>
        <w:left w:val="none" w:sz="0" w:space="0" w:color="auto"/>
        <w:bottom w:val="none" w:sz="0" w:space="0" w:color="auto"/>
        <w:right w:val="none" w:sz="0" w:space="0" w:color="auto"/>
      </w:divBdr>
    </w:div>
    <w:div w:id="316881243">
      <w:bodyDiv w:val="1"/>
      <w:marLeft w:val="0"/>
      <w:marRight w:val="0"/>
      <w:marTop w:val="0"/>
      <w:marBottom w:val="0"/>
      <w:divBdr>
        <w:top w:val="none" w:sz="0" w:space="0" w:color="auto"/>
        <w:left w:val="none" w:sz="0" w:space="0" w:color="auto"/>
        <w:bottom w:val="none" w:sz="0" w:space="0" w:color="auto"/>
        <w:right w:val="none" w:sz="0" w:space="0" w:color="auto"/>
      </w:divBdr>
    </w:div>
    <w:div w:id="317074694">
      <w:bodyDiv w:val="1"/>
      <w:marLeft w:val="0"/>
      <w:marRight w:val="0"/>
      <w:marTop w:val="0"/>
      <w:marBottom w:val="0"/>
      <w:divBdr>
        <w:top w:val="none" w:sz="0" w:space="0" w:color="auto"/>
        <w:left w:val="none" w:sz="0" w:space="0" w:color="auto"/>
        <w:bottom w:val="none" w:sz="0" w:space="0" w:color="auto"/>
        <w:right w:val="none" w:sz="0" w:space="0" w:color="auto"/>
      </w:divBdr>
    </w:div>
    <w:div w:id="319431506">
      <w:bodyDiv w:val="1"/>
      <w:marLeft w:val="0"/>
      <w:marRight w:val="0"/>
      <w:marTop w:val="0"/>
      <w:marBottom w:val="0"/>
      <w:divBdr>
        <w:top w:val="none" w:sz="0" w:space="0" w:color="auto"/>
        <w:left w:val="none" w:sz="0" w:space="0" w:color="auto"/>
        <w:bottom w:val="none" w:sz="0" w:space="0" w:color="auto"/>
        <w:right w:val="none" w:sz="0" w:space="0" w:color="auto"/>
      </w:divBdr>
    </w:div>
    <w:div w:id="319889290">
      <w:bodyDiv w:val="1"/>
      <w:marLeft w:val="0"/>
      <w:marRight w:val="0"/>
      <w:marTop w:val="0"/>
      <w:marBottom w:val="0"/>
      <w:divBdr>
        <w:top w:val="none" w:sz="0" w:space="0" w:color="auto"/>
        <w:left w:val="none" w:sz="0" w:space="0" w:color="auto"/>
        <w:bottom w:val="none" w:sz="0" w:space="0" w:color="auto"/>
        <w:right w:val="none" w:sz="0" w:space="0" w:color="auto"/>
      </w:divBdr>
    </w:div>
    <w:div w:id="320501259">
      <w:bodyDiv w:val="1"/>
      <w:marLeft w:val="0"/>
      <w:marRight w:val="0"/>
      <w:marTop w:val="0"/>
      <w:marBottom w:val="0"/>
      <w:divBdr>
        <w:top w:val="none" w:sz="0" w:space="0" w:color="auto"/>
        <w:left w:val="none" w:sz="0" w:space="0" w:color="auto"/>
        <w:bottom w:val="none" w:sz="0" w:space="0" w:color="auto"/>
        <w:right w:val="none" w:sz="0" w:space="0" w:color="auto"/>
      </w:divBdr>
    </w:div>
    <w:div w:id="321086378">
      <w:bodyDiv w:val="1"/>
      <w:marLeft w:val="0"/>
      <w:marRight w:val="0"/>
      <w:marTop w:val="0"/>
      <w:marBottom w:val="0"/>
      <w:divBdr>
        <w:top w:val="none" w:sz="0" w:space="0" w:color="auto"/>
        <w:left w:val="none" w:sz="0" w:space="0" w:color="auto"/>
        <w:bottom w:val="none" w:sz="0" w:space="0" w:color="auto"/>
        <w:right w:val="none" w:sz="0" w:space="0" w:color="auto"/>
      </w:divBdr>
    </w:div>
    <w:div w:id="324088297">
      <w:bodyDiv w:val="1"/>
      <w:marLeft w:val="0"/>
      <w:marRight w:val="0"/>
      <w:marTop w:val="0"/>
      <w:marBottom w:val="0"/>
      <w:divBdr>
        <w:top w:val="none" w:sz="0" w:space="0" w:color="auto"/>
        <w:left w:val="none" w:sz="0" w:space="0" w:color="auto"/>
        <w:bottom w:val="none" w:sz="0" w:space="0" w:color="auto"/>
        <w:right w:val="none" w:sz="0" w:space="0" w:color="auto"/>
      </w:divBdr>
    </w:div>
    <w:div w:id="324207459">
      <w:bodyDiv w:val="1"/>
      <w:marLeft w:val="0"/>
      <w:marRight w:val="0"/>
      <w:marTop w:val="0"/>
      <w:marBottom w:val="0"/>
      <w:divBdr>
        <w:top w:val="none" w:sz="0" w:space="0" w:color="auto"/>
        <w:left w:val="none" w:sz="0" w:space="0" w:color="auto"/>
        <w:bottom w:val="none" w:sz="0" w:space="0" w:color="auto"/>
        <w:right w:val="none" w:sz="0" w:space="0" w:color="auto"/>
      </w:divBdr>
    </w:div>
    <w:div w:id="330791846">
      <w:bodyDiv w:val="1"/>
      <w:marLeft w:val="0"/>
      <w:marRight w:val="0"/>
      <w:marTop w:val="0"/>
      <w:marBottom w:val="0"/>
      <w:divBdr>
        <w:top w:val="none" w:sz="0" w:space="0" w:color="auto"/>
        <w:left w:val="none" w:sz="0" w:space="0" w:color="auto"/>
        <w:bottom w:val="none" w:sz="0" w:space="0" w:color="auto"/>
        <w:right w:val="none" w:sz="0" w:space="0" w:color="auto"/>
      </w:divBdr>
    </w:div>
    <w:div w:id="335035812">
      <w:bodyDiv w:val="1"/>
      <w:marLeft w:val="0"/>
      <w:marRight w:val="0"/>
      <w:marTop w:val="0"/>
      <w:marBottom w:val="0"/>
      <w:divBdr>
        <w:top w:val="none" w:sz="0" w:space="0" w:color="auto"/>
        <w:left w:val="none" w:sz="0" w:space="0" w:color="auto"/>
        <w:bottom w:val="none" w:sz="0" w:space="0" w:color="auto"/>
        <w:right w:val="none" w:sz="0" w:space="0" w:color="auto"/>
      </w:divBdr>
    </w:div>
    <w:div w:id="335351796">
      <w:bodyDiv w:val="1"/>
      <w:marLeft w:val="0"/>
      <w:marRight w:val="0"/>
      <w:marTop w:val="0"/>
      <w:marBottom w:val="0"/>
      <w:divBdr>
        <w:top w:val="none" w:sz="0" w:space="0" w:color="auto"/>
        <w:left w:val="none" w:sz="0" w:space="0" w:color="auto"/>
        <w:bottom w:val="none" w:sz="0" w:space="0" w:color="auto"/>
        <w:right w:val="none" w:sz="0" w:space="0" w:color="auto"/>
      </w:divBdr>
    </w:div>
    <w:div w:id="336082951">
      <w:bodyDiv w:val="1"/>
      <w:marLeft w:val="0"/>
      <w:marRight w:val="0"/>
      <w:marTop w:val="0"/>
      <w:marBottom w:val="0"/>
      <w:divBdr>
        <w:top w:val="none" w:sz="0" w:space="0" w:color="auto"/>
        <w:left w:val="none" w:sz="0" w:space="0" w:color="auto"/>
        <w:bottom w:val="none" w:sz="0" w:space="0" w:color="auto"/>
        <w:right w:val="none" w:sz="0" w:space="0" w:color="auto"/>
      </w:divBdr>
    </w:div>
    <w:div w:id="338585004">
      <w:bodyDiv w:val="1"/>
      <w:marLeft w:val="0"/>
      <w:marRight w:val="0"/>
      <w:marTop w:val="0"/>
      <w:marBottom w:val="0"/>
      <w:divBdr>
        <w:top w:val="none" w:sz="0" w:space="0" w:color="auto"/>
        <w:left w:val="none" w:sz="0" w:space="0" w:color="auto"/>
        <w:bottom w:val="none" w:sz="0" w:space="0" w:color="auto"/>
        <w:right w:val="none" w:sz="0" w:space="0" w:color="auto"/>
      </w:divBdr>
    </w:div>
    <w:div w:id="339045653">
      <w:bodyDiv w:val="1"/>
      <w:marLeft w:val="0"/>
      <w:marRight w:val="0"/>
      <w:marTop w:val="0"/>
      <w:marBottom w:val="0"/>
      <w:divBdr>
        <w:top w:val="none" w:sz="0" w:space="0" w:color="auto"/>
        <w:left w:val="none" w:sz="0" w:space="0" w:color="auto"/>
        <w:bottom w:val="none" w:sz="0" w:space="0" w:color="auto"/>
        <w:right w:val="none" w:sz="0" w:space="0" w:color="auto"/>
      </w:divBdr>
    </w:div>
    <w:div w:id="340277614">
      <w:bodyDiv w:val="1"/>
      <w:marLeft w:val="0"/>
      <w:marRight w:val="0"/>
      <w:marTop w:val="0"/>
      <w:marBottom w:val="0"/>
      <w:divBdr>
        <w:top w:val="none" w:sz="0" w:space="0" w:color="auto"/>
        <w:left w:val="none" w:sz="0" w:space="0" w:color="auto"/>
        <w:bottom w:val="none" w:sz="0" w:space="0" w:color="auto"/>
        <w:right w:val="none" w:sz="0" w:space="0" w:color="auto"/>
      </w:divBdr>
    </w:div>
    <w:div w:id="344409355">
      <w:bodyDiv w:val="1"/>
      <w:marLeft w:val="0"/>
      <w:marRight w:val="0"/>
      <w:marTop w:val="0"/>
      <w:marBottom w:val="0"/>
      <w:divBdr>
        <w:top w:val="none" w:sz="0" w:space="0" w:color="auto"/>
        <w:left w:val="none" w:sz="0" w:space="0" w:color="auto"/>
        <w:bottom w:val="none" w:sz="0" w:space="0" w:color="auto"/>
        <w:right w:val="none" w:sz="0" w:space="0" w:color="auto"/>
      </w:divBdr>
    </w:div>
    <w:div w:id="346101234">
      <w:bodyDiv w:val="1"/>
      <w:marLeft w:val="0"/>
      <w:marRight w:val="0"/>
      <w:marTop w:val="0"/>
      <w:marBottom w:val="0"/>
      <w:divBdr>
        <w:top w:val="none" w:sz="0" w:space="0" w:color="auto"/>
        <w:left w:val="none" w:sz="0" w:space="0" w:color="auto"/>
        <w:bottom w:val="none" w:sz="0" w:space="0" w:color="auto"/>
        <w:right w:val="none" w:sz="0" w:space="0" w:color="auto"/>
      </w:divBdr>
    </w:div>
    <w:div w:id="349456592">
      <w:bodyDiv w:val="1"/>
      <w:marLeft w:val="0"/>
      <w:marRight w:val="0"/>
      <w:marTop w:val="0"/>
      <w:marBottom w:val="0"/>
      <w:divBdr>
        <w:top w:val="none" w:sz="0" w:space="0" w:color="auto"/>
        <w:left w:val="none" w:sz="0" w:space="0" w:color="auto"/>
        <w:bottom w:val="none" w:sz="0" w:space="0" w:color="auto"/>
        <w:right w:val="none" w:sz="0" w:space="0" w:color="auto"/>
      </w:divBdr>
    </w:div>
    <w:div w:id="350570012">
      <w:bodyDiv w:val="1"/>
      <w:marLeft w:val="0"/>
      <w:marRight w:val="0"/>
      <w:marTop w:val="0"/>
      <w:marBottom w:val="0"/>
      <w:divBdr>
        <w:top w:val="none" w:sz="0" w:space="0" w:color="auto"/>
        <w:left w:val="none" w:sz="0" w:space="0" w:color="auto"/>
        <w:bottom w:val="none" w:sz="0" w:space="0" w:color="auto"/>
        <w:right w:val="none" w:sz="0" w:space="0" w:color="auto"/>
      </w:divBdr>
    </w:div>
    <w:div w:id="351690732">
      <w:bodyDiv w:val="1"/>
      <w:marLeft w:val="0"/>
      <w:marRight w:val="0"/>
      <w:marTop w:val="0"/>
      <w:marBottom w:val="0"/>
      <w:divBdr>
        <w:top w:val="none" w:sz="0" w:space="0" w:color="auto"/>
        <w:left w:val="none" w:sz="0" w:space="0" w:color="auto"/>
        <w:bottom w:val="none" w:sz="0" w:space="0" w:color="auto"/>
        <w:right w:val="none" w:sz="0" w:space="0" w:color="auto"/>
      </w:divBdr>
    </w:div>
    <w:div w:id="354431605">
      <w:bodyDiv w:val="1"/>
      <w:marLeft w:val="0"/>
      <w:marRight w:val="0"/>
      <w:marTop w:val="0"/>
      <w:marBottom w:val="0"/>
      <w:divBdr>
        <w:top w:val="none" w:sz="0" w:space="0" w:color="auto"/>
        <w:left w:val="none" w:sz="0" w:space="0" w:color="auto"/>
        <w:bottom w:val="none" w:sz="0" w:space="0" w:color="auto"/>
        <w:right w:val="none" w:sz="0" w:space="0" w:color="auto"/>
      </w:divBdr>
    </w:div>
    <w:div w:id="362680756">
      <w:bodyDiv w:val="1"/>
      <w:marLeft w:val="0"/>
      <w:marRight w:val="0"/>
      <w:marTop w:val="0"/>
      <w:marBottom w:val="0"/>
      <w:divBdr>
        <w:top w:val="none" w:sz="0" w:space="0" w:color="auto"/>
        <w:left w:val="none" w:sz="0" w:space="0" w:color="auto"/>
        <w:bottom w:val="none" w:sz="0" w:space="0" w:color="auto"/>
        <w:right w:val="none" w:sz="0" w:space="0" w:color="auto"/>
      </w:divBdr>
    </w:div>
    <w:div w:id="365522916">
      <w:bodyDiv w:val="1"/>
      <w:marLeft w:val="0"/>
      <w:marRight w:val="0"/>
      <w:marTop w:val="0"/>
      <w:marBottom w:val="0"/>
      <w:divBdr>
        <w:top w:val="none" w:sz="0" w:space="0" w:color="auto"/>
        <w:left w:val="none" w:sz="0" w:space="0" w:color="auto"/>
        <w:bottom w:val="none" w:sz="0" w:space="0" w:color="auto"/>
        <w:right w:val="none" w:sz="0" w:space="0" w:color="auto"/>
      </w:divBdr>
    </w:div>
    <w:div w:id="366106409">
      <w:bodyDiv w:val="1"/>
      <w:marLeft w:val="0"/>
      <w:marRight w:val="0"/>
      <w:marTop w:val="0"/>
      <w:marBottom w:val="0"/>
      <w:divBdr>
        <w:top w:val="none" w:sz="0" w:space="0" w:color="auto"/>
        <w:left w:val="none" w:sz="0" w:space="0" w:color="auto"/>
        <w:bottom w:val="none" w:sz="0" w:space="0" w:color="auto"/>
        <w:right w:val="none" w:sz="0" w:space="0" w:color="auto"/>
      </w:divBdr>
    </w:div>
    <w:div w:id="366299177">
      <w:bodyDiv w:val="1"/>
      <w:marLeft w:val="0"/>
      <w:marRight w:val="0"/>
      <w:marTop w:val="0"/>
      <w:marBottom w:val="0"/>
      <w:divBdr>
        <w:top w:val="none" w:sz="0" w:space="0" w:color="auto"/>
        <w:left w:val="none" w:sz="0" w:space="0" w:color="auto"/>
        <w:bottom w:val="none" w:sz="0" w:space="0" w:color="auto"/>
        <w:right w:val="none" w:sz="0" w:space="0" w:color="auto"/>
      </w:divBdr>
    </w:div>
    <w:div w:id="366955343">
      <w:bodyDiv w:val="1"/>
      <w:marLeft w:val="0"/>
      <w:marRight w:val="0"/>
      <w:marTop w:val="0"/>
      <w:marBottom w:val="0"/>
      <w:divBdr>
        <w:top w:val="none" w:sz="0" w:space="0" w:color="auto"/>
        <w:left w:val="none" w:sz="0" w:space="0" w:color="auto"/>
        <w:bottom w:val="none" w:sz="0" w:space="0" w:color="auto"/>
        <w:right w:val="none" w:sz="0" w:space="0" w:color="auto"/>
      </w:divBdr>
    </w:div>
    <w:div w:id="367071248">
      <w:bodyDiv w:val="1"/>
      <w:marLeft w:val="0"/>
      <w:marRight w:val="0"/>
      <w:marTop w:val="0"/>
      <w:marBottom w:val="0"/>
      <w:divBdr>
        <w:top w:val="none" w:sz="0" w:space="0" w:color="auto"/>
        <w:left w:val="none" w:sz="0" w:space="0" w:color="auto"/>
        <w:bottom w:val="none" w:sz="0" w:space="0" w:color="auto"/>
        <w:right w:val="none" w:sz="0" w:space="0" w:color="auto"/>
      </w:divBdr>
    </w:div>
    <w:div w:id="372660974">
      <w:bodyDiv w:val="1"/>
      <w:marLeft w:val="0"/>
      <w:marRight w:val="0"/>
      <w:marTop w:val="0"/>
      <w:marBottom w:val="0"/>
      <w:divBdr>
        <w:top w:val="none" w:sz="0" w:space="0" w:color="auto"/>
        <w:left w:val="none" w:sz="0" w:space="0" w:color="auto"/>
        <w:bottom w:val="none" w:sz="0" w:space="0" w:color="auto"/>
        <w:right w:val="none" w:sz="0" w:space="0" w:color="auto"/>
      </w:divBdr>
    </w:div>
    <w:div w:id="383677574">
      <w:bodyDiv w:val="1"/>
      <w:marLeft w:val="0"/>
      <w:marRight w:val="0"/>
      <w:marTop w:val="0"/>
      <w:marBottom w:val="0"/>
      <w:divBdr>
        <w:top w:val="none" w:sz="0" w:space="0" w:color="auto"/>
        <w:left w:val="none" w:sz="0" w:space="0" w:color="auto"/>
        <w:bottom w:val="none" w:sz="0" w:space="0" w:color="auto"/>
        <w:right w:val="none" w:sz="0" w:space="0" w:color="auto"/>
      </w:divBdr>
    </w:div>
    <w:div w:id="385183008">
      <w:bodyDiv w:val="1"/>
      <w:marLeft w:val="0"/>
      <w:marRight w:val="0"/>
      <w:marTop w:val="0"/>
      <w:marBottom w:val="0"/>
      <w:divBdr>
        <w:top w:val="none" w:sz="0" w:space="0" w:color="auto"/>
        <w:left w:val="none" w:sz="0" w:space="0" w:color="auto"/>
        <w:bottom w:val="none" w:sz="0" w:space="0" w:color="auto"/>
        <w:right w:val="none" w:sz="0" w:space="0" w:color="auto"/>
      </w:divBdr>
    </w:div>
    <w:div w:id="387383367">
      <w:bodyDiv w:val="1"/>
      <w:marLeft w:val="0"/>
      <w:marRight w:val="0"/>
      <w:marTop w:val="0"/>
      <w:marBottom w:val="0"/>
      <w:divBdr>
        <w:top w:val="none" w:sz="0" w:space="0" w:color="auto"/>
        <w:left w:val="none" w:sz="0" w:space="0" w:color="auto"/>
        <w:bottom w:val="none" w:sz="0" w:space="0" w:color="auto"/>
        <w:right w:val="none" w:sz="0" w:space="0" w:color="auto"/>
      </w:divBdr>
    </w:div>
    <w:div w:id="395010225">
      <w:bodyDiv w:val="1"/>
      <w:marLeft w:val="0"/>
      <w:marRight w:val="0"/>
      <w:marTop w:val="0"/>
      <w:marBottom w:val="0"/>
      <w:divBdr>
        <w:top w:val="none" w:sz="0" w:space="0" w:color="auto"/>
        <w:left w:val="none" w:sz="0" w:space="0" w:color="auto"/>
        <w:bottom w:val="none" w:sz="0" w:space="0" w:color="auto"/>
        <w:right w:val="none" w:sz="0" w:space="0" w:color="auto"/>
      </w:divBdr>
    </w:div>
    <w:div w:id="395905185">
      <w:bodyDiv w:val="1"/>
      <w:marLeft w:val="0"/>
      <w:marRight w:val="0"/>
      <w:marTop w:val="0"/>
      <w:marBottom w:val="0"/>
      <w:divBdr>
        <w:top w:val="none" w:sz="0" w:space="0" w:color="auto"/>
        <w:left w:val="none" w:sz="0" w:space="0" w:color="auto"/>
        <w:bottom w:val="none" w:sz="0" w:space="0" w:color="auto"/>
        <w:right w:val="none" w:sz="0" w:space="0" w:color="auto"/>
      </w:divBdr>
    </w:div>
    <w:div w:id="399256669">
      <w:bodyDiv w:val="1"/>
      <w:marLeft w:val="0"/>
      <w:marRight w:val="0"/>
      <w:marTop w:val="0"/>
      <w:marBottom w:val="0"/>
      <w:divBdr>
        <w:top w:val="none" w:sz="0" w:space="0" w:color="auto"/>
        <w:left w:val="none" w:sz="0" w:space="0" w:color="auto"/>
        <w:bottom w:val="none" w:sz="0" w:space="0" w:color="auto"/>
        <w:right w:val="none" w:sz="0" w:space="0" w:color="auto"/>
      </w:divBdr>
    </w:div>
    <w:div w:id="402029711">
      <w:bodyDiv w:val="1"/>
      <w:marLeft w:val="0"/>
      <w:marRight w:val="0"/>
      <w:marTop w:val="0"/>
      <w:marBottom w:val="0"/>
      <w:divBdr>
        <w:top w:val="none" w:sz="0" w:space="0" w:color="auto"/>
        <w:left w:val="none" w:sz="0" w:space="0" w:color="auto"/>
        <w:bottom w:val="none" w:sz="0" w:space="0" w:color="auto"/>
        <w:right w:val="none" w:sz="0" w:space="0" w:color="auto"/>
      </w:divBdr>
    </w:div>
    <w:div w:id="405498164">
      <w:bodyDiv w:val="1"/>
      <w:marLeft w:val="0"/>
      <w:marRight w:val="0"/>
      <w:marTop w:val="0"/>
      <w:marBottom w:val="0"/>
      <w:divBdr>
        <w:top w:val="none" w:sz="0" w:space="0" w:color="auto"/>
        <w:left w:val="none" w:sz="0" w:space="0" w:color="auto"/>
        <w:bottom w:val="none" w:sz="0" w:space="0" w:color="auto"/>
        <w:right w:val="none" w:sz="0" w:space="0" w:color="auto"/>
      </w:divBdr>
    </w:div>
    <w:div w:id="408429945">
      <w:bodyDiv w:val="1"/>
      <w:marLeft w:val="0"/>
      <w:marRight w:val="0"/>
      <w:marTop w:val="0"/>
      <w:marBottom w:val="0"/>
      <w:divBdr>
        <w:top w:val="none" w:sz="0" w:space="0" w:color="auto"/>
        <w:left w:val="none" w:sz="0" w:space="0" w:color="auto"/>
        <w:bottom w:val="none" w:sz="0" w:space="0" w:color="auto"/>
        <w:right w:val="none" w:sz="0" w:space="0" w:color="auto"/>
      </w:divBdr>
    </w:div>
    <w:div w:id="410081137">
      <w:bodyDiv w:val="1"/>
      <w:marLeft w:val="0"/>
      <w:marRight w:val="0"/>
      <w:marTop w:val="0"/>
      <w:marBottom w:val="0"/>
      <w:divBdr>
        <w:top w:val="none" w:sz="0" w:space="0" w:color="auto"/>
        <w:left w:val="none" w:sz="0" w:space="0" w:color="auto"/>
        <w:bottom w:val="none" w:sz="0" w:space="0" w:color="auto"/>
        <w:right w:val="none" w:sz="0" w:space="0" w:color="auto"/>
      </w:divBdr>
    </w:div>
    <w:div w:id="412362502">
      <w:bodyDiv w:val="1"/>
      <w:marLeft w:val="0"/>
      <w:marRight w:val="0"/>
      <w:marTop w:val="0"/>
      <w:marBottom w:val="0"/>
      <w:divBdr>
        <w:top w:val="none" w:sz="0" w:space="0" w:color="auto"/>
        <w:left w:val="none" w:sz="0" w:space="0" w:color="auto"/>
        <w:bottom w:val="none" w:sz="0" w:space="0" w:color="auto"/>
        <w:right w:val="none" w:sz="0" w:space="0" w:color="auto"/>
      </w:divBdr>
    </w:div>
    <w:div w:id="413011439">
      <w:bodyDiv w:val="1"/>
      <w:marLeft w:val="0"/>
      <w:marRight w:val="0"/>
      <w:marTop w:val="0"/>
      <w:marBottom w:val="0"/>
      <w:divBdr>
        <w:top w:val="none" w:sz="0" w:space="0" w:color="auto"/>
        <w:left w:val="none" w:sz="0" w:space="0" w:color="auto"/>
        <w:bottom w:val="none" w:sz="0" w:space="0" w:color="auto"/>
        <w:right w:val="none" w:sz="0" w:space="0" w:color="auto"/>
      </w:divBdr>
    </w:div>
    <w:div w:id="414861797">
      <w:bodyDiv w:val="1"/>
      <w:marLeft w:val="0"/>
      <w:marRight w:val="0"/>
      <w:marTop w:val="0"/>
      <w:marBottom w:val="0"/>
      <w:divBdr>
        <w:top w:val="none" w:sz="0" w:space="0" w:color="auto"/>
        <w:left w:val="none" w:sz="0" w:space="0" w:color="auto"/>
        <w:bottom w:val="none" w:sz="0" w:space="0" w:color="auto"/>
        <w:right w:val="none" w:sz="0" w:space="0" w:color="auto"/>
      </w:divBdr>
    </w:div>
    <w:div w:id="416027344">
      <w:bodyDiv w:val="1"/>
      <w:marLeft w:val="0"/>
      <w:marRight w:val="0"/>
      <w:marTop w:val="0"/>
      <w:marBottom w:val="0"/>
      <w:divBdr>
        <w:top w:val="none" w:sz="0" w:space="0" w:color="auto"/>
        <w:left w:val="none" w:sz="0" w:space="0" w:color="auto"/>
        <w:bottom w:val="none" w:sz="0" w:space="0" w:color="auto"/>
        <w:right w:val="none" w:sz="0" w:space="0" w:color="auto"/>
      </w:divBdr>
    </w:div>
    <w:div w:id="420100020">
      <w:bodyDiv w:val="1"/>
      <w:marLeft w:val="0"/>
      <w:marRight w:val="0"/>
      <w:marTop w:val="0"/>
      <w:marBottom w:val="0"/>
      <w:divBdr>
        <w:top w:val="none" w:sz="0" w:space="0" w:color="auto"/>
        <w:left w:val="none" w:sz="0" w:space="0" w:color="auto"/>
        <w:bottom w:val="none" w:sz="0" w:space="0" w:color="auto"/>
        <w:right w:val="none" w:sz="0" w:space="0" w:color="auto"/>
      </w:divBdr>
    </w:div>
    <w:div w:id="424620551">
      <w:bodyDiv w:val="1"/>
      <w:marLeft w:val="0"/>
      <w:marRight w:val="0"/>
      <w:marTop w:val="0"/>
      <w:marBottom w:val="0"/>
      <w:divBdr>
        <w:top w:val="none" w:sz="0" w:space="0" w:color="auto"/>
        <w:left w:val="none" w:sz="0" w:space="0" w:color="auto"/>
        <w:bottom w:val="none" w:sz="0" w:space="0" w:color="auto"/>
        <w:right w:val="none" w:sz="0" w:space="0" w:color="auto"/>
      </w:divBdr>
    </w:div>
    <w:div w:id="425002275">
      <w:bodyDiv w:val="1"/>
      <w:marLeft w:val="0"/>
      <w:marRight w:val="0"/>
      <w:marTop w:val="0"/>
      <w:marBottom w:val="0"/>
      <w:divBdr>
        <w:top w:val="none" w:sz="0" w:space="0" w:color="auto"/>
        <w:left w:val="none" w:sz="0" w:space="0" w:color="auto"/>
        <w:bottom w:val="none" w:sz="0" w:space="0" w:color="auto"/>
        <w:right w:val="none" w:sz="0" w:space="0" w:color="auto"/>
      </w:divBdr>
    </w:div>
    <w:div w:id="435444550">
      <w:bodyDiv w:val="1"/>
      <w:marLeft w:val="0"/>
      <w:marRight w:val="0"/>
      <w:marTop w:val="0"/>
      <w:marBottom w:val="0"/>
      <w:divBdr>
        <w:top w:val="none" w:sz="0" w:space="0" w:color="auto"/>
        <w:left w:val="none" w:sz="0" w:space="0" w:color="auto"/>
        <w:bottom w:val="none" w:sz="0" w:space="0" w:color="auto"/>
        <w:right w:val="none" w:sz="0" w:space="0" w:color="auto"/>
      </w:divBdr>
    </w:div>
    <w:div w:id="438985695">
      <w:bodyDiv w:val="1"/>
      <w:marLeft w:val="0"/>
      <w:marRight w:val="0"/>
      <w:marTop w:val="0"/>
      <w:marBottom w:val="0"/>
      <w:divBdr>
        <w:top w:val="none" w:sz="0" w:space="0" w:color="auto"/>
        <w:left w:val="none" w:sz="0" w:space="0" w:color="auto"/>
        <w:bottom w:val="none" w:sz="0" w:space="0" w:color="auto"/>
        <w:right w:val="none" w:sz="0" w:space="0" w:color="auto"/>
      </w:divBdr>
      <w:divsChild>
        <w:div w:id="1233736479">
          <w:marLeft w:val="480"/>
          <w:marRight w:val="0"/>
          <w:marTop w:val="0"/>
          <w:marBottom w:val="0"/>
          <w:divBdr>
            <w:top w:val="none" w:sz="0" w:space="0" w:color="auto"/>
            <w:left w:val="none" w:sz="0" w:space="0" w:color="auto"/>
            <w:bottom w:val="none" w:sz="0" w:space="0" w:color="auto"/>
            <w:right w:val="none" w:sz="0" w:space="0" w:color="auto"/>
          </w:divBdr>
        </w:div>
        <w:div w:id="2039503216">
          <w:marLeft w:val="480"/>
          <w:marRight w:val="0"/>
          <w:marTop w:val="0"/>
          <w:marBottom w:val="0"/>
          <w:divBdr>
            <w:top w:val="none" w:sz="0" w:space="0" w:color="auto"/>
            <w:left w:val="none" w:sz="0" w:space="0" w:color="auto"/>
            <w:bottom w:val="none" w:sz="0" w:space="0" w:color="auto"/>
            <w:right w:val="none" w:sz="0" w:space="0" w:color="auto"/>
          </w:divBdr>
        </w:div>
        <w:div w:id="1112672361">
          <w:marLeft w:val="480"/>
          <w:marRight w:val="0"/>
          <w:marTop w:val="0"/>
          <w:marBottom w:val="0"/>
          <w:divBdr>
            <w:top w:val="none" w:sz="0" w:space="0" w:color="auto"/>
            <w:left w:val="none" w:sz="0" w:space="0" w:color="auto"/>
            <w:bottom w:val="none" w:sz="0" w:space="0" w:color="auto"/>
            <w:right w:val="none" w:sz="0" w:space="0" w:color="auto"/>
          </w:divBdr>
        </w:div>
        <w:div w:id="658730501">
          <w:marLeft w:val="480"/>
          <w:marRight w:val="0"/>
          <w:marTop w:val="0"/>
          <w:marBottom w:val="0"/>
          <w:divBdr>
            <w:top w:val="none" w:sz="0" w:space="0" w:color="auto"/>
            <w:left w:val="none" w:sz="0" w:space="0" w:color="auto"/>
            <w:bottom w:val="none" w:sz="0" w:space="0" w:color="auto"/>
            <w:right w:val="none" w:sz="0" w:space="0" w:color="auto"/>
          </w:divBdr>
        </w:div>
        <w:div w:id="1809130192">
          <w:marLeft w:val="480"/>
          <w:marRight w:val="0"/>
          <w:marTop w:val="0"/>
          <w:marBottom w:val="0"/>
          <w:divBdr>
            <w:top w:val="none" w:sz="0" w:space="0" w:color="auto"/>
            <w:left w:val="none" w:sz="0" w:space="0" w:color="auto"/>
            <w:bottom w:val="none" w:sz="0" w:space="0" w:color="auto"/>
            <w:right w:val="none" w:sz="0" w:space="0" w:color="auto"/>
          </w:divBdr>
        </w:div>
        <w:div w:id="100423361">
          <w:marLeft w:val="480"/>
          <w:marRight w:val="0"/>
          <w:marTop w:val="0"/>
          <w:marBottom w:val="0"/>
          <w:divBdr>
            <w:top w:val="none" w:sz="0" w:space="0" w:color="auto"/>
            <w:left w:val="none" w:sz="0" w:space="0" w:color="auto"/>
            <w:bottom w:val="none" w:sz="0" w:space="0" w:color="auto"/>
            <w:right w:val="none" w:sz="0" w:space="0" w:color="auto"/>
          </w:divBdr>
        </w:div>
        <w:div w:id="1135411837">
          <w:marLeft w:val="480"/>
          <w:marRight w:val="0"/>
          <w:marTop w:val="0"/>
          <w:marBottom w:val="0"/>
          <w:divBdr>
            <w:top w:val="none" w:sz="0" w:space="0" w:color="auto"/>
            <w:left w:val="none" w:sz="0" w:space="0" w:color="auto"/>
            <w:bottom w:val="none" w:sz="0" w:space="0" w:color="auto"/>
            <w:right w:val="none" w:sz="0" w:space="0" w:color="auto"/>
          </w:divBdr>
        </w:div>
        <w:div w:id="2015495792">
          <w:marLeft w:val="480"/>
          <w:marRight w:val="0"/>
          <w:marTop w:val="0"/>
          <w:marBottom w:val="0"/>
          <w:divBdr>
            <w:top w:val="none" w:sz="0" w:space="0" w:color="auto"/>
            <w:left w:val="none" w:sz="0" w:space="0" w:color="auto"/>
            <w:bottom w:val="none" w:sz="0" w:space="0" w:color="auto"/>
            <w:right w:val="none" w:sz="0" w:space="0" w:color="auto"/>
          </w:divBdr>
        </w:div>
        <w:div w:id="269051975">
          <w:marLeft w:val="480"/>
          <w:marRight w:val="0"/>
          <w:marTop w:val="0"/>
          <w:marBottom w:val="0"/>
          <w:divBdr>
            <w:top w:val="none" w:sz="0" w:space="0" w:color="auto"/>
            <w:left w:val="none" w:sz="0" w:space="0" w:color="auto"/>
            <w:bottom w:val="none" w:sz="0" w:space="0" w:color="auto"/>
            <w:right w:val="none" w:sz="0" w:space="0" w:color="auto"/>
          </w:divBdr>
        </w:div>
        <w:div w:id="294411905">
          <w:marLeft w:val="480"/>
          <w:marRight w:val="0"/>
          <w:marTop w:val="0"/>
          <w:marBottom w:val="0"/>
          <w:divBdr>
            <w:top w:val="none" w:sz="0" w:space="0" w:color="auto"/>
            <w:left w:val="none" w:sz="0" w:space="0" w:color="auto"/>
            <w:bottom w:val="none" w:sz="0" w:space="0" w:color="auto"/>
            <w:right w:val="none" w:sz="0" w:space="0" w:color="auto"/>
          </w:divBdr>
        </w:div>
        <w:div w:id="782193322">
          <w:marLeft w:val="480"/>
          <w:marRight w:val="0"/>
          <w:marTop w:val="0"/>
          <w:marBottom w:val="0"/>
          <w:divBdr>
            <w:top w:val="none" w:sz="0" w:space="0" w:color="auto"/>
            <w:left w:val="none" w:sz="0" w:space="0" w:color="auto"/>
            <w:bottom w:val="none" w:sz="0" w:space="0" w:color="auto"/>
            <w:right w:val="none" w:sz="0" w:space="0" w:color="auto"/>
          </w:divBdr>
        </w:div>
        <w:div w:id="1513104235">
          <w:marLeft w:val="480"/>
          <w:marRight w:val="0"/>
          <w:marTop w:val="0"/>
          <w:marBottom w:val="0"/>
          <w:divBdr>
            <w:top w:val="none" w:sz="0" w:space="0" w:color="auto"/>
            <w:left w:val="none" w:sz="0" w:space="0" w:color="auto"/>
            <w:bottom w:val="none" w:sz="0" w:space="0" w:color="auto"/>
            <w:right w:val="none" w:sz="0" w:space="0" w:color="auto"/>
          </w:divBdr>
        </w:div>
        <w:div w:id="1399131071">
          <w:marLeft w:val="480"/>
          <w:marRight w:val="0"/>
          <w:marTop w:val="0"/>
          <w:marBottom w:val="0"/>
          <w:divBdr>
            <w:top w:val="none" w:sz="0" w:space="0" w:color="auto"/>
            <w:left w:val="none" w:sz="0" w:space="0" w:color="auto"/>
            <w:bottom w:val="none" w:sz="0" w:space="0" w:color="auto"/>
            <w:right w:val="none" w:sz="0" w:space="0" w:color="auto"/>
          </w:divBdr>
        </w:div>
        <w:div w:id="706874605">
          <w:marLeft w:val="480"/>
          <w:marRight w:val="0"/>
          <w:marTop w:val="0"/>
          <w:marBottom w:val="0"/>
          <w:divBdr>
            <w:top w:val="none" w:sz="0" w:space="0" w:color="auto"/>
            <w:left w:val="none" w:sz="0" w:space="0" w:color="auto"/>
            <w:bottom w:val="none" w:sz="0" w:space="0" w:color="auto"/>
            <w:right w:val="none" w:sz="0" w:space="0" w:color="auto"/>
          </w:divBdr>
        </w:div>
        <w:div w:id="1746955766">
          <w:marLeft w:val="480"/>
          <w:marRight w:val="0"/>
          <w:marTop w:val="0"/>
          <w:marBottom w:val="0"/>
          <w:divBdr>
            <w:top w:val="none" w:sz="0" w:space="0" w:color="auto"/>
            <w:left w:val="none" w:sz="0" w:space="0" w:color="auto"/>
            <w:bottom w:val="none" w:sz="0" w:space="0" w:color="auto"/>
            <w:right w:val="none" w:sz="0" w:space="0" w:color="auto"/>
          </w:divBdr>
        </w:div>
        <w:div w:id="686561036">
          <w:marLeft w:val="480"/>
          <w:marRight w:val="0"/>
          <w:marTop w:val="0"/>
          <w:marBottom w:val="0"/>
          <w:divBdr>
            <w:top w:val="none" w:sz="0" w:space="0" w:color="auto"/>
            <w:left w:val="none" w:sz="0" w:space="0" w:color="auto"/>
            <w:bottom w:val="none" w:sz="0" w:space="0" w:color="auto"/>
            <w:right w:val="none" w:sz="0" w:space="0" w:color="auto"/>
          </w:divBdr>
        </w:div>
        <w:div w:id="662243755">
          <w:marLeft w:val="480"/>
          <w:marRight w:val="0"/>
          <w:marTop w:val="0"/>
          <w:marBottom w:val="0"/>
          <w:divBdr>
            <w:top w:val="none" w:sz="0" w:space="0" w:color="auto"/>
            <w:left w:val="none" w:sz="0" w:space="0" w:color="auto"/>
            <w:bottom w:val="none" w:sz="0" w:space="0" w:color="auto"/>
            <w:right w:val="none" w:sz="0" w:space="0" w:color="auto"/>
          </w:divBdr>
        </w:div>
        <w:div w:id="1949002306">
          <w:marLeft w:val="480"/>
          <w:marRight w:val="0"/>
          <w:marTop w:val="0"/>
          <w:marBottom w:val="0"/>
          <w:divBdr>
            <w:top w:val="none" w:sz="0" w:space="0" w:color="auto"/>
            <w:left w:val="none" w:sz="0" w:space="0" w:color="auto"/>
            <w:bottom w:val="none" w:sz="0" w:space="0" w:color="auto"/>
            <w:right w:val="none" w:sz="0" w:space="0" w:color="auto"/>
          </w:divBdr>
        </w:div>
        <w:div w:id="2087873114">
          <w:marLeft w:val="480"/>
          <w:marRight w:val="0"/>
          <w:marTop w:val="0"/>
          <w:marBottom w:val="0"/>
          <w:divBdr>
            <w:top w:val="none" w:sz="0" w:space="0" w:color="auto"/>
            <w:left w:val="none" w:sz="0" w:space="0" w:color="auto"/>
            <w:bottom w:val="none" w:sz="0" w:space="0" w:color="auto"/>
            <w:right w:val="none" w:sz="0" w:space="0" w:color="auto"/>
          </w:divBdr>
        </w:div>
        <w:div w:id="844327318">
          <w:marLeft w:val="480"/>
          <w:marRight w:val="0"/>
          <w:marTop w:val="0"/>
          <w:marBottom w:val="0"/>
          <w:divBdr>
            <w:top w:val="none" w:sz="0" w:space="0" w:color="auto"/>
            <w:left w:val="none" w:sz="0" w:space="0" w:color="auto"/>
            <w:bottom w:val="none" w:sz="0" w:space="0" w:color="auto"/>
            <w:right w:val="none" w:sz="0" w:space="0" w:color="auto"/>
          </w:divBdr>
        </w:div>
        <w:div w:id="1171066887">
          <w:marLeft w:val="480"/>
          <w:marRight w:val="0"/>
          <w:marTop w:val="0"/>
          <w:marBottom w:val="0"/>
          <w:divBdr>
            <w:top w:val="none" w:sz="0" w:space="0" w:color="auto"/>
            <w:left w:val="none" w:sz="0" w:space="0" w:color="auto"/>
            <w:bottom w:val="none" w:sz="0" w:space="0" w:color="auto"/>
            <w:right w:val="none" w:sz="0" w:space="0" w:color="auto"/>
          </w:divBdr>
        </w:div>
        <w:div w:id="2062437961">
          <w:marLeft w:val="480"/>
          <w:marRight w:val="0"/>
          <w:marTop w:val="0"/>
          <w:marBottom w:val="0"/>
          <w:divBdr>
            <w:top w:val="none" w:sz="0" w:space="0" w:color="auto"/>
            <w:left w:val="none" w:sz="0" w:space="0" w:color="auto"/>
            <w:bottom w:val="none" w:sz="0" w:space="0" w:color="auto"/>
            <w:right w:val="none" w:sz="0" w:space="0" w:color="auto"/>
          </w:divBdr>
        </w:div>
        <w:div w:id="1410736699">
          <w:marLeft w:val="480"/>
          <w:marRight w:val="0"/>
          <w:marTop w:val="0"/>
          <w:marBottom w:val="0"/>
          <w:divBdr>
            <w:top w:val="none" w:sz="0" w:space="0" w:color="auto"/>
            <w:left w:val="none" w:sz="0" w:space="0" w:color="auto"/>
            <w:bottom w:val="none" w:sz="0" w:space="0" w:color="auto"/>
            <w:right w:val="none" w:sz="0" w:space="0" w:color="auto"/>
          </w:divBdr>
        </w:div>
        <w:div w:id="1454205207">
          <w:marLeft w:val="480"/>
          <w:marRight w:val="0"/>
          <w:marTop w:val="0"/>
          <w:marBottom w:val="0"/>
          <w:divBdr>
            <w:top w:val="none" w:sz="0" w:space="0" w:color="auto"/>
            <w:left w:val="none" w:sz="0" w:space="0" w:color="auto"/>
            <w:bottom w:val="none" w:sz="0" w:space="0" w:color="auto"/>
            <w:right w:val="none" w:sz="0" w:space="0" w:color="auto"/>
          </w:divBdr>
        </w:div>
        <w:div w:id="1268929820">
          <w:marLeft w:val="480"/>
          <w:marRight w:val="0"/>
          <w:marTop w:val="0"/>
          <w:marBottom w:val="0"/>
          <w:divBdr>
            <w:top w:val="none" w:sz="0" w:space="0" w:color="auto"/>
            <w:left w:val="none" w:sz="0" w:space="0" w:color="auto"/>
            <w:bottom w:val="none" w:sz="0" w:space="0" w:color="auto"/>
            <w:right w:val="none" w:sz="0" w:space="0" w:color="auto"/>
          </w:divBdr>
        </w:div>
        <w:div w:id="959653653">
          <w:marLeft w:val="480"/>
          <w:marRight w:val="0"/>
          <w:marTop w:val="0"/>
          <w:marBottom w:val="0"/>
          <w:divBdr>
            <w:top w:val="none" w:sz="0" w:space="0" w:color="auto"/>
            <w:left w:val="none" w:sz="0" w:space="0" w:color="auto"/>
            <w:bottom w:val="none" w:sz="0" w:space="0" w:color="auto"/>
            <w:right w:val="none" w:sz="0" w:space="0" w:color="auto"/>
          </w:divBdr>
        </w:div>
        <w:div w:id="1512985493">
          <w:marLeft w:val="480"/>
          <w:marRight w:val="0"/>
          <w:marTop w:val="0"/>
          <w:marBottom w:val="0"/>
          <w:divBdr>
            <w:top w:val="none" w:sz="0" w:space="0" w:color="auto"/>
            <w:left w:val="none" w:sz="0" w:space="0" w:color="auto"/>
            <w:bottom w:val="none" w:sz="0" w:space="0" w:color="auto"/>
            <w:right w:val="none" w:sz="0" w:space="0" w:color="auto"/>
          </w:divBdr>
        </w:div>
        <w:div w:id="726221411">
          <w:marLeft w:val="480"/>
          <w:marRight w:val="0"/>
          <w:marTop w:val="0"/>
          <w:marBottom w:val="0"/>
          <w:divBdr>
            <w:top w:val="none" w:sz="0" w:space="0" w:color="auto"/>
            <w:left w:val="none" w:sz="0" w:space="0" w:color="auto"/>
            <w:bottom w:val="none" w:sz="0" w:space="0" w:color="auto"/>
            <w:right w:val="none" w:sz="0" w:space="0" w:color="auto"/>
          </w:divBdr>
        </w:div>
        <w:div w:id="1627196689">
          <w:marLeft w:val="480"/>
          <w:marRight w:val="0"/>
          <w:marTop w:val="0"/>
          <w:marBottom w:val="0"/>
          <w:divBdr>
            <w:top w:val="none" w:sz="0" w:space="0" w:color="auto"/>
            <w:left w:val="none" w:sz="0" w:space="0" w:color="auto"/>
            <w:bottom w:val="none" w:sz="0" w:space="0" w:color="auto"/>
            <w:right w:val="none" w:sz="0" w:space="0" w:color="auto"/>
          </w:divBdr>
        </w:div>
        <w:div w:id="1574775455">
          <w:marLeft w:val="480"/>
          <w:marRight w:val="0"/>
          <w:marTop w:val="0"/>
          <w:marBottom w:val="0"/>
          <w:divBdr>
            <w:top w:val="none" w:sz="0" w:space="0" w:color="auto"/>
            <w:left w:val="none" w:sz="0" w:space="0" w:color="auto"/>
            <w:bottom w:val="none" w:sz="0" w:space="0" w:color="auto"/>
            <w:right w:val="none" w:sz="0" w:space="0" w:color="auto"/>
          </w:divBdr>
        </w:div>
        <w:div w:id="997536251">
          <w:marLeft w:val="480"/>
          <w:marRight w:val="0"/>
          <w:marTop w:val="0"/>
          <w:marBottom w:val="0"/>
          <w:divBdr>
            <w:top w:val="none" w:sz="0" w:space="0" w:color="auto"/>
            <w:left w:val="none" w:sz="0" w:space="0" w:color="auto"/>
            <w:bottom w:val="none" w:sz="0" w:space="0" w:color="auto"/>
            <w:right w:val="none" w:sz="0" w:space="0" w:color="auto"/>
          </w:divBdr>
        </w:div>
        <w:div w:id="2146240741">
          <w:marLeft w:val="480"/>
          <w:marRight w:val="0"/>
          <w:marTop w:val="0"/>
          <w:marBottom w:val="0"/>
          <w:divBdr>
            <w:top w:val="none" w:sz="0" w:space="0" w:color="auto"/>
            <w:left w:val="none" w:sz="0" w:space="0" w:color="auto"/>
            <w:bottom w:val="none" w:sz="0" w:space="0" w:color="auto"/>
            <w:right w:val="none" w:sz="0" w:space="0" w:color="auto"/>
          </w:divBdr>
        </w:div>
        <w:div w:id="1289506402">
          <w:marLeft w:val="480"/>
          <w:marRight w:val="0"/>
          <w:marTop w:val="0"/>
          <w:marBottom w:val="0"/>
          <w:divBdr>
            <w:top w:val="none" w:sz="0" w:space="0" w:color="auto"/>
            <w:left w:val="none" w:sz="0" w:space="0" w:color="auto"/>
            <w:bottom w:val="none" w:sz="0" w:space="0" w:color="auto"/>
            <w:right w:val="none" w:sz="0" w:space="0" w:color="auto"/>
          </w:divBdr>
        </w:div>
      </w:divsChild>
    </w:div>
    <w:div w:id="440733414">
      <w:bodyDiv w:val="1"/>
      <w:marLeft w:val="0"/>
      <w:marRight w:val="0"/>
      <w:marTop w:val="0"/>
      <w:marBottom w:val="0"/>
      <w:divBdr>
        <w:top w:val="none" w:sz="0" w:space="0" w:color="auto"/>
        <w:left w:val="none" w:sz="0" w:space="0" w:color="auto"/>
        <w:bottom w:val="none" w:sz="0" w:space="0" w:color="auto"/>
        <w:right w:val="none" w:sz="0" w:space="0" w:color="auto"/>
      </w:divBdr>
    </w:div>
    <w:div w:id="440998784">
      <w:bodyDiv w:val="1"/>
      <w:marLeft w:val="0"/>
      <w:marRight w:val="0"/>
      <w:marTop w:val="0"/>
      <w:marBottom w:val="0"/>
      <w:divBdr>
        <w:top w:val="none" w:sz="0" w:space="0" w:color="auto"/>
        <w:left w:val="none" w:sz="0" w:space="0" w:color="auto"/>
        <w:bottom w:val="none" w:sz="0" w:space="0" w:color="auto"/>
        <w:right w:val="none" w:sz="0" w:space="0" w:color="auto"/>
      </w:divBdr>
    </w:div>
    <w:div w:id="441386105">
      <w:bodyDiv w:val="1"/>
      <w:marLeft w:val="0"/>
      <w:marRight w:val="0"/>
      <w:marTop w:val="0"/>
      <w:marBottom w:val="0"/>
      <w:divBdr>
        <w:top w:val="none" w:sz="0" w:space="0" w:color="auto"/>
        <w:left w:val="none" w:sz="0" w:space="0" w:color="auto"/>
        <w:bottom w:val="none" w:sz="0" w:space="0" w:color="auto"/>
        <w:right w:val="none" w:sz="0" w:space="0" w:color="auto"/>
      </w:divBdr>
    </w:div>
    <w:div w:id="443354994">
      <w:bodyDiv w:val="1"/>
      <w:marLeft w:val="0"/>
      <w:marRight w:val="0"/>
      <w:marTop w:val="0"/>
      <w:marBottom w:val="0"/>
      <w:divBdr>
        <w:top w:val="none" w:sz="0" w:space="0" w:color="auto"/>
        <w:left w:val="none" w:sz="0" w:space="0" w:color="auto"/>
        <w:bottom w:val="none" w:sz="0" w:space="0" w:color="auto"/>
        <w:right w:val="none" w:sz="0" w:space="0" w:color="auto"/>
      </w:divBdr>
    </w:div>
    <w:div w:id="443616817">
      <w:bodyDiv w:val="1"/>
      <w:marLeft w:val="0"/>
      <w:marRight w:val="0"/>
      <w:marTop w:val="0"/>
      <w:marBottom w:val="0"/>
      <w:divBdr>
        <w:top w:val="none" w:sz="0" w:space="0" w:color="auto"/>
        <w:left w:val="none" w:sz="0" w:space="0" w:color="auto"/>
        <w:bottom w:val="none" w:sz="0" w:space="0" w:color="auto"/>
        <w:right w:val="none" w:sz="0" w:space="0" w:color="auto"/>
      </w:divBdr>
    </w:div>
    <w:div w:id="444233587">
      <w:bodyDiv w:val="1"/>
      <w:marLeft w:val="0"/>
      <w:marRight w:val="0"/>
      <w:marTop w:val="0"/>
      <w:marBottom w:val="0"/>
      <w:divBdr>
        <w:top w:val="none" w:sz="0" w:space="0" w:color="auto"/>
        <w:left w:val="none" w:sz="0" w:space="0" w:color="auto"/>
        <w:bottom w:val="none" w:sz="0" w:space="0" w:color="auto"/>
        <w:right w:val="none" w:sz="0" w:space="0" w:color="auto"/>
      </w:divBdr>
    </w:div>
    <w:div w:id="447702184">
      <w:bodyDiv w:val="1"/>
      <w:marLeft w:val="0"/>
      <w:marRight w:val="0"/>
      <w:marTop w:val="0"/>
      <w:marBottom w:val="0"/>
      <w:divBdr>
        <w:top w:val="none" w:sz="0" w:space="0" w:color="auto"/>
        <w:left w:val="none" w:sz="0" w:space="0" w:color="auto"/>
        <w:bottom w:val="none" w:sz="0" w:space="0" w:color="auto"/>
        <w:right w:val="none" w:sz="0" w:space="0" w:color="auto"/>
      </w:divBdr>
    </w:div>
    <w:div w:id="452674199">
      <w:bodyDiv w:val="1"/>
      <w:marLeft w:val="0"/>
      <w:marRight w:val="0"/>
      <w:marTop w:val="0"/>
      <w:marBottom w:val="0"/>
      <w:divBdr>
        <w:top w:val="none" w:sz="0" w:space="0" w:color="auto"/>
        <w:left w:val="none" w:sz="0" w:space="0" w:color="auto"/>
        <w:bottom w:val="none" w:sz="0" w:space="0" w:color="auto"/>
        <w:right w:val="none" w:sz="0" w:space="0" w:color="auto"/>
      </w:divBdr>
    </w:div>
    <w:div w:id="455296894">
      <w:bodyDiv w:val="1"/>
      <w:marLeft w:val="0"/>
      <w:marRight w:val="0"/>
      <w:marTop w:val="0"/>
      <w:marBottom w:val="0"/>
      <w:divBdr>
        <w:top w:val="none" w:sz="0" w:space="0" w:color="auto"/>
        <w:left w:val="none" w:sz="0" w:space="0" w:color="auto"/>
        <w:bottom w:val="none" w:sz="0" w:space="0" w:color="auto"/>
        <w:right w:val="none" w:sz="0" w:space="0" w:color="auto"/>
      </w:divBdr>
    </w:div>
    <w:div w:id="456222299">
      <w:bodyDiv w:val="1"/>
      <w:marLeft w:val="0"/>
      <w:marRight w:val="0"/>
      <w:marTop w:val="0"/>
      <w:marBottom w:val="0"/>
      <w:divBdr>
        <w:top w:val="none" w:sz="0" w:space="0" w:color="auto"/>
        <w:left w:val="none" w:sz="0" w:space="0" w:color="auto"/>
        <w:bottom w:val="none" w:sz="0" w:space="0" w:color="auto"/>
        <w:right w:val="none" w:sz="0" w:space="0" w:color="auto"/>
      </w:divBdr>
      <w:divsChild>
        <w:div w:id="467478057">
          <w:marLeft w:val="480"/>
          <w:marRight w:val="0"/>
          <w:marTop w:val="0"/>
          <w:marBottom w:val="0"/>
          <w:divBdr>
            <w:top w:val="none" w:sz="0" w:space="0" w:color="auto"/>
            <w:left w:val="none" w:sz="0" w:space="0" w:color="auto"/>
            <w:bottom w:val="none" w:sz="0" w:space="0" w:color="auto"/>
            <w:right w:val="none" w:sz="0" w:space="0" w:color="auto"/>
          </w:divBdr>
        </w:div>
        <w:div w:id="388260802">
          <w:marLeft w:val="480"/>
          <w:marRight w:val="0"/>
          <w:marTop w:val="0"/>
          <w:marBottom w:val="0"/>
          <w:divBdr>
            <w:top w:val="none" w:sz="0" w:space="0" w:color="auto"/>
            <w:left w:val="none" w:sz="0" w:space="0" w:color="auto"/>
            <w:bottom w:val="none" w:sz="0" w:space="0" w:color="auto"/>
            <w:right w:val="none" w:sz="0" w:space="0" w:color="auto"/>
          </w:divBdr>
        </w:div>
        <w:div w:id="520555675">
          <w:marLeft w:val="480"/>
          <w:marRight w:val="0"/>
          <w:marTop w:val="0"/>
          <w:marBottom w:val="0"/>
          <w:divBdr>
            <w:top w:val="none" w:sz="0" w:space="0" w:color="auto"/>
            <w:left w:val="none" w:sz="0" w:space="0" w:color="auto"/>
            <w:bottom w:val="none" w:sz="0" w:space="0" w:color="auto"/>
            <w:right w:val="none" w:sz="0" w:space="0" w:color="auto"/>
          </w:divBdr>
        </w:div>
        <w:div w:id="608701147">
          <w:marLeft w:val="480"/>
          <w:marRight w:val="0"/>
          <w:marTop w:val="0"/>
          <w:marBottom w:val="0"/>
          <w:divBdr>
            <w:top w:val="none" w:sz="0" w:space="0" w:color="auto"/>
            <w:left w:val="none" w:sz="0" w:space="0" w:color="auto"/>
            <w:bottom w:val="none" w:sz="0" w:space="0" w:color="auto"/>
            <w:right w:val="none" w:sz="0" w:space="0" w:color="auto"/>
          </w:divBdr>
        </w:div>
        <w:div w:id="2119791295">
          <w:marLeft w:val="480"/>
          <w:marRight w:val="0"/>
          <w:marTop w:val="0"/>
          <w:marBottom w:val="0"/>
          <w:divBdr>
            <w:top w:val="none" w:sz="0" w:space="0" w:color="auto"/>
            <w:left w:val="none" w:sz="0" w:space="0" w:color="auto"/>
            <w:bottom w:val="none" w:sz="0" w:space="0" w:color="auto"/>
            <w:right w:val="none" w:sz="0" w:space="0" w:color="auto"/>
          </w:divBdr>
        </w:div>
        <w:div w:id="698580403">
          <w:marLeft w:val="480"/>
          <w:marRight w:val="0"/>
          <w:marTop w:val="0"/>
          <w:marBottom w:val="0"/>
          <w:divBdr>
            <w:top w:val="none" w:sz="0" w:space="0" w:color="auto"/>
            <w:left w:val="none" w:sz="0" w:space="0" w:color="auto"/>
            <w:bottom w:val="none" w:sz="0" w:space="0" w:color="auto"/>
            <w:right w:val="none" w:sz="0" w:space="0" w:color="auto"/>
          </w:divBdr>
        </w:div>
        <w:div w:id="1508519928">
          <w:marLeft w:val="480"/>
          <w:marRight w:val="0"/>
          <w:marTop w:val="0"/>
          <w:marBottom w:val="0"/>
          <w:divBdr>
            <w:top w:val="none" w:sz="0" w:space="0" w:color="auto"/>
            <w:left w:val="none" w:sz="0" w:space="0" w:color="auto"/>
            <w:bottom w:val="none" w:sz="0" w:space="0" w:color="auto"/>
            <w:right w:val="none" w:sz="0" w:space="0" w:color="auto"/>
          </w:divBdr>
        </w:div>
        <w:div w:id="1514345077">
          <w:marLeft w:val="480"/>
          <w:marRight w:val="0"/>
          <w:marTop w:val="0"/>
          <w:marBottom w:val="0"/>
          <w:divBdr>
            <w:top w:val="none" w:sz="0" w:space="0" w:color="auto"/>
            <w:left w:val="none" w:sz="0" w:space="0" w:color="auto"/>
            <w:bottom w:val="none" w:sz="0" w:space="0" w:color="auto"/>
            <w:right w:val="none" w:sz="0" w:space="0" w:color="auto"/>
          </w:divBdr>
        </w:div>
        <w:div w:id="501047495">
          <w:marLeft w:val="480"/>
          <w:marRight w:val="0"/>
          <w:marTop w:val="0"/>
          <w:marBottom w:val="0"/>
          <w:divBdr>
            <w:top w:val="none" w:sz="0" w:space="0" w:color="auto"/>
            <w:left w:val="none" w:sz="0" w:space="0" w:color="auto"/>
            <w:bottom w:val="none" w:sz="0" w:space="0" w:color="auto"/>
            <w:right w:val="none" w:sz="0" w:space="0" w:color="auto"/>
          </w:divBdr>
        </w:div>
        <w:div w:id="1581673304">
          <w:marLeft w:val="480"/>
          <w:marRight w:val="0"/>
          <w:marTop w:val="0"/>
          <w:marBottom w:val="0"/>
          <w:divBdr>
            <w:top w:val="none" w:sz="0" w:space="0" w:color="auto"/>
            <w:left w:val="none" w:sz="0" w:space="0" w:color="auto"/>
            <w:bottom w:val="none" w:sz="0" w:space="0" w:color="auto"/>
            <w:right w:val="none" w:sz="0" w:space="0" w:color="auto"/>
          </w:divBdr>
        </w:div>
        <w:div w:id="1191260895">
          <w:marLeft w:val="480"/>
          <w:marRight w:val="0"/>
          <w:marTop w:val="0"/>
          <w:marBottom w:val="0"/>
          <w:divBdr>
            <w:top w:val="none" w:sz="0" w:space="0" w:color="auto"/>
            <w:left w:val="none" w:sz="0" w:space="0" w:color="auto"/>
            <w:bottom w:val="none" w:sz="0" w:space="0" w:color="auto"/>
            <w:right w:val="none" w:sz="0" w:space="0" w:color="auto"/>
          </w:divBdr>
        </w:div>
        <w:div w:id="1045985576">
          <w:marLeft w:val="480"/>
          <w:marRight w:val="0"/>
          <w:marTop w:val="0"/>
          <w:marBottom w:val="0"/>
          <w:divBdr>
            <w:top w:val="none" w:sz="0" w:space="0" w:color="auto"/>
            <w:left w:val="none" w:sz="0" w:space="0" w:color="auto"/>
            <w:bottom w:val="none" w:sz="0" w:space="0" w:color="auto"/>
            <w:right w:val="none" w:sz="0" w:space="0" w:color="auto"/>
          </w:divBdr>
        </w:div>
        <w:div w:id="690690693">
          <w:marLeft w:val="480"/>
          <w:marRight w:val="0"/>
          <w:marTop w:val="0"/>
          <w:marBottom w:val="0"/>
          <w:divBdr>
            <w:top w:val="none" w:sz="0" w:space="0" w:color="auto"/>
            <w:left w:val="none" w:sz="0" w:space="0" w:color="auto"/>
            <w:bottom w:val="none" w:sz="0" w:space="0" w:color="auto"/>
            <w:right w:val="none" w:sz="0" w:space="0" w:color="auto"/>
          </w:divBdr>
        </w:div>
        <w:div w:id="1764648421">
          <w:marLeft w:val="480"/>
          <w:marRight w:val="0"/>
          <w:marTop w:val="0"/>
          <w:marBottom w:val="0"/>
          <w:divBdr>
            <w:top w:val="none" w:sz="0" w:space="0" w:color="auto"/>
            <w:left w:val="none" w:sz="0" w:space="0" w:color="auto"/>
            <w:bottom w:val="none" w:sz="0" w:space="0" w:color="auto"/>
            <w:right w:val="none" w:sz="0" w:space="0" w:color="auto"/>
          </w:divBdr>
        </w:div>
        <w:div w:id="839125980">
          <w:marLeft w:val="480"/>
          <w:marRight w:val="0"/>
          <w:marTop w:val="0"/>
          <w:marBottom w:val="0"/>
          <w:divBdr>
            <w:top w:val="none" w:sz="0" w:space="0" w:color="auto"/>
            <w:left w:val="none" w:sz="0" w:space="0" w:color="auto"/>
            <w:bottom w:val="none" w:sz="0" w:space="0" w:color="auto"/>
            <w:right w:val="none" w:sz="0" w:space="0" w:color="auto"/>
          </w:divBdr>
        </w:div>
        <w:div w:id="1872525814">
          <w:marLeft w:val="480"/>
          <w:marRight w:val="0"/>
          <w:marTop w:val="0"/>
          <w:marBottom w:val="0"/>
          <w:divBdr>
            <w:top w:val="none" w:sz="0" w:space="0" w:color="auto"/>
            <w:left w:val="none" w:sz="0" w:space="0" w:color="auto"/>
            <w:bottom w:val="none" w:sz="0" w:space="0" w:color="auto"/>
            <w:right w:val="none" w:sz="0" w:space="0" w:color="auto"/>
          </w:divBdr>
        </w:div>
        <w:div w:id="2075927422">
          <w:marLeft w:val="480"/>
          <w:marRight w:val="0"/>
          <w:marTop w:val="0"/>
          <w:marBottom w:val="0"/>
          <w:divBdr>
            <w:top w:val="none" w:sz="0" w:space="0" w:color="auto"/>
            <w:left w:val="none" w:sz="0" w:space="0" w:color="auto"/>
            <w:bottom w:val="none" w:sz="0" w:space="0" w:color="auto"/>
            <w:right w:val="none" w:sz="0" w:space="0" w:color="auto"/>
          </w:divBdr>
        </w:div>
        <w:div w:id="585840582">
          <w:marLeft w:val="480"/>
          <w:marRight w:val="0"/>
          <w:marTop w:val="0"/>
          <w:marBottom w:val="0"/>
          <w:divBdr>
            <w:top w:val="none" w:sz="0" w:space="0" w:color="auto"/>
            <w:left w:val="none" w:sz="0" w:space="0" w:color="auto"/>
            <w:bottom w:val="none" w:sz="0" w:space="0" w:color="auto"/>
            <w:right w:val="none" w:sz="0" w:space="0" w:color="auto"/>
          </w:divBdr>
        </w:div>
        <w:div w:id="1081103916">
          <w:marLeft w:val="480"/>
          <w:marRight w:val="0"/>
          <w:marTop w:val="0"/>
          <w:marBottom w:val="0"/>
          <w:divBdr>
            <w:top w:val="none" w:sz="0" w:space="0" w:color="auto"/>
            <w:left w:val="none" w:sz="0" w:space="0" w:color="auto"/>
            <w:bottom w:val="none" w:sz="0" w:space="0" w:color="auto"/>
            <w:right w:val="none" w:sz="0" w:space="0" w:color="auto"/>
          </w:divBdr>
        </w:div>
        <w:div w:id="142740466">
          <w:marLeft w:val="480"/>
          <w:marRight w:val="0"/>
          <w:marTop w:val="0"/>
          <w:marBottom w:val="0"/>
          <w:divBdr>
            <w:top w:val="none" w:sz="0" w:space="0" w:color="auto"/>
            <w:left w:val="none" w:sz="0" w:space="0" w:color="auto"/>
            <w:bottom w:val="none" w:sz="0" w:space="0" w:color="auto"/>
            <w:right w:val="none" w:sz="0" w:space="0" w:color="auto"/>
          </w:divBdr>
        </w:div>
        <w:div w:id="1410493311">
          <w:marLeft w:val="480"/>
          <w:marRight w:val="0"/>
          <w:marTop w:val="0"/>
          <w:marBottom w:val="0"/>
          <w:divBdr>
            <w:top w:val="none" w:sz="0" w:space="0" w:color="auto"/>
            <w:left w:val="none" w:sz="0" w:space="0" w:color="auto"/>
            <w:bottom w:val="none" w:sz="0" w:space="0" w:color="auto"/>
            <w:right w:val="none" w:sz="0" w:space="0" w:color="auto"/>
          </w:divBdr>
        </w:div>
        <w:div w:id="289868012">
          <w:marLeft w:val="480"/>
          <w:marRight w:val="0"/>
          <w:marTop w:val="0"/>
          <w:marBottom w:val="0"/>
          <w:divBdr>
            <w:top w:val="none" w:sz="0" w:space="0" w:color="auto"/>
            <w:left w:val="none" w:sz="0" w:space="0" w:color="auto"/>
            <w:bottom w:val="none" w:sz="0" w:space="0" w:color="auto"/>
            <w:right w:val="none" w:sz="0" w:space="0" w:color="auto"/>
          </w:divBdr>
        </w:div>
        <w:div w:id="1324509437">
          <w:marLeft w:val="480"/>
          <w:marRight w:val="0"/>
          <w:marTop w:val="0"/>
          <w:marBottom w:val="0"/>
          <w:divBdr>
            <w:top w:val="none" w:sz="0" w:space="0" w:color="auto"/>
            <w:left w:val="none" w:sz="0" w:space="0" w:color="auto"/>
            <w:bottom w:val="none" w:sz="0" w:space="0" w:color="auto"/>
            <w:right w:val="none" w:sz="0" w:space="0" w:color="auto"/>
          </w:divBdr>
        </w:div>
        <w:div w:id="1785270798">
          <w:marLeft w:val="480"/>
          <w:marRight w:val="0"/>
          <w:marTop w:val="0"/>
          <w:marBottom w:val="0"/>
          <w:divBdr>
            <w:top w:val="none" w:sz="0" w:space="0" w:color="auto"/>
            <w:left w:val="none" w:sz="0" w:space="0" w:color="auto"/>
            <w:bottom w:val="none" w:sz="0" w:space="0" w:color="auto"/>
            <w:right w:val="none" w:sz="0" w:space="0" w:color="auto"/>
          </w:divBdr>
        </w:div>
        <w:div w:id="657000952">
          <w:marLeft w:val="480"/>
          <w:marRight w:val="0"/>
          <w:marTop w:val="0"/>
          <w:marBottom w:val="0"/>
          <w:divBdr>
            <w:top w:val="none" w:sz="0" w:space="0" w:color="auto"/>
            <w:left w:val="none" w:sz="0" w:space="0" w:color="auto"/>
            <w:bottom w:val="none" w:sz="0" w:space="0" w:color="auto"/>
            <w:right w:val="none" w:sz="0" w:space="0" w:color="auto"/>
          </w:divBdr>
        </w:div>
        <w:div w:id="103618598">
          <w:marLeft w:val="480"/>
          <w:marRight w:val="0"/>
          <w:marTop w:val="0"/>
          <w:marBottom w:val="0"/>
          <w:divBdr>
            <w:top w:val="none" w:sz="0" w:space="0" w:color="auto"/>
            <w:left w:val="none" w:sz="0" w:space="0" w:color="auto"/>
            <w:bottom w:val="none" w:sz="0" w:space="0" w:color="auto"/>
            <w:right w:val="none" w:sz="0" w:space="0" w:color="auto"/>
          </w:divBdr>
        </w:div>
        <w:div w:id="1968584849">
          <w:marLeft w:val="480"/>
          <w:marRight w:val="0"/>
          <w:marTop w:val="0"/>
          <w:marBottom w:val="0"/>
          <w:divBdr>
            <w:top w:val="none" w:sz="0" w:space="0" w:color="auto"/>
            <w:left w:val="none" w:sz="0" w:space="0" w:color="auto"/>
            <w:bottom w:val="none" w:sz="0" w:space="0" w:color="auto"/>
            <w:right w:val="none" w:sz="0" w:space="0" w:color="auto"/>
          </w:divBdr>
        </w:div>
        <w:div w:id="954092930">
          <w:marLeft w:val="480"/>
          <w:marRight w:val="0"/>
          <w:marTop w:val="0"/>
          <w:marBottom w:val="0"/>
          <w:divBdr>
            <w:top w:val="none" w:sz="0" w:space="0" w:color="auto"/>
            <w:left w:val="none" w:sz="0" w:space="0" w:color="auto"/>
            <w:bottom w:val="none" w:sz="0" w:space="0" w:color="auto"/>
            <w:right w:val="none" w:sz="0" w:space="0" w:color="auto"/>
          </w:divBdr>
        </w:div>
        <w:div w:id="637952446">
          <w:marLeft w:val="480"/>
          <w:marRight w:val="0"/>
          <w:marTop w:val="0"/>
          <w:marBottom w:val="0"/>
          <w:divBdr>
            <w:top w:val="none" w:sz="0" w:space="0" w:color="auto"/>
            <w:left w:val="none" w:sz="0" w:space="0" w:color="auto"/>
            <w:bottom w:val="none" w:sz="0" w:space="0" w:color="auto"/>
            <w:right w:val="none" w:sz="0" w:space="0" w:color="auto"/>
          </w:divBdr>
        </w:div>
        <w:div w:id="1720083783">
          <w:marLeft w:val="480"/>
          <w:marRight w:val="0"/>
          <w:marTop w:val="0"/>
          <w:marBottom w:val="0"/>
          <w:divBdr>
            <w:top w:val="none" w:sz="0" w:space="0" w:color="auto"/>
            <w:left w:val="none" w:sz="0" w:space="0" w:color="auto"/>
            <w:bottom w:val="none" w:sz="0" w:space="0" w:color="auto"/>
            <w:right w:val="none" w:sz="0" w:space="0" w:color="auto"/>
          </w:divBdr>
        </w:div>
        <w:div w:id="2129469916">
          <w:marLeft w:val="480"/>
          <w:marRight w:val="0"/>
          <w:marTop w:val="0"/>
          <w:marBottom w:val="0"/>
          <w:divBdr>
            <w:top w:val="none" w:sz="0" w:space="0" w:color="auto"/>
            <w:left w:val="none" w:sz="0" w:space="0" w:color="auto"/>
            <w:bottom w:val="none" w:sz="0" w:space="0" w:color="auto"/>
            <w:right w:val="none" w:sz="0" w:space="0" w:color="auto"/>
          </w:divBdr>
        </w:div>
        <w:div w:id="2134516181">
          <w:marLeft w:val="480"/>
          <w:marRight w:val="0"/>
          <w:marTop w:val="0"/>
          <w:marBottom w:val="0"/>
          <w:divBdr>
            <w:top w:val="none" w:sz="0" w:space="0" w:color="auto"/>
            <w:left w:val="none" w:sz="0" w:space="0" w:color="auto"/>
            <w:bottom w:val="none" w:sz="0" w:space="0" w:color="auto"/>
            <w:right w:val="none" w:sz="0" w:space="0" w:color="auto"/>
          </w:divBdr>
        </w:div>
        <w:div w:id="169028545">
          <w:marLeft w:val="480"/>
          <w:marRight w:val="0"/>
          <w:marTop w:val="0"/>
          <w:marBottom w:val="0"/>
          <w:divBdr>
            <w:top w:val="none" w:sz="0" w:space="0" w:color="auto"/>
            <w:left w:val="none" w:sz="0" w:space="0" w:color="auto"/>
            <w:bottom w:val="none" w:sz="0" w:space="0" w:color="auto"/>
            <w:right w:val="none" w:sz="0" w:space="0" w:color="auto"/>
          </w:divBdr>
        </w:div>
      </w:divsChild>
    </w:div>
    <w:div w:id="460154949">
      <w:bodyDiv w:val="1"/>
      <w:marLeft w:val="0"/>
      <w:marRight w:val="0"/>
      <w:marTop w:val="0"/>
      <w:marBottom w:val="0"/>
      <w:divBdr>
        <w:top w:val="none" w:sz="0" w:space="0" w:color="auto"/>
        <w:left w:val="none" w:sz="0" w:space="0" w:color="auto"/>
        <w:bottom w:val="none" w:sz="0" w:space="0" w:color="auto"/>
        <w:right w:val="none" w:sz="0" w:space="0" w:color="auto"/>
      </w:divBdr>
    </w:div>
    <w:div w:id="461968866">
      <w:bodyDiv w:val="1"/>
      <w:marLeft w:val="0"/>
      <w:marRight w:val="0"/>
      <w:marTop w:val="0"/>
      <w:marBottom w:val="0"/>
      <w:divBdr>
        <w:top w:val="none" w:sz="0" w:space="0" w:color="auto"/>
        <w:left w:val="none" w:sz="0" w:space="0" w:color="auto"/>
        <w:bottom w:val="none" w:sz="0" w:space="0" w:color="auto"/>
        <w:right w:val="none" w:sz="0" w:space="0" w:color="auto"/>
      </w:divBdr>
    </w:div>
    <w:div w:id="468593160">
      <w:bodyDiv w:val="1"/>
      <w:marLeft w:val="0"/>
      <w:marRight w:val="0"/>
      <w:marTop w:val="0"/>
      <w:marBottom w:val="0"/>
      <w:divBdr>
        <w:top w:val="none" w:sz="0" w:space="0" w:color="auto"/>
        <w:left w:val="none" w:sz="0" w:space="0" w:color="auto"/>
        <w:bottom w:val="none" w:sz="0" w:space="0" w:color="auto"/>
        <w:right w:val="none" w:sz="0" w:space="0" w:color="auto"/>
      </w:divBdr>
      <w:divsChild>
        <w:div w:id="1146894651">
          <w:marLeft w:val="480"/>
          <w:marRight w:val="0"/>
          <w:marTop w:val="0"/>
          <w:marBottom w:val="0"/>
          <w:divBdr>
            <w:top w:val="none" w:sz="0" w:space="0" w:color="auto"/>
            <w:left w:val="none" w:sz="0" w:space="0" w:color="auto"/>
            <w:bottom w:val="none" w:sz="0" w:space="0" w:color="auto"/>
            <w:right w:val="none" w:sz="0" w:space="0" w:color="auto"/>
          </w:divBdr>
        </w:div>
      </w:divsChild>
    </w:div>
    <w:div w:id="469325994">
      <w:bodyDiv w:val="1"/>
      <w:marLeft w:val="0"/>
      <w:marRight w:val="0"/>
      <w:marTop w:val="0"/>
      <w:marBottom w:val="0"/>
      <w:divBdr>
        <w:top w:val="none" w:sz="0" w:space="0" w:color="auto"/>
        <w:left w:val="none" w:sz="0" w:space="0" w:color="auto"/>
        <w:bottom w:val="none" w:sz="0" w:space="0" w:color="auto"/>
        <w:right w:val="none" w:sz="0" w:space="0" w:color="auto"/>
      </w:divBdr>
    </w:div>
    <w:div w:id="470102218">
      <w:bodyDiv w:val="1"/>
      <w:marLeft w:val="0"/>
      <w:marRight w:val="0"/>
      <w:marTop w:val="0"/>
      <w:marBottom w:val="0"/>
      <w:divBdr>
        <w:top w:val="none" w:sz="0" w:space="0" w:color="auto"/>
        <w:left w:val="none" w:sz="0" w:space="0" w:color="auto"/>
        <w:bottom w:val="none" w:sz="0" w:space="0" w:color="auto"/>
        <w:right w:val="none" w:sz="0" w:space="0" w:color="auto"/>
      </w:divBdr>
    </w:div>
    <w:div w:id="470757217">
      <w:bodyDiv w:val="1"/>
      <w:marLeft w:val="0"/>
      <w:marRight w:val="0"/>
      <w:marTop w:val="0"/>
      <w:marBottom w:val="0"/>
      <w:divBdr>
        <w:top w:val="none" w:sz="0" w:space="0" w:color="auto"/>
        <w:left w:val="none" w:sz="0" w:space="0" w:color="auto"/>
        <w:bottom w:val="none" w:sz="0" w:space="0" w:color="auto"/>
        <w:right w:val="none" w:sz="0" w:space="0" w:color="auto"/>
      </w:divBdr>
    </w:div>
    <w:div w:id="475531747">
      <w:bodyDiv w:val="1"/>
      <w:marLeft w:val="0"/>
      <w:marRight w:val="0"/>
      <w:marTop w:val="0"/>
      <w:marBottom w:val="0"/>
      <w:divBdr>
        <w:top w:val="none" w:sz="0" w:space="0" w:color="auto"/>
        <w:left w:val="none" w:sz="0" w:space="0" w:color="auto"/>
        <w:bottom w:val="none" w:sz="0" w:space="0" w:color="auto"/>
        <w:right w:val="none" w:sz="0" w:space="0" w:color="auto"/>
      </w:divBdr>
    </w:div>
    <w:div w:id="479468639">
      <w:bodyDiv w:val="1"/>
      <w:marLeft w:val="0"/>
      <w:marRight w:val="0"/>
      <w:marTop w:val="0"/>
      <w:marBottom w:val="0"/>
      <w:divBdr>
        <w:top w:val="none" w:sz="0" w:space="0" w:color="auto"/>
        <w:left w:val="none" w:sz="0" w:space="0" w:color="auto"/>
        <w:bottom w:val="none" w:sz="0" w:space="0" w:color="auto"/>
        <w:right w:val="none" w:sz="0" w:space="0" w:color="auto"/>
      </w:divBdr>
    </w:div>
    <w:div w:id="488444767">
      <w:bodyDiv w:val="1"/>
      <w:marLeft w:val="0"/>
      <w:marRight w:val="0"/>
      <w:marTop w:val="0"/>
      <w:marBottom w:val="0"/>
      <w:divBdr>
        <w:top w:val="none" w:sz="0" w:space="0" w:color="auto"/>
        <w:left w:val="none" w:sz="0" w:space="0" w:color="auto"/>
        <w:bottom w:val="none" w:sz="0" w:space="0" w:color="auto"/>
        <w:right w:val="none" w:sz="0" w:space="0" w:color="auto"/>
      </w:divBdr>
    </w:div>
    <w:div w:id="489758294">
      <w:bodyDiv w:val="1"/>
      <w:marLeft w:val="0"/>
      <w:marRight w:val="0"/>
      <w:marTop w:val="0"/>
      <w:marBottom w:val="0"/>
      <w:divBdr>
        <w:top w:val="none" w:sz="0" w:space="0" w:color="auto"/>
        <w:left w:val="none" w:sz="0" w:space="0" w:color="auto"/>
        <w:bottom w:val="none" w:sz="0" w:space="0" w:color="auto"/>
        <w:right w:val="none" w:sz="0" w:space="0" w:color="auto"/>
      </w:divBdr>
    </w:div>
    <w:div w:id="490486639">
      <w:bodyDiv w:val="1"/>
      <w:marLeft w:val="0"/>
      <w:marRight w:val="0"/>
      <w:marTop w:val="0"/>
      <w:marBottom w:val="0"/>
      <w:divBdr>
        <w:top w:val="none" w:sz="0" w:space="0" w:color="auto"/>
        <w:left w:val="none" w:sz="0" w:space="0" w:color="auto"/>
        <w:bottom w:val="none" w:sz="0" w:space="0" w:color="auto"/>
        <w:right w:val="none" w:sz="0" w:space="0" w:color="auto"/>
      </w:divBdr>
    </w:div>
    <w:div w:id="491918576">
      <w:bodyDiv w:val="1"/>
      <w:marLeft w:val="0"/>
      <w:marRight w:val="0"/>
      <w:marTop w:val="0"/>
      <w:marBottom w:val="0"/>
      <w:divBdr>
        <w:top w:val="none" w:sz="0" w:space="0" w:color="auto"/>
        <w:left w:val="none" w:sz="0" w:space="0" w:color="auto"/>
        <w:bottom w:val="none" w:sz="0" w:space="0" w:color="auto"/>
        <w:right w:val="none" w:sz="0" w:space="0" w:color="auto"/>
      </w:divBdr>
    </w:div>
    <w:div w:id="494345512">
      <w:bodyDiv w:val="1"/>
      <w:marLeft w:val="0"/>
      <w:marRight w:val="0"/>
      <w:marTop w:val="0"/>
      <w:marBottom w:val="0"/>
      <w:divBdr>
        <w:top w:val="none" w:sz="0" w:space="0" w:color="auto"/>
        <w:left w:val="none" w:sz="0" w:space="0" w:color="auto"/>
        <w:bottom w:val="none" w:sz="0" w:space="0" w:color="auto"/>
        <w:right w:val="none" w:sz="0" w:space="0" w:color="auto"/>
      </w:divBdr>
    </w:div>
    <w:div w:id="494882181">
      <w:bodyDiv w:val="1"/>
      <w:marLeft w:val="0"/>
      <w:marRight w:val="0"/>
      <w:marTop w:val="0"/>
      <w:marBottom w:val="0"/>
      <w:divBdr>
        <w:top w:val="none" w:sz="0" w:space="0" w:color="auto"/>
        <w:left w:val="none" w:sz="0" w:space="0" w:color="auto"/>
        <w:bottom w:val="none" w:sz="0" w:space="0" w:color="auto"/>
        <w:right w:val="none" w:sz="0" w:space="0" w:color="auto"/>
      </w:divBdr>
    </w:div>
    <w:div w:id="496918263">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03204978">
      <w:bodyDiv w:val="1"/>
      <w:marLeft w:val="0"/>
      <w:marRight w:val="0"/>
      <w:marTop w:val="0"/>
      <w:marBottom w:val="0"/>
      <w:divBdr>
        <w:top w:val="none" w:sz="0" w:space="0" w:color="auto"/>
        <w:left w:val="none" w:sz="0" w:space="0" w:color="auto"/>
        <w:bottom w:val="none" w:sz="0" w:space="0" w:color="auto"/>
        <w:right w:val="none" w:sz="0" w:space="0" w:color="auto"/>
      </w:divBdr>
    </w:div>
    <w:div w:id="509367823">
      <w:bodyDiv w:val="1"/>
      <w:marLeft w:val="0"/>
      <w:marRight w:val="0"/>
      <w:marTop w:val="0"/>
      <w:marBottom w:val="0"/>
      <w:divBdr>
        <w:top w:val="none" w:sz="0" w:space="0" w:color="auto"/>
        <w:left w:val="none" w:sz="0" w:space="0" w:color="auto"/>
        <w:bottom w:val="none" w:sz="0" w:space="0" w:color="auto"/>
        <w:right w:val="none" w:sz="0" w:space="0" w:color="auto"/>
      </w:divBdr>
    </w:div>
    <w:div w:id="510679995">
      <w:bodyDiv w:val="1"/>
      <w:marLeft w:val="0"/>
      <w:marRight w:val="0"/>
      <w:marTop w:val="0"/>
      <w:marBottom w:val="0"/>
      <w:divBdr>
        <w:top w:val="none" w:sz="0" w:space="0" w:color="auto"/>
        <w:left w:val="none" w:sz="0" w:space="0" w:color="auto"/>
        <w:bottom w:val="none" w:sz="0" w:space="0" w:color="auto"/>
        <w:right w:val="none" w:sz="0" w:space="0" w:color="auto"/>
      </w:divBdr>
    </w:div>
    <w:div w:id="512762826">
      <w:bodyDiv w:val="1"/>
      <w:marLeft w:val="0"/>
      <w:marRight w:val="0"/>
      <w:marTop w:val="0"/>
      <w:marBottom w:val="0"/>
      <w:divBdr>
        <w:top w:val="none" w:sz="0" w:space="0" w:color="auto"/>
        <w:left w:val="none" w:sz="0" w:space="0" w:color="auto"/>
        <w:bottom w:val="none" w:sz="0" w:space="0" w:color="auto"/>
        <w:right w:val="none" w:sz="0" w:space="0" w:color="auto"/>
      </w:divBdr>
    </w:div>
    <w:div w:id="524245928">
      <w:bodyDiv w:val="1"/>
      <w:marLeft w:val="0"/>
      <w:marRight w:val="0"/>
      <w:marTop w:val="0"/>
      <w:marBottom w:val="0"/>
      <w:divBdr>
        <w:top w:val="none" w:sz="0" w:space="0" w:color="auto"/>
        <w:left w:val="none" w:sz="0" w:space="0" w:color="auto"/>
        <w:bottom w:val="none" w:sz="0" w:space="0" w:color="auto"/>
        <w:right w:val="none" w:sz="0" w:space="0" w:color="auto"/>
      </w:divBdr>
    </w:div>
    <w:div w:id="525873970">
      <w:bodyDiv w:val="1"/>
      <w:marLeft w:val="0"/>
      <w:marRight w:val="0"/>
      <w:marTop w:val="0"/>
      <w:marBottom w:val="0"/>
      <w:divBdr>
        <w:top w:val="none" w:sz="0" w:space="0" w:color="auto"/>
        <w:left w:val="none" w:sz="0" w:space="0" w:color="auto"/>
        <w:bottom w:val="none" w:sz="0" w:space="0" w:color="auto"/>
        <w:right w:val="none" w:sz="0" w:space="0" w:color="auto"/>
      </w:divBdr>
    </w:div>
    <w:div w:id="525992834">
      <w:bodyDiv w:val="1"/>
      <w:marLeft w:val="0"/>
      <w:marRight w:val="0"/>
      <w:marTop w:val="0"/>
      <w:marBottom w:val="0"/>
      <w:divBdr>
        <w:top w:val="none" w:sz="0" w:space="0" w:color="auto"/>
        <w:left w:val="none" w:sz="0" w:space="0" w:color="auto"/>
        <w:bottom w:val="none" w:sz="0" w:space="0" w:color="auto"/>
        <w:right w:val="none" w:sz="0" w:space="0" w:color="auto"/>
      </w:divBdr>
    </w:div>
    <w:div w:id="527836403">
      <w:bodyDiv w:val="1"/>
      <w:marLeft w:val="0"/>
      <w:marRight w:val="0"/>
      <w:marTop w:val="0"/>
      <w:marBottom w:val="0"/>
      <w:divBdr>
        <w:top w:val="none" w:sz="0" w:space="0" w:color="auto"/>
        <w:left w:val="none" w:sz="0" w:space="0" w:color="auto"/>
        <w:bottom w:val="none" w:sz="0" w:space="0" w:color="auto"/>
        <w:right w:val="none" w:sz="0" w:space="0" w:color="auto"/>
      </w:divBdr>
    </w:div>
    <w:div w:id="528418682">
      <w:bodyDiv w:val="1"/>
      <w:marLeft w:val="0"/>
      <w:marRight w:val="0"/>
      <w:marTop w:val="0"/>
      <w:marBottom w:val="0"/>
      <w:divBdr>
        <w:top w:val="none" w:sz="0" w:space="0" w:color="auto"/>
        <w:left w:val="none" w:sz="0" w:space="0" w:color="auto"/>
        <w:bottom w:val="none" w:sz="0" w:space="0" w:color="auto"/>
        <w:right w:val="none" w:sz="0" w:space="0" w:color="auto"/>
      </w:divBdr>
    </w:div>
    <w:div w:id="528950315">
      <w:bodyDiv w:val="1"/>
      <w:marLeft w:val="0"/>
      <w:marRight w:val="0"/>
      <w:marTop w:val="0"/>
      <w:marBottom w:val="0"/>
      <w:divBdr>
        <w:top w:val="none" w:sz="0" w:space="0" w:color="auto"/>
        <w:left w:val="none" w:sz="0" w:space="0" w:color="auto"/>
        <w:bottom w:val="none" w:sz="0" w:space="0" w:color="auto"/>
        <w:right w:val="none" w:sz="0" w:space="0" w:color="auto"/>
      </w:divBdr>
    </w:div>
    <w:div w:id="530723215">
      <w:bodyDiv w:val="1"/>
      <w:marLeft w:val="0"/>
      <w:marRight w:val="0"/>
      <w:marTop w:val="0"/>
      <w:marBottom w:val="0"/>
      <w:divBdr>
        <w:top w:val="none" w:sz="0" w:space="0" w:color="auto"/>
        <w:left w:val="none" w:sz="0" w:space="0" w:color="auto"/>
        <w:bottom w:val="none" w:sz="0" w:space="0" w:color="auto"/>
        <w:right w:val="none" w:sz="0" w:space="0" w:color="auto"/>
      </w:divBdr>
    </w:div>
    <w:div w:id="535044061">
      <w:bodyDiv w:val="1"/>
      <w:marLeft w:val="0"/>
      <w:marRight w:val="0"/>
      <w:marTop w:val="0"/>
      <w:marBottom w:val="0"/>
      <w:divBdr>
        <w:top w:val="none" w:sz="0" w:space="0" w:color="auto"/>
        <w:left w:val="none" w:sz="0" w:space="0" w:color="auto"/>
        <w:bottom w:val="none" w:sz="0" w:space="0" w:color="auto"/>
        <w:right w:val="none" w:sz="0" w:space="0" w:color="auto"/>
      </w:divBdr>
    </w:div>
    <w:div w:id="537280853">
      <w:bodyDiv w:val="1"/>
      <w:marLeft w:val="0"/>
      <w:marRight w:val="0"/>
      <w:marTop w:val="0"/>
      <w:marBottom w:val="0"/>
      <w:divBdr>
        <w:top w:val="none" w:sz="0" w:space="0" w:color="auto"/>
        <w:left w:val="none" w:sz="0" w:space="0" w:color="auto"/>
        <w:bottom w:val="none" w:sz="0" w:space="0" w:color="auto"/>
        <w:right w:val="none" w:sz="0" w:space="0" w:color="auto"/>
      </w:divBdr>
    </w:div>
    <w:div w:id="538905280">
      <w:bodyDiv w:val="1"/>
      <w:marLeft w:val="0"/>
      <w:marRight w:val="0"/>
      <w:marTop w:val="0"/>
      <w:marBottom w:val="0"/>
      <w:divBdr>
        <w:top w:val="none" w:sz="0" w:space="0" w:color="auto"/>
        <w:left w:val="none" w:sz="0" w:space="0" w:color="auto"/>
        <w:bottom w:val="none" w:sz="0" w:space="0" w:color="auto"/>
        <w:right w:val="none" w:sz="0" w:space="0" w:color="auto"/>
      </w:divBdr>
    </w:div>
    <w:div w:id="540094993">
      <w:bodyDiv w:val="1"/>
      <w:marLeft w:val="0"/>
      <w:marRight w:val="0"/>
      <w:marTop w:val="0"/>
      <w:marBottom w:val="0"/>
      <w:divBdr>
        <w:top w:val="none" w:sz="0" w:space="0" w:color="auto"/>
        <w:left w:val="none" w:sz="0" w:space="0" w:color="auto"/>
        <w:bottom w:val="none" w:sz="0" w:space="0" w:color="auto"/>
        <w:right w:val="none" w:sz="0" w:space="0" w:color="auto"/>
      </w:divBdr>
    </w:div>
    <w:div w:id="542136552">
      <w:bodyDiv w:val="1"/>
      <w:marLeft w:val="0"/>
      <w:marRight w:val="0"/>
      <w:marTop w:val="0"/>
      <w:marBottom w:val="0"/>
      <w:divBdr>
        <w:top w:val="none" w:sz="0" w:space="0" w:color="auto"/>
        <w:left w:val="none" w:sz="0" w:space="0" w:color="auto"/>
        <w:bottom w:val="none" w:sz="0" w:space="0" w:color="auto"/>
        <w:right w:val="none" w:sz="0" w:space="0" w:color="auto"/>
      </w:divBdr>
    </w:div>
    <w:div w:id="543324019">
      <w:bodyDiv w:val="1"/>
      <w:marLeft w:val="0"/>
      <w:marRight w:val="0"/>
      <w:marTop w:val="0"/>
      <w:marBottom w:val="0"/>
      <w:divBdr>
        <w:top w:val="none" w:sz="0" w:space="0" w:color="auto"/>
        <w:left w:val="none" w:sz="0" w:space="0" w:color="auto"/>
        <w:bottom w:val="none" w:sz="0" w:space="0" w:color="auto"/>
        <w:right w:val="none" w:sz="0" w:space="0" w:color="auto"/>
      </w:divBdr>
    </w:div>
    <w:div w:id="549266434">
      <w:bodyDiv w:val="1"/>
      <w:marLeft w:val="0"/>
      <w:marRight w:val="0"/>
      <w:marTop w:val="0"/>
      <w:marBottom w:val="0"/>
      <w:divBdr>
        <w:top w:val="none" w:sz="0" w:space="0" w:color="auto"/>
        <w:left w:val="none" w:sz="0" w:space="0" w:color="auto"/>
        <w:bottom w:val="none" w:sz="0" w:space="0" w:color="auto"/>
        <w:right w:val="none" w:sz="0" w:space="0" w:color="auto"/>
      </w:divBdr>
    </w:div>
    <w:div w:id="549878658">
      <w:bodyDiv w:val="1"/>
      <w:marLeft w:val="0"/>
      <w:marRight w:val="0"/>
      <w:marTop w:val="0"/>
      <w:marBottom w:val="0"/>
      <w:divBdr>
        <w:top w:val="none" w:sz="0" w:space="0" w:color="auto"/>
        <w:left w:val="none" w:sz="0" w:space="0" w:color="auto"/>
        <w:bottom w:val="none" w:sz="0" w:space="0" w:color="auto"/>
        <w:right w:val="none" w:sz="0" w:space="0" w:color="auto"/>
      </w:divBdr>
    </w:div>
    <w:div w:id="552352361">
      <w:bodyDiv w:val="1"/>
      <w:marLeft w:val="0"/>
      <w:marRight w:val="0"/>
      <w:marTop w:val="0"/>
      <w:marBottom w:val="0"/>
      <w:divBdr>
        <w:top w:val="none" w:sz="0" w:space="0" w:color="auto"/>
        <w:left w:val="none" w:sz="0" w:space="0" w:color="auto"/>
        <w:bottom w:val="none" w:sz="0" w:space="0" w:color="auto"/>
        <w:right w:val="none" w:sz="0" w:space="0" w:color="auto"/>
      </w:divBdr>
    </w:div>
    <w:div w:id="553546960">
      <w:bodyDiv w:val="1"/>
      <w:marLeft w:val="0"/>
      <w:marRight w:val="0"/>
      <w:marTop w:val="0"/>
      <w:marBottom w:val="0"/>
      <w:divBdr>
        <w:top w:val="none" w:sz="0" w:space="0" w:color="auto"/>
        <w:left w:val="none" w:sz="0" w:space="0" w:color="auto"/>
        <w:bottom w:val="none" w:sz="0" w:space="0" w:color="auto"/>
        <w:right w:val="none" w:sz="0" w:space="0" w:color="auto"/>
      </w:divBdr>
    </w:div>
    <w:div w:id="554782300">
      <w:bodyDiv w:val="1"/>
      <w:marLeft w:val="0"/>
      <w:marRight w:val="0"/>
      <w:marTop w:val="0"/>
      <w:marBottom w:val="0"/>
      <w:divBdr>
        <w:top w:val="none" w:sz="0" w:space="0" w:color="auto"/>
        <w:left w:val="none" w:sz="0" w:space="0" w:color="auto"/>
        <w:bottom w:val="none" w:sz="0" w:space="0" w:color="auto"/>
        <w:right w:val="none" w:sz="0" w:space="0" w:color="auto"/>
      </w:divBdr>
    </w:div>
    <w:div w:id="556628735">
      <w:bodyDiv w:val="1"/>
      <w:marLeft w:val="0"/>
      <w:marRight w:val="0"/>
      <w:marTop w:val="0"/>
      <w:marBottom w:val="0"/>
      <w:divBdr>
        <w:top w:val="none" w:sz="0" w:space="0" w:color="auto"/>
        <w:left w:val="none" w:sz="0" w:space="0" w:color="auto"/>
        <w:bottom w:val="none" w:sz="0" w:space="0" w:color="auto"/>
        <w:right w:val="none" w:sz="0" w:space="0" w:color="auto"/>
      </w:divBdr>
    </w:div>
    <w:div w:id="556866888">
      <w:bodyDiv w:val="1"/>
      <w:marLeft w:val="0"/>
      <w:marRight w:val="0"/>
      <w:marTop w:val="0"/>
      <w:marBottom w:val="0"/>
      <w:divBdr>
        <w:top w:val="none" w:sz="0" w:space="0" w:color="auto"/>
        <w:left w:val="none" w:sz="0" w:space="0" w:color="auto"/>
        <w:bottom w:val="none" w:sz="0" w:space="0" w:color="auto"/>
        <w:right w:val="none" w:sz="0" w:space="0" w:color="auto"/>
      </w:divBdr>
    </w:div>
    <w:div w:id="560598711">
      <w:bodyDiv w:val="1"/>
      <w:marLeft w:val="0"/>
      <w:marRight w:val="0"/>
      <w:marTop w:val="0"/>
      <w:marBottom w:val="0"/>
      <w:divBdr>
        <w:top w:val="none" w:sz="0" w:space="0" w:color="auto"/>
        <w:left w:val="none" w:sz="0" w:space="0" w:color="auto"/>
        <w:bottom w:val="none" w:sz="0" w:space="0" w:color="auto"/>
        <w:right w:val="none" w:sz="0" w:space="0" w:color="auto"/>
      </w:divBdr>
    </w:div>
    <w:div w:id="563414209">
      <w:bodyDiv w:val="1"/>
      <w:marLeft w:val="0"/>
      <w:marRight w:val="0"/>
      <w:marTop w:val="0"/>
      <w:marBottom w:val="0"/>
      <w:divBdr>
        <w:top w:val="none" w:sz="0" w:space="0" w:color="auto"/>
        <w:left w:val="none" w:sz="0" w:space="0" w:color="auto"/>
        <w:bottom w:val="none" w:sz="0" w:space="0" w:color="auto"/>
        <w:right w:val="none" w:sz="0" w:space="0" w:color="auto"/>
      </w:divBdr>
    </w:div>
    <w:div w:id="563950100">
      <w:bodyDiv w:val="1"/>
      <w:marLeft w:val="0"/>
      <w:marRight w:val="0"/>
      <w:marTop w:val="0"/>
      <w:marBottom w:val="0"/>
      <w:divBdr>
        <w:top w:val="none" w:sz="0" w:space="0" w:color="auto"/>
        <w:left w:val="none" w:sz="0" w:space="0" w:color="auto"/>
        <w:bottom w:val="none" w:sz="0" w:space="0" w:color="auto"/>
        <w:right w:val="none" w:sz="0" w:space="0" w:color="auto"/>
      </w:divBdr>
    </w:div>
    <w:div w:id="565721013">
      <w:bodyDiv w:val="1"/>
      <w:marLeft w:val="0"/>
      <w:marRight w:val="0"/>
      <w:marTop w:val="0"/>
      <w:marBottom w:val="0"/>
      <w:divBdr>
        <w:top w:val="none" w:sz="0" w:space="0" w:color="auto"/>
        <w:left w:val="none" w:sz="0" w:space="0" w:color="auto"/>
        <w:bottom w:val="none" w:sz="0" w:space="0" w:color="auto"/>
        <w:right w:val="none" w:sz="0" w:space="0" w:color="auto"/>
      </w:divBdr>
    </w:div>
    <w:div w:id="568005623">
      <w:bodyDiv w:val="1"/>
      <w:marLeft w:val="0"/>
      <w:marRight w:val="0"/>
      <w:marTop w:val="0"/>
      <w:marBottom w:val="0"/>
      <w:divBdr>
        <w:top w:val="none" w:sz="0" w:space="0" w:color="auto"/>
        <w:left w:val="none" w:sz="0" w:space="0" w:color="auto"/>
        <w:bottom w:val="none" w:sz="0" w:space="0" w:color="auto"/>
        <w:right w:val="none" w:sz="0" w:space="0" w:color="auto"/>
      </w:divBdr>
    </w:div>
    <w:div w:id="569539916">
      <w:bodyDiv w:val="1"/>
      <w:marLeft w:val="0"/>
      <w:marRight w:val="0"/>
      <w:marTop w:val="0"/>
      <w:marBottom w:val="0"/>
      <w:divBdr>
        <w:top w:val="none" w:sz="0" w:space="0" w:color="auto"/>
        <w:left w:val="none" w:sz="0" w:space="0" w:color="auto"/>
        <w:bottom w:val="none" w:sz="0" w:space="0" w:color="auto"/>
        <w:right w:val="none" w:sz="0" w:space="0" w:color="auto"/>
      </w:divBdr>
    </w:div>
    <w:div w:id="572659998">
      <w:bodyDiv w:val="1"/>
      <w:marLeft w:val="0"/>
      <w:marRight w:val="0"/>
      <w:marTop w:val="0"/>
      <w:marBottom w:val="0"/>
      <w:divBdr>
        <w:top w:val="none" w:sz="0" w:space="0" w:color="auto"/>
        <w:left w:val="none" w:sz="0" w:space="0" w:color="auto"/>
        <w:bottom w:val="none" w:sz="0" w:space="0" w:color="auto"/>
        <w:right w:val="none" w:sz="0" w:space="0" w:color="auto"/>
      </w:divBdr>
    </w:div>
    <w:div w:id="578055600">
      <w:bodyDiv w:val="1"/>
      <w:marLeft w:val="0"/>
      <w:marRight w:val="0"/>
      <w:marTop w:val="0"/>
      <w:marBottom w:val="0"/>
      <w:divBdr>
        <w:top w:val="none" w:sz="0" w:space="0" w:color="auto"/>
        <w:left w:val="none" w:sz="0" w:space="0" w:color="auto"/>
        <w:bottom w:val="none" w:sz="0" w:space="0" w:color="auto"/>
        <w:right w:val="none" w:sz="0" w:space="0" w:color="auto"/>
      </w:divBdr>
    </w:div>
    <w:div w:id="579827074">
      <w:bodyDiv w:val="1"/>
      <w:marLeft w:val="0"/>
      <w:marRight w:val="0"/>
      <w:marTop w:val="0"/>
      <w:marBottom w:val="0"/>
      <w:divBdr>
        <w:top w:val="none" w:sz="0" w:space="0" w:color="auto"/>
        <w:left w:val="none" w:sz="0" w:space="0" w:color="auto"/>
        <w:bottom w:val="none" w:sz="0" w:space="0" w:color="auto"/>
        <w:right w:val="none" w:sz="0" w:space="0" w:color="auto"/>
      </w:divBdr>
    </w:div>
    <w:div w:id="583226419">
      <w:bodyDiv w:val="1"/>
      <w:marLeft w:val="0"/>
      <w:marRight w:val="0"/>
      <w:marTop w:val="0"/>
      <w:marBottom w:val="0"/>
      <w:divBdr>
        <w:top w:val="none" w:sz="0" w:space="0" w:color="auto"/>
        <w:left w:val="none" w:sz="0" w:space="0" w:color="auto"/>
        <w:bottom w:val="none" w:sz="0" w:space="0" w:color="auto"/>
        <w:right w:val="none" w:sz="0" w:space="0" w:color="auto"/>
      </w:divBdr>
    </w:div>
    <w:div w:id="583994291">
      <w:bodyDiv w:val="1"/>
      <w:marLeft w:val="0"/>
      <w:marRight w:val="0"/>
      <w:marTop w:val="0"/>
      <w:marBottom w:val="0"/>
      <w:divBdr>
        <w:top w:val="none" w:sz="0" w:space="0" w:color="auto"/>
        <w:left w:val="none" w:sz="0" w:space="0" w:color="auto"/>
        <w:bottom w:val="none" w:sz="0" w:space="0" w:color="auto"/>
        <w:right w:val="none" w:sz="0" w:space="0" w:color="auto"/>
      </w:divBdr>
    </w:div>
    <w:div w:id="588002862">
      <w:bodyDiv w:val="1"/>
      <w:marLeft w:val="0"/>
      <w:marRight w:val="0"/>
      <w:marTop w:val="0"/>
      <w:marBottom w:val="0"/>
      <w:divBdr>
        <w:top w:val="none" w:sz="0" w:space="0" w:color="auto"/>
        <w:left w:val="none" w:sz="0" w:space="0" w:color="auto"/>
        <w:bottom w:val="none" w:sz="0" w:space="0" w:color="auto"/>
        <w:right w:val="none" w:sz="0" w:space="0" w:color="auto"/>
      </w:divBdr>
    </w:div>
    <w:div w:id="588463044">
      <w:bodyDiv w:val="1"/>
      <w:marLeft w:val="0"/>
      <w:marRight w:val="0"/>
      <w:marTop w:val="0"/>
      <w:marBottom w:val="0"/>
      <w:divBdr>
        <w:top w:val="none" w:sz="0" w:space="0" w:color="auto"/>
        <w:left w:val="none" w:sz="0" w:space="0" w:color="auto"/>
        <w:bottom w:val="none" w:sz="0" w:space="0" w:color="auto"/>
        <w:right w:val="none" w:sz="0" w:space="0" w:color="auto"/>
      </w:divBdr>
    </w:div>
    <w:div w:id="590353736">
      <w:bodyDiv w:val="1"/>
      <w:marLeft w:val="0"/>
      <w:marRight w:val="0"/>
      <w:marTop w:val="0"/>
      <w:marBottom w:val="0"/>
      <w:divBdr>
        <w:top w:val="none" w:sz="0" w:space="0" w:color="auto"/>
        <w:left w:val="none" w:sz="0" w:space="0" w:color="auto"/>
        <w:bottom w:val="none" w:sz="0" w:space="0" w:color="auto"/>
        <w:right w:val="none" w:sz="0" w:space="0" w:color="auto"/>
      </w:divBdr>
    </w:div>
    <w:div w:id="593324291">
      <w:bodyDiv w:val="1"/>
      <w:marLeft w:val="0"/>
      <w:marRight w:val="0"/>
      <w:marTop w:val="0"/>
      <w:marBottom w:val="0"/>
      <w:divBdr>
        <w:top w:val="none" w:sz="0" w:space="0" w:color="auto"/>
        <w:left w:val="none" w:sz="0" w:space="0" w:color="auto"/>
        <w:bottom w:val="none" w:sz="0" w:space="0" w:color="auto"/>
        <w:right w:val="none" w:sz="0" w:space="0" w:color="auto"/>
      </w:divBdr>
      <w:divsChild>
        <w:div w:id="1656565894">
          <w:marLeft w:val="480"/>
          <w:marRight w:val="0"/>
          <w:marTop w:val="0"/>
          <w:marBottom w:val="0"/>
          <w:divBdr>
            <w:top w:val="none" w:sz="0" w:space="0" w:color="auto"/>
            <w:left w:val="none" w:sz="0" w:space="0" w:color="auto"/>
            <w:bottom w:val="none" w:sz="0" w:space="0" w:color="auto"/>
            <w:right w:val="none" w:sz="0" w:space="0" w:color="auto"/>
          </w:divBdr>
        </w:div>
        <w:div w:id="503518557">
          <w:marLeft w:val="480"/>
          <w:marRight w:val="0"/>
          <w:marTop w:val="0"/>
          <w:marBottom w:val="0"/>
          <w:divBdr>
            <w:top w:val="none" w:sz="0" w:space="0" w:color="auto"/>
            <w:left w:val="none" w:sz="0" w:space="0" w:color="auto"/>
            <w:bottom w:val="none" w:sz="0" w:space="0" w:color="auto"/>
            <w:right w:val="none" w:sz="0" w:space="0" w:color="auto"/>
          </w:divBdr>
        </w:div>
        <w:div w:id="771514346">
          <w:marLeft w:val="480"/>
          <w:marRight w:val="0"/>
          <w:marTop w:val="0"/>
          <w:marBottom w:val="0"/>
          <w:divBdr>
            <w:top w:val="none" w:sz="0" w:space="0" w:color="auto"/>
            <w:left w:val="none" w:sz="0" w:space="0" w:color="auto"/>
            <w:bottom w:val="none" w:sz="0" w:space="0" w:color="auto"/>
            <w:right w:val="none" w:sz="0" w:space="0" w:color="auto"/>
          </w:divBdr>
        </w:div>
        <w:div w:id="629631576">
          <w:marLeft w:val="480"/>
          <w:marRight w:val="0"/>
          <w:marTop w:val="0"/>
          <w:marBottom w:val="0"/>
          <w:divBdr>
            <w:top w:val="none" w:sz="0" w:space="0" w:color="auto"/>
            <w:left w:val="none" w:sz="0" w:space="0" w:color="auto"/>
            <w:bottom w:val="none" w:sz="0" w:space="0" w:color="auto"/>
            <w:right w:val="none" w:sz="0" w:space="0" w:color="auto"/>
          </w:divBdr>
        </w:div>
        <w:div w:id="1585259907">
          <w:marLeft w:val="480"/>
          <w:marRight w:val="0"/>
          <w:marTop w:val="0"/>
          <w:marBottom w:val="0"/>
          <w:divBdr>
            <w:top w:val="none" w:sz="0" w:space="0" w:color="auto"/>
            <w:left w:val="none" w:sz="0" w:space="0" w:color="auto"/>
            <w:bottom w:val="none" w:sz="0" w:space="0" w:color="auto"/>
            <w:right w:val="none" w:sz="0" w:space="0" w:color="auto"/>
          </w:divBdr>
        </w:div>
        <w:div w:id="678774732">
          <w:marLeft w:val="480"/>
          <w:marRight w:val="0"/>
          <w:marTop w:val="0"/>
          <w:marBottom w:val="0"/>
          <w:divBdr>
            <w:top w:val="none" w:sz="0" w:space="0" w:color="auto"/>
            <w:left w:val="none" w:sz="0" w:space="0" w:color="auto"/>
            <w:bottom w:val="none" w:sz="0" w:space="0" w:color="auto"/>
            <w:right w:val="none" w:sz="0" w:space="0" w:color="auto"/>
          </w:divBdr>
        </w:div>
        <w:div w:id="21634445">
          <w:marLeft w:val="480"/>
          <w:marRight w:val="0"/>
          <w:marTop w:val="0"/>
          <w:marBottom w:val="0"/>
          <w:divBdr>
            <w:top w:val="none" w:sz="0" w:space="0" w:color="auto"/>
            <w:left w:val="none" w:sz="0" w:space="0" w:color="auto"/>
            <w:bottom w:val="none" w:sz="0" w:space="0" w:color="auto"/>
            <w:right w:val="none" w:sz="0" w:space="0" w:color="auto"/>
          </w:divBdr>
        </w:div>
        <w:div w:id="875310436">
          <w:marLeft w:val="480"/>
          <w:marRight w:val="0"/>
          <w:marTop w:val="0"/>
          <w:marBottom w:val="0"/>
          <w:divBdr>
            <w:top w:val="none" w:sz="0" w:space="0" w:color="auto"/>
            <w:left w:val="none" w:sz="0" w:space="0" w:color="auto"/>
            <w:bottom w:val="none" w:sz="0" w:space="0" w:color="auto"/>
            <w:right w:val="none" w:sz="0" w:space="0" w:color="auto"/>
          </w:divBdr>
        </w:div>
        <w:div w:id="1923640975">
          <w:marLeft w:val="480"/>
          <w:marRight w:val="0"/>
          <w:marTop w:val="0"/>
          <w:marBottom w:val="0"/>
          <w:divBdr>
            <w:top w:val="none" w:sz="0" w:space="0" w:color="auto"/>
            <w:left w:val="none" w:sz="0" w:space="0" w:color="auto"/>
            <w:bottom w:val="none" w:sz="0" w:space="0" w:color="auto"/>
            <w:right w:val="none" w:sz="0" w:space="0" w:color="auto"/>
          </w:divBdr>
        </w:div>
        <w:div w:id="272320728">
          <w:marLeft w:val="480"/>
          <w:marRight w:val="0"/>
          <w:marTop w:val="0"/>
          <w:marBottom w:val="0"/>
          <w:divBdr>
            <w:top w:val="none" w:sz="0" w:space="0" w:color="auto"/>
            <w:left w:val="none" w:sz="0" w:space="0" w:color="auto"/>
            <w:bottom w:val="none" w:sz="0" w:space="0" w:color="auto"/>
            <w:right w:val="none" w:sz="0" w:space="0" w:color="auto"/>
          </w:divBdr>
        </w:div>
        <w:div w:id="859469179">
          <w:marLeft w:val="480"/>
          <w:marRight w:val="0"/>
          <w:marTop w:val="0"/>
          <w:marBottom w:val="0"/>
          <w:divBdr>
            <w:top w:val="none" w:sz="0" w:space="0" w:color="auto"/>
            <w:left w:val="none" w:sz="0" w:space="0" w:color="auto"/>
            <w:bottom w:val="none" w:sz="0" w:space="0" w:color="auto"/>
            <w:right w:val="none" w:sz="0" w:space="0" w:color="auto"/>
          </w:divBdr>
        </w:div>
        <w:div w:id="666060620">
          <w:marLeft w:val="480"/>
          <w:marRight w:val="0"/>
          <w:marTop w:val="0"/>
          <w:marBottom w:val="0"/>
          <w:divBdr>
            <w:top w:val="none" w:sz="0" w:space="0" w:color="auto"/>
            <w:left w:val="none" w:sz="0" w:space="0" w:color="auto"/>
            <w:bottom w:val="none" w:sz="0" w:space="0" w:color="auto"/>
            <w:right w:val="none" w:sz="0" w:space="0" w:color="auto"/>
          </w:divBdr>
        </w:div>
        <w:div w:id="1012606540">
          <w:marLeft w:val="480"/>
          <w:marRight w:val="0"/>
          <w:marTop w:val="0"/>
          <w:marBottom w:val="0"/>
          <w:divBdr>
            <w:top w:val="none" w:sz="0" w:space="0" w:color="auto"/>
            <w:left w:val="none" w:sz="0" w:space="0" w:color="auto"/>
            <w:bottom w:val="none" w:sz="0" w:space="0" w:color="auto"/>
            <w:right w:val="none" w:sz="0" w:space="0" w:color="auto"/>
          </w:divBdr>
        </w:div>
        <w:div w:id="1421095940">
          <w:marLeft w:val="480"/>
          <w:marRight w:val="0"/>
          <w:marTop w:val="0"/>
          <w:marBottom w:val="0"/>
          <w:divBdr>
            <w:top w:val="none" w:sz="0" w:space="0" w:color="auto"/>
            <w:left w:val="none" w:sz="0" w:space="0" w:color="auto"/>
            <w:bottom w:val="none" w:sz="0" w:space="0" w:color="auto"/>
            <w:right w:val="none" w:sz="0" w:space="0" w:color="auto"/>
          </w:divBdr>
        </w:div>
        <w:div w:id="39717424">
          <w:marLeft w:val="480"/>
          <w:marRight w:val="0"/>
          <w:marTop w:val="0"/>
          <w:marBottom w:val="0"/>
          <w:divBdr>
            <w:top w:val="none" w:sz="0" w:space="0" w:color="auto"/>
            <w:left w:val="none" w:sz="0" w:space="0" w:color="auto"/>
            <w:bottom w:val="none" w:sz="0" w:space="0" w:color="auto"/>
            <w:right w:val="none" w:sz="0" w:space="0" w:color="auto"/>
          </w:divBdr>
        </w:div>
        <w:div w:id="1891719993">
          <w:marLeft w:val="480"/>
          <w:marRight w:val="0"/>
          <w:marTop w:val="0"/>
          <w:marBottom w:val="0"/>
          <w:divBdr>
            <w:top w:val="none" w:sz="0" w:space="0" w:color="auto"/>
            <w:left w:val="none" w:sz="0" w:space="0" w:color="auto"/>
            <w:bottom w:val="none" w:sz="0" w:space="0" w:color="auto"/>
            <w:right w:val="none" w:sz="0" w:space="0" w:color="auto"/>
          </w:divBdr>
        </w:div>
        <w:div w:id="1128431317">
          <w:marLeft w:val="480"/>
          <w:marRight w:val="0"/>
          <w:marTop w:val="0"/>
          <w:marBottom w:val="0"/>
          <w:divBdr>
            <w:top w:val="none" w:sz="0" w:space="0" w:color="auto"/>
            <w:left w:val="none" w:sz="0" w:space="0" w:color="auto"/>
            <w:bottom w:val="none" w:sz="0" w:space="0" w:color="auto"/>
            <w:right w:val="none" w:sz="0" w:space="0" w:color="auto"/>
          </w:divBdr>
        </w:div>
        <w:div w:id="1528329683">
          <w:marLeft w:val="480"/>
          <w:marRight w:val="0"/>
          <w:marTop w:val="0"/>
          <w:marBottom w:val="0"/>
          <w:divBdr>
            <w:top w:val="none" w:sz="0" w:space="0" w:color="auto"/>
            <w:left w:val="none" w:sz="0" w:space="0" w:color="auto"/>
            <w:bottom w:val="none" w:sz="0" w:space="0" w:color="auto"/>
            <w:right w:val="none" w:sz="0" w:space="0" w:color="auto"/>
          </w:divBdr>
        </w:div>
        <w:div w:id="1100493032">
          <w:marLeft w:val="480"/>
          <w:marRight w:val="0"/>
          <w:marTop w:val="0"/>
          <w:marBottom w:val="0"/>
          <w:divBdr>
            <w:top w:val="none" w:sz="0" w:space="0" w:color="auto"/>
            <w:left w:val="none" w:sz="0" w:space="0" w:color="auto"/>
            <w:bottom w:val="none" w:sz="0" w:space="0" w:color="auto"/>
            <w:right w:val="none" w:sz="0" w:space="0" w:color="auto"/>
          </w:divBdr>
        </w:div>
        <w:div w:id="1394616649">
          <w:marLeft w:val="480"/>
          <w:marRight w:val="0"/>
          <w:marTop w:val="0"/>
          <w:marBottom w:val="0"/>
          <w:divBdr>
            <w:top w:val="none" w:sz="0" w:space="0" w:color="auto"/>
            <w:left w:val="none" w:sz="0" w:space="0" w:color="auto"/>
            <w:bottom w:val="none" w:sz="0" w:space="0" w:color="auto"/>
            <w:right w:val="none" w:sz="0" w:space="0" w:color="auto"/>
          </w:divBdr>
        </w:div>
        <w:div w:id="1601719145">
          <w:marLeft w:val="480"/>
          <w:marRight w:val="0"/>
          <w:marTop w:val="0"/>
          <w:marBottom w:val="0"/>
          <w:divBdr>
            <w:top w:val="none" w:sz="0" w:space="0" w:color="auto"/>
            <w:left w:val="none" w:sz="0" w:space="0" w:color="auto"/>
            <w:bottom w:val="none" w:sz="0" w:space="0" w:color="auto"/>
            <w:right w:val="none" w:sz="0" w:space="0" w:color="auto"/>
          </w:divBdr>
        </w:div>
        <w:div w:id="151222907">
          <w:marLeft w:val="480"/>
          <w:marRight w:val="0"/>
          <w:marTop w:val="0"/>
          <w:marBottom w:val="0"/>
          <w:divBdr>
            <w:top w:val="none" w:sz="0" w:space="0" w:color="auto"/>
            <w:left w:val="none" w:sz="0" w:space="0" w:color="auto"/>
            <w:bottom w:val="none" w:sz="0" w:space="0" w:color="auto"/>
            <w:right w:val="none" w:sz="0" w:space="0" w:color="auto"/>
          </w:divBdr>
        </w:div>
        <w:div w:id="1990790102">
          <w:marLeft w:val="480"/>
          <w:marRight w:val="0"/>
          <w:marTop w:val="0"/>
          <w:marBottom w:val="0"/>
          <w:divBdr>
            <w:top w:val="none" w:sz="0" w:space="0" w:color="auto"/>
            <w:left w:val="none" w:sz="0" w:space="0" w:color="auto"/>
            <w:bottom w:val="none" w:sz="0" w:space="0" w:color="auto"/>
            <w:right w:val="none" w:sz="0" w:space="0" w:color="auto"/>
          </w:divBdr>
        </w:div>
        <w:div w:id="638267989">
          <w:marLeft w:val="480"/>
          <w:marRight w:val="0"/>
          <w:marTop w:val="0"/>
          <w:marBottom w:val="0"/>
          <w:divBdr>
            <w:top w:val="none" w:sz="0" w:space="0" w:color="auto"/>
            <w:left w:val="none" w:sz="0" w:space="0" w:color="auto"/>
            <w:bottom w:val="none" w:sz="0" w:space="0" w:color="auto"/>
            <w:right w:val="none" w:sz="0" w:space="0" w:color="auto"/>
          </w:divBdr>
        </w:div>
        <w:div w:id="1980576509">
          <w:marLeft w:val="480"/>
          <w:marRight w:val="0"/>
          <w:marTop w:val="0"/>
          <w:marBottom w:val="0"/>
          <w:divBdr>
            <w:top w:val="none" w:sz="0" w:space="0" w:color="auto"/>
            <w:left w:val="none" w:sz="0" w:space="0" w:color="auto"/>
            <w:bottom w:val="none" w:sz="0" w:space="0" w:color="auto"/>
            <w:right w:val="none" w:sz="0" w:space="0" w:color="auto"/>
          </w:divBdr>
        </w:div>
        <w:div w:id="730345335">
          <w:marLeft w:val="480"/>
          <w:marRight w:val="0"/>
          <w:marTop w:val="0"/>
          <w:marBottom w:val="0"/>
          <w:divBdr>
            <w:top w:val="none" w:sz="0" w:space="0" w:color="auto"/>
            <w:left w:val="none" w:sz="0" w:space="0" w:color="auto"/>
            <w:bottom w:val="none" w:sz="0" w:space="0" w:color="auto"/>
            <w:right w:val="none" w:sz="0" w:space="0" w:color="auto"/>
          </w:divBdr>
        </w:div>
        <w:div w:id="1968588031">
          <w:marLeft w:val="480"/>
          <w:marRight w:val="0"/>
          <w:marTop w:val="0"/>
          <w:marBottom w:val="0"/>
          <w:divBdr>
            <w:top w:val="none" w:sz="0" w:space="0" w:color="auto"/>
            <w:left w:val="none" w:sz="0" w:space="0" w:color="auto"/>
            <w:bottom w:val="none" w:sz="0" w:space="0" w:color="auto"/>
            <w:right w:val="none" w:sz="0" w:space="0" w:color="auto"/>
          </w:divBdr>
        </w:div>
        <w:div w:id="436563936">
          <w:marLeft w:val="480"/>
          <w:marRight w:val="0"/>
          <w:marTop w:val="0"/>
          <w:marBottom w:val="0"/>
          <w:divBdr>
            <w:top w:val="none" w:sz="0" w:space="0" w:color="auto"/>
            <w:left w:val="none" w:sz="0" w:space="0" w:color="auto"/>
            <w:bottom w:val="none" w:sz="0" w:space="0" w:color="auto"/>
            <w:right w:val="none" w:sz="0" w:space="0" w:color="auto"/>
          </w:divBdr>
        </w:div>
        <w:div w:id="139809241">
          <w:marLeft w:val="480"/>
          <w:marRight w:val="0"/>
          <w:marTop w:val="0"/>
          <w:marBottom w:val="0"/>
          <w:divBdr>
            <w:top w:val="none" w:sz="0" w:space="0" w:color="auto"/>
            <w:left w:val="none" w:sz="0" w:space="0" w:color="auto"/>
            <w:bottom w:val="none" w:sz="0" w:space="0" w:color="auto"/>
            <w:right w:val="none" w:sz="0" w:space="0" w:color="auto"/>
          </w:divBdr>
        </w:div>
        <w:div w:id="401290774">
          <w:marLeft w:val="480"/>
          <w:marRight w:val="0"/>
          <w:marTop w:val="0"/>
          <w:marBottom w:val="0"/>
          <w:divBdr>
            <w:top w:val="none" w:sz="0" w:space="0" w:color="auto"/>
            <w:left w:val="none" w:sz="0" w:space="0" w:color="auto"/>
            <w:bottom w:val="none" w:sz="0" w:space="0" w:color="auto"/>
            <w:right w:val="none" w:sz="0" w:space="0" w:color="auto"/>
          </w:divBdr>
        </w:div>
        <w:div w:id="188380271">
          <w:marLeft w:val="480"/>
          <w:marRight w:val="0"/>
          <w:marTop w:val="0"/>
          <w:marBottom w:val="0"/>
          <w:divBdr>
            <w:top w:val="none" w:sz="0" w:space="0" w:color="auto"/>
            <w:left w:val="none" w:sz="0" w:space="0" w:color="auto"/>
            <w:bottom w:val="none" w:sz="0" w:space="0" w:color="auto"/>
            <w:right w:val="none" w:sz="0" w:space="0" w:color="auto"/>
          </w:divBdr>
        </w:div>
        <w:div w:id="1716387919">
          <w:marLeft w:val="480"/>
          <w:marRight w:val="0"/>
          <w:marTop w:val="0"/>
          <w:marBottom w:val="0"/>
          <w:divBdr>
            <w:top w:val="none" w:sz="0" w:space="0" w:color="auto"/>
            <w:left w:val="none" w:sz="0" w:space="0" w:color="auto"/>
            <w:bottom w:val="none" w:sz="0" w:space="0" w:color="auto"/>
            <w:right w:val="none" w:sz="0" w:space="0" w:color="auto"/>
          </w:divBdr>
        </w:div>
        <w:div w:id="1284576992">
          <w:marLeft w:val="480"/>
          <w:marRight w:val="0"/>
          <w:marTop w:val="0"/>
          <w:marBottom w:val="0"/>
          <w:divBdr>
            <w:top w:val="none" w:sz="0" w:space="0" w:color="auto"/>
            <w:left w:val="none" w:sz="0" w:space="0" w:color="auto"/>
            <w:bottom w:val="none" w:sz="0" w:space="0" w:color="auto"/>
            <w:right w:val="none" w:sz="0" w:space="0" w:color="auto"/>
          </w:divBdr>
        </w:div>
      </w:divsChild>
    </w:div>
    <w:div w:id="595866093">
      <w:bodyDiv w:val="1"/>
      <w:marLeft w:val="0"/>
      <w:marRight w:val="0"/>
      <w:marTop w:val="0"/>
      <w:marBottom w:val="0"/>
      <w:divBdr>
        <w:top w:val="none" w:sz="0" w:space="0" w:color="auto"/>
        <w:left w:val="none" w:sz="0" w:space="0" w:color="auto"/>
        <w:bottom w:val="none" w:sz="0" w:space="0" w:color="auto"/>
        <w:right w:val="none" w:sz="0" w:space="0" w:color="auto"/>
      </w:divBdr>
    </w:div>
    <w:div w:id="598636003">
      <w:bodyDiv w:val="1"/>
      <w:marLeft w:val="0"/>
      <w:marRight w:val="0"/>
      <w:marTop w:val="0"/>
      <w:marBottom w:val="0"/>
      <w:divBdr>
        <w:top w:val="none" w:sz="0" w:space="0" w:color="auto"/>
        <w:left w:val="none" w:sz="0" w:space="0" w:color="auto"/>
        <w:bottom w:val="none" w:sz="0" w:space="0" w:color="auto"/>
        <w:right w:val="none" w:sz="0" w:space="0" w:color="auto"/>
      </w:divBdr>
      <w:divsChild>
        <w:div w:id="358313168">
          <w:marLeft w:val="480"/>
          <w:marRight w:val="0"/>
          <w:marTop w:val="0"/>
          <w:marBottom w:val="0"/>
          <w:divBdr>
            <w:top w:val="none" w:sz="0" w:space="0" w:color="auto"/>
            <w:left w:val="none" w:sz="0" w:space="0" w:color="auto"/>
            <w:bottom w:val="none" w:sz="0" w:space="0" w:color="auto"/>
            <w:right w:val="none" w:sz="0" w:space="0" w:color="auto"/>
          </w:divBdr>
        </w:div>
        <w:div w:id="461995593">
          <w:marLeft w:val="480"/>
          <w:marRight w:val="0"/>
          <w:marTop w:val="0"/>
          <w:marBottom w:val="0"/>
          <w:divBdr>
            <w:top w:val="none" w:sz="0" w:space="0" w:color="auto"/>
            <w:left w:val="none" w:sz="0" w:space="0" w:color="auto"/>
            <w:bottom w:val="none" w:sz="0" w:space="0" w:color="auto"/>
            <w:right w:val="none" w:sz="0" w:space="0" w:color="auto"/>
          </w:divBdr>
        </w:div>
        <w:div w:id="1981228949">
          <w:marLeft w:val="480"/>
          <w:marRight w:val="0"/>
          <w:marTop w:val="0"/>
          <w:marBottom w:val="0"/>
          <w:divBdr>
            <w:top w:val="none" w:sz="0" w:space="0" w:color="auto"/>
            <w:left w:val="none" w:sz="0" w:space="0" w:color="auto"/>
            <w:bottom w:val="none" w:sz="0" w:space="0" w:color="auto"/>
            <w:right w:val="none" w:sz="0" w:space="0" w:color="auto"/>
          </w:divBdr>
        </w:div>
        <w:div w:id="85466096">
          <w:marLeft w:val="480"/>
          <w:marRight w:val="0"/>
          <w:marTop w:val="0"/>
          <w:marBottom w:val="0"/>
          <w:divBdr>
            <w:top w:val="none" w:sz="0" w:space="0" w:color="auto"/>
            <w:left w:val="none" w:sz="0" w:space="0" w:color="auto"/>
            <w:bottom w:val="none" w:sz="0" w:space="0" w:color="auto"/>
            <w:right w:val="none" w:sz="0" w:space="0" w:color="auto"/>
          </w:divBdr>
        </w:div>
        <w:div w:id="1627001676">
          <w:marLeft w:val="480"/>
          <w:marRight w:val="0"/>
          <w:marTop w:val="0"/>
          <w:marBottom w:val="0"/>
          <w:divBdr>
            <w:top w:val="none" w:sz="0" w:space="0" w:color="auto"/>
            <w:left w:val="none" w:sz="0" w:space="0" w:color="auto"/>
            <w:bottom w:val="none" w:sz="0" w:space="0" w:color="auto"/>
            <w:right w:val="none" w:sz="0" w:space="0" w:color="auto"/>
          </w:divBdr>
        </w:div>
        <w:div w:id="1705980298">
          <w:marLeft w:val="480"/>
          <w:marRight w:val="0"/>
          <w:marTop w:val="0"/>
          <w:marBottom w:val="0"/>
          <w:divBdr>
            <w:top w:val="none" w:sz="0" w:space="0" w:color="auto"/>
            <w:left w:val="none" w:sz="0" w:space="0" w:color="auto"/>
            <w:bottom w:val="none" w:sz="0" w:space="0" w:color="auto"/>
            <w:right w:val="none" w:sz="0" w:space="0" w:color="auto"/>
          </w:divBdr>
        </w:div>
        <w:div w:id="553085309">
          <w:marLeft w:val="480"/>
          <w:marRight w:val="0"/>
          <w:marTop w:val="0"/>
          <w:marBottom w:val="0"/>
          <w:divBdr>
            <w:top w:val="none" w:sz="0" w:space="0" w:color="auto"/>
            <w:left w:val="none" w:sz="0" w:space="0" w:color="auto"/>
            <w:bottom w:val="none" w:sz="0" w:space="0" w:color="auto"/>
            <w:right w:val="none" w:sz="0" w:space="0" w:color="auto"/>
          </w:divBdr>
        </w:div>
        <w:div w:id="370689098">
          <w:marLeft w:val="480"/>
          <w:marRight w:val="0"/>
          <w:marTop w:val="0"/>
          <w:marBottom w:val="0"/>
          <w:divBdr>
            <w:top w:val="none" w:sz="0" w:space="0" w:color="auto"/>
            <w:left w:val="none" w:sz="0" w:space="0" w:color="auto"/>
            <w:bottom w:val="none" w:sz="0" w:space="0" w:color="auto"/>
            <w:right w:val="none" w:sz="0" w:space="0" w:color="auto"/>
          </w:divBdr>
        </w:div>
        <w:div w:id="1995596908">
          <w:marLeft w:val="480"/>
          <w:marRight w:val="0"/>
          <w:marTop w:val="0"/>
          <w:marBottom w:val="0"/>
          <w:divBdr>
            <w:top w:val="none" w:sz="0" w:space="0" w:color="auto"/>
            <w:left w:val="none" w:sz="0" w:space="0" w:color="auto"/>
            <w:bottom w:val="none" w:sz="0" w:space="0" w:color="auto"/>
            <w:right w:val="none" w:sz="0" w:space="0" w:color="auto"/>
          </w:divBdr>
        </w:div>
        <w:div w:id="751389550">
          <w:marLeft w:val="480"/>
          <w:marRight w:val="0"/>
          <w:marTop w:val="0"/>
          <w:marBottom w:val="0"/>
          <w:divBdr>
            <w:top w:val="none" w:sz="0" w:space="0" w:color="auto"/>
            <w:left w:val="none" w:sz="0" w:space="0" w:color="auto"/>
            <w:bottom w:val="none" w:sz="0" w:space="0" w:color="auto"/>
            <w:right w:val="none" w:sz="0" w:space="0" w:color="auto"/>
          </w:divBdr>
        </w:div>
        <w:div w:id="1286810920">
          <w:marLeft w:val="480"/>
          <w:marRight w:val="0"/>
          <w:marTop w:val="0"/>
          <w:marBottom w:val="0"/>
          <w:divBdr>
            <w:top w:val="none" w:sz="0" w:space="0" w:color="auto"/>
            <w:left w:val="none" w:sz="0" w:space="0" w:color="auto"/>
            <w:bottom w:val="none" w:sz="0" w:space="0" w:color="auto"/>
            <w:right w:val="none" w:sz="0" w:space="0" w:color="auto"/>
          </w:divBdr>
        </w:div>
        <w:div w:id="1637565632">
          <w:marLeft w:val="480"/>
          <w:marRight w:val="0"/>
          <w:marTop w:val="0"/>
          <w:marBottom w:val="0"/>
          <w:divBdr>
            <w:top w:val="none" w:sz="0" w:space="0" w:color="auto"/>
            <w:left w:val="none" w:sz="0" w:space="0" w:color="auto"/>
            <w:bottom w:val="none" w:sz="0" w:space="0" w:color="auto"/>
            <w:right w:val="none" w:sz="0" w:space="0" w:color="auto"/>
          </w:divBdr>
        </w:div>
        <w:div w:id="362749357">
          <w:marLeft w:val="480"/>
          <w:marRight w:val="0"/>
          <w:marTop w:val="0"/>
          <w:marBottom w:val="0"/>
          <w:divBdr>
            <w:top w:val="none" w:sz="0" w:space="0" w:color="auto"/>
            <w:left w:val="none" w:sz="0" w:space="0" w:color="auto"/>
            <w:bottom w:val="none" w:sz="0" w:space="0" w:color="auto"/>
            <w:right w:val="none" w:sz="0" w:space="0" w:color="auto"/>
          </w:divBdr>
        </w:div>
        <w:div w:id="142042155">
          <w:marLeft w:val="480"/>
          <w:marRight w:val="0"/>
          <w:marTop w:val="0"/>
          <w:marBottom w:val="0"/>
          <w:divBdr>
            <w:top w:val="none" w:sz="0" w:space="0" w:color="auto"/>
            <w:left w:val="none" w:sz="0" w:space="0" w:color="auto"/>
            <w:bottom w:val="none" w:sz="0" w:space="0" w:color="auto"/>
            <w:right w:val="none" w:sz="0" w:space="0" w:color="auto"/>
          </w:divBdr>
        </w:div>
        <w:div w:id="1944874134">
          <w:marLeft w:val="480"/>
          <w:marRight w:val="0"/>
          <w:marTop w:val="0"/>
          <w:marBottom w:val="0"/>
          <w:divBdr>
            <w:top w:val="none" w:sz="0" w:space="0" w:color="auto"/>
            <w:left w:val="none" w:sz="0" w:space="0" w:color="auto"/>
            <w:bottom w:val="none" w:sz="0" w:space="0" w:color="auto"/>
            <w:right w:val="none" w:sz="0" w:space="0" w:color="auto"/>
          </w:divBdr>
        </w:div>
        <w:div w:id="1781338780">
          <w:marLeft w:val="480"/>
          <w:marRight w:val="0"/>
          <w:marTop w:val="0"/>
          <w:marBottom w:val="0"/>
          <w:divBdr>
            <w:top w:val="none" w:sz="0" w:space="0" w:color="auto"/>
            <w:left w:val="none" w:sz="0" w:space="0" w:color="auto"/>
            <w:bottom w:val="none" w:sz="0" w:space="0" w:color="auto"/>
            <w:right w:val="none" w:sz="0" w:space="0" w:color="auto"/>
          </w:divBdr>
        </w:div>
        <w:div w:id="1923444497">
          <w:marLeft w:val="480"/>
          <w:marRight w:val="0"/>
          <w:marTop w:val="0"/>
          <w:marBottom w:val="0"/>
          <w:divBdr>
            <w:top w:val="none" w:sz="0" w:space="0" w:color="auto"/>
            <w:left w:val="none" w:sz="0" w:space="0" w:color="auto"/>
            <w:bottom w:val="none" w:sz="0" w:space="0" w:color="auto"/>
            <w:right w:val="none" w:sz="0" w:space="0" w:color="auto"/>
          </w:divBdr>
        </w:div>
        <w:div w:id="441152599">
          <w:marLeft w:val="480"/>
          <w:marRight w:val="0"/>
          <w:marTop w:val="0"/>
          <w:marBottom w:val="0"/>
          <w:divBdr>
            <w:top w:val="none" w:sz="0" w:space="0" w:color="auto"/>
            <w:left w:val="none" w:sz="0" w:space="0" w:color="auto"/>
            <w:bottom w:val="none" w:sz="0" w:space="0" w:color="auto"/>
            <w:right w:val="none" w:sz="0" w:space="0" w:color="auto"/>
          </w:divBdr>
        </w:div>
        <w:div w:id="1396585189">
          <w:marLeft w:val="480"/>
          <w:marRight w:val="0"/>
          <w:marTop w:val="0"/>
          <w:marBottom w:val="0"/>
          <w:divBdr>
            <w:top w:val="none" w:sz="0" w:space="0" w:color="auto"/>
            <w:left w:val="none" w:sz="0" w:space="0" w:color="auto"/>
            <w:bottom w:val="none" w:sz="0" w:space="0" w:color="auto"/>
            <w:right w:val="none" w:sz="0" w:space="0" w:color="auto"/>
          </w:divBdr>
        </w:div>
        <w:div w:id="255092961">
          <w:marLeft w:val="480"/>
          <w:marRight w:val="0"/>
          <w:marTop w:val="0"/>
          <w:marBottom w:val="0"/>
          <w:divBdr>
            <w:top w:val="none" w:sz="0" w:space="0" w:color="auto"/>
            <w:left w:val="none" w:sz="0" w:space="0" w:color="auto"/>
            <w:bottom w:val="none" w:sz="0" w:space="0" w:color="auto"/>
            <w:right w:val="none" w:sz="0" w:space="0" w:color="auto"/>
          </w:divBdr>
        </w:div>
        <w:div w:id="619603654">
          <w:marLeft w:val="480"/>
          <w:marRight w:val="0"/>
          <w:marTop w:val="0"/>
          <w:marBottom w:val="0"/>
          <w:divBdr>
            <w:top w:val="none" w:sz="0" w:space="0" w:color="auto"/>
            <w:left w:val="none" w:sz="0" w:space="0" w:color="auto"/>
            <w:bottom w:val="none" w:sz="0" w:space="0" w:color="auto"/>
            <w:right w:val="none" w:sz="0" w:space="0" w:color="auto"/>
          </w:divBdr>
        </w:div>
        <w:div w:id="1559128855">
          <w:marLeft w:val="480"/>
          <w:marRight w:val="0"/>
          <w:marTop w:val="0"/>
          <w:marBottom w:val="0"/>
          <w:divBdr>
            <w:top w:val="none" w:sz="0" w:space="0" w:color="auto"/>
            <w:left w:val="none" w:sz="0" w:space="0" w:color="auto"/>
            <w:bottom w:val="none" w:sz="0" w:space="0" w:color="auto"/>
            <w:right w:val="none" w:sz="0" w:space="0" w:color="auto"/>
          </w:divBdr>
        </w:div>
        <w:div w:id="1977567950">
          <w:marLeft w:val="480"/>
          <w:marRight w:val="0"/>
          <w:marTop w:val="0"/>
          <w:marBottom w:val="0"/>
          <w:divBdr>
            <w:top w:val="none" w:sz="0" w:space="0" w:color="auto"/>
            <w:left w:val="none" w:sz="0" w:space="0" w:color="auto"/>
            <w:bottom w:val="none" w:sz="0" w:space="0" w:color="auto"/>
            <w:right w:val="none" w:sz="0" w:space="0" w:color="auto"/>
          </w:divBdr>
        </w:div>
        <w:div w:id="1447235510">
          <w:marLeft w:val="480"/>
          <w:marRight w:val="0"/>
          <w:marTop w:val="0"/>
          <w:marBottom w:val="0"/>
          <w:divBdr>
            <w:top w:val="none" w:sz="0" w:space="0" w:color="auto"/>
            <w:left w:val="none" w:sz="0" w:space="0" w:color="auto"/>
            <w:bottom w:val="none" w:sz="0" w:space="0" w:color="auto"/>
            <w:right w:val="none" w:sz="0" w:space="0" w:color="auto"/>
          </w:divBdr>
        </w:div>
        <w:div w:id="1445612254">
          <w:marLeft w:val="480"/>
          <w:marRight w:val="0"/>
          <w:marTop w:val="0"/>
          <w:marBottom w:val="0"/>
          <w:divBdr>
            <w:top w:val="none" w:sz="0" w:space="0" w:color="auto"/>
            <w:left w:val="none" w:sz="0" w:space="0" w:color="auto"/>
            <w:bottom w:val="none" w:sz="0" w:space="0" w:color="auto"/>
            <w:right w:val="none" w:sz="0" w:space="0" w:color="auto"/>
          </w:divBdr>
        </w:div>
        <w:div w:id="873427055">
          <w:marLeft w:val="480"/>
          <w:marRight w:val="0"/>
          <w:marTop w:val="0"/>
          <w:marBottom w:val="0"/>
          <w:divBdr>
            <w:top w:val="none" w:sz="0" w:space="0" w:color="auto"/>
            <w:left w:val="none" w:sz="0" w:space="0" w:color="auto"/>
            <w:bottom w:val="none" w:sz="0" w:space="0" w:color="auto"/>
            <w:right w:val="none" w:sz="0" w:space="0" w:color="auto"/>
          </w:divBdr>
        </w:div>
        <w:div w:id="1861967578">
          <w:marLeft w:val="480"/>
          <w:marRight w:val="0"/>
          <w:marTop w:val="0"/>
          <w:marBottom w:val="0"/>
          <w:divBdr>
            <w:top w:val="none" w:sz="0" w:space="0" w:color="auto"/>
            <w:left w:val="none" w:sz="0" w:space="0" w:color="auto"/>
            <w:bottom w:val="none" w:sz="0" w:space="0" w:color="auto"/>
            <w:right w:val="none" w:sz="0" w:space="0" w:color="auto"/>
          </w:divBdr>
        </w:div>
        <w:div w:id="2003772267">
          <w:marLeft w:val="480"/>
          <w:marRight w:val="0"/>
          <w:marTop w:val="0"/>
          <w:marBottom w:val="0"/>
          <w:divBdr>
            <w:top w:val="none" w:sz="0" w:space="0" w:color="auto"/>
            <w:left w:val="none" w:sz="0" w:space="0" w:color="auto"/>
            <w:bottom w:val="none" w:sz="0" w:space="0" w:color="auto"/>
            <w:right w:val="none" w:sz="0" w:space="0" w:color="auto"/>
          </w:divBdr>
        </w:div>
        <w:div w:id="1316688333">
          <w:marLeft w:val="480"/>
          <w:marRight w:val="0"/>
          <w:marTop w:val="0"/>
          <w:marBottom w:val="0"/>
          <w:divBdr>
            <w:top w:val="none" w:sz="0" w:space="0" w:color="auto"/>
            <w:left w:val="none" w:sz="0" w:space="0" w:color="auto"/>
            <w:bottom w:val="none" w:sz="0" w:space="0" w:color="auto"/>
            <w:right w:val="none" w:sz="0" w:space="0" w:color="auto"/>
          </w:divBdr>
        </w:div>
        <w:div w:id="1934438190">
          <w:marLeft w:val="480"/>
          <w:marRight w:val="0"/>
          <w:marTop w:val="0"/>
          <w:marBottom w:val="0"/>
          <w:divBdr>
            <w:top w:val="none" w:sz="0" w:space="0" w:color="auto"/>
            <w:left w:val="none" w:sz="0" w:space="0" w:color="auto"/>
            <w:bottom w:val="none" w:sz="0" w:space="0" w:color="auto"/>
            <w:right w:val="none" w:sz="0" w:space="0" w:color="auto"/>
          </w:divBdr>
        </w:div>
        <w:div w:id="208961029">
          <w:marLeft w:val="480"/>
          <w:marRight w:val="0"/>
          <w:marTop w:val="0"/>
          <w:marBottom w:val="0"/>
          <w:divBdr>
            <w:top w:val="none" w:sz="0" w:space="0" w:color="auto"/>
            <w:left w:val="none" w:sz="0" w:space="0" w:color="auto"/>
            <w:bottom w:val="none" w:sz="0" w:space="0" w:color="auto"/>
            <w:right w:val="none" w:sz="0" w:space="0" w:color="auto"/>
          </w:divBdr>
        </w:div>
        <w:div w:id="1155225510">
          <w:marLeft w:val="480"/>
          <w:marRight w:val="0"/>
          <w:marTop w:val="0"/>
          <w:marBottom w:val="0"/>
          <w:divBdr>
            <w:top w:val="none" w:sz="0" w:space="0" w:color="auto"/>
            <w:left w:val="none" w:sz="0" w:space="0" w:color="auto"/>
            <w:bottom w:val="none" w:sz="0" w:space="0" w:color="auto"/>
            <w:right w:val="none" w:sz="0" w:space="0" w:color="auto"/>
          </w:divBdr>
        </w:div>
        <w:div w:id="241257335">
          <w:marLeft w:val="480"/>
          <w:marRight w:val="0"/>
          <w:marTop w:val="0"/>
          <w:marBottom w:val="0"/>
          <w:divBdr>
            <w:top w:val="none" w:sz="0" w:space="0" w:color="auto"/>
            <w:left w:val="none" w:sz="0" w:space="0" w:color="auto"/>
            <w:bottom w:val="none" w:sz="0" w:space="0" w:color="auto"/>
            <w:right w:val="none" w:sz="0" w:space="0" w:color="auto"/>
          </w:divBdr>
        </w:div>
      </w:divsChild>
    </w:div>
    <w:div w:id="599728675">
      <w:bodyDiv w:val="1"/>
      <w:marLeft w:val="0"/>
      <w:marRight w:val="0"/>
      <w:marTop w:val="0"/>
      <w:marBottom w:val="0"/>
      <w:divBdr>
        <w:top w:val="none" w:sz="0" w:space="0" w:color="auto"/>
        <w:left w:val="none" w:sz="0" w:space="0" w:color="auto"/>
        <w:bottom w:val="none" w:sz="0" w:space="0" w:color="auto"/>
        <w:right w:val="none" w:sz="0" w:space="0" w:color="auto"/>
      </w:divBdr>
    </w:div>
    <w:div w:id="603534779">
      <w:bodyDiv w:val="1"/>
      <w:marLeft w:val="0"/>
      <w:marRight w:val="0"/>
      <w:marTop w:val="0"/>
      <w:marBottom w:val="0"/>
      <w:divBdr>
        <w:top w:val="none" w:sz="0" w:space="0" w:color="auto"/>
        <w:left w:val="none" w:sz="0" w:space="0" w:color="auto"/>
        <w:bottom w:val="none" w:sz="0" w:space="0" w:color="auto"/>
        <w:right w:val="none" w:sz="0" w:space="0" w:color="auto"/>
      </w:divBdr>
    </w:div>
    <w:div w:id="604046885">
      <w:bodyDiv w:val="1"/>
      <w:marLeft w:val="0"/>
      <w:marRight w:val="0"/>
      <w:marTop w:val="0"/>
      <w:marBottom w:val="0"/>
      <w:divBdr>
        <w:top w:val="none" w:sz="0" w:space="0" w:color="auto"/>
        <w:left w:val="none" w:sz="0" w:space="0" w:color="auto"/>
        <w:bottom w:val="none" w:sz="0" w:space="0" w:color="auto"/>
        <w:right w:val="none" w:sz="0" w:space="0" w:color="auto"/>
      </w:divBdr>
    </w:div>
    <w:div w:id="605697684">
      <w:bodyDiv w:val="1"/>
      <w:marLeft w:val="0"/>
      <w:marRight w:val="0"/>
      <w:marTop w:val="0"/>
      <w:marBottom w:val="0"/>
      <w:divBdr>
        <w:top w:val="none" w:sz="0" w:space="0" w:color="auto"/>
        <w:left w:val="none" w:sz="0" w:space="0" w:color="auto"/>
        <w:bottom w:val="none" w:sz="0" w:space="0" w:color="auto"/>
        <w:right w:val="none" w:sz="0" w:space="0" w:color="auto"/>
      </w:divBdr>
    </w:div>
    <w:div w:id="605775206">
      <w:bodyDiv w:val="1"/>
      <w:marLeft w:val="0"/>
      <w:marRight w:val="0"/>
      <w:marTop w:val="0"/>
      <w:marBottom w:val="0"/>
      <w:divBdr>
        <w:top w:val="none" w:sz="0" w:space="0" w:color="auto"/>
        <w:left w:val="none" w:sz="0" w:space="0" w:color="auto"/>
        <w:bottom w:val="none" w:sz="0" w:space="0" w:color="auto"/>
        <w:right w:val="none" w:sz="0" w:space="0" w:color="auto"/>
      </w:divBdr>
    </w:div>
    <w:div w:id="606232322">
      <w:bodyDiv w:val="1"/>
      <w:marLeft w:val="0"/>
      <w:marRight w:val="0"/>
      <w:marTop w:val="0"/>
      <w:marBottom w:val="0"/>
      <w:divBdr>
        <w:top w:val="none" w:sz="0" w:space="0" w:color="auto"/>
        <w:left w:val="none" w:sz="0" w:space="0" w:color="auto"/>
        <w:bottom w:val="none" w:sz="0" w:space="0" w:color="auto"/>
        <w:right w:val="none" w:sz="0" w:space="0" w:color="auto"/>
      </w:divBdr>
    </w:div>
    <w:div w:id="609436289">
      <w:bodyDiv w:val="1"/>
      <w:marLeft w:val="0"/>
      <w:marRight w:val="0"/>
      <w:marTop w:val="0"/>
      <w:marBottom w:val="0"/>
      <w:divBdr>
        <w:top w:val="none" w:sz="0" w:space="0" w:color="auto"/>
        <w:left w:val="none" w:sz="0" w:space="0" w:color="auto"/>
        <w:bottom w:val="none" w:sz="0" w:space="0" w:color="auto"/>
        <w:right w:val="none" w:sz="0" w:space="0" w:color="auto"/>
      </w:divBdr>
    </w:div>
    <w:div w:id="610205698">
      <w:bodyDiv w:val="1"/>
      <w:marLeft w:val="0"/>
      <w:marRight w:val="0"/>
      <w:marTop w:val="0"/>
      <w:marBottom w:val="0"/>
      <w:divBdr>
        <w:top w:val="none" w:sz="0" w:space="0" w:color="auto"/>
        <w:left w:val="none" w:sz="0" w:space="0" w:color="auto"/>
        <w:bottom w:val="none" w:sz="0" w:space="0" w:color="auto"/>
        <w:right w:val="none" w:sz="0" w:space="0" w:color="auto"/>
      </w:divBdr>
    </w:div>
    <w:div w:id="611279926">
      <w:bodyDiv w:val="1"/>
      <w:marLeft w:val="0"/>
      <w:marRight w:val="0"/>
      <w:marTop w:val="0"/>
      <w:marBottom w:val="0"/>
      <w:divBdr>
        <w:top w:val="none" w:sz="0" w:space="0" w:color="auto"/>
        <w:left w:val="none" w:sz="0" w:space="0" w:color="auto"/>
        <w:bottom w:val="none" w:sz="0" w:space="0" w:color="auto"/>
        <w:right w:val="none" w:sz="0" w:space="0" w:color="auto"/>
      </w:divBdr>
    </w:div>
    <w:div w:id="614101546">
      <w:bodyDiv w:val="1"/>
      <w:marLeft w:val="0"/>
      <w:marRight w:val="0"/>
      <w:marTop w:val="0"/>
      <w:marBottom w:val="0"/>
      <w:divBdr>
        <w:top w:val="none" w:sz="0" w:space="0" w:color="auto"/>
        <w:left w:val="none" w:sz="0" w:space="0" w:color="auto"/>
        <w:bottom w:val="none" w:sz="0" w:space="0" w:color="auto"/>
        <w:right w:val="none" w:sz="0" w:space="0" w:color="auto"/>
      </w:divBdr>
    </w:div>
    <w:div w:id="615064461">
      <w:bodyDiv w:val="1"/>
      <w:marLeft w:val="0"/>
      <w:marRight w:val="0"/>
      <w:marTop w:val="0"/>
      <w:marBottom w:val="0"/>
      <w:divBdr>
        <w:top w:val="none" w:sz="0" w:space="0" w:color="auto"/>
        <w:left w:val="none" w:sz="0" w:space="0" w:color="auto"/>
        <w:bottom w:val="none" w:sz="0" w:space="0" w:color="auto"/>
        <w:right w:val="none" w:sz="0" w:space="0" w:color="auto"/>
      </w:divBdr>
    </w:div>
    <w:div w:id="618148667">
      <w:bodyDiv w:val="1"/>
      <w:marLeft w:val="0"/>
      <w:marRight w:val="0"/>
      <w:marTop w:val="0"/>
      <w:marBottom w:val="0"/>
      <w:divBdr>
        <w:top w:val="none" w:sz="0" w:space="0" w:color="auto"/>
        <w:left w:val="none" w:sz="0" w:space="0" w:color="auto"/>
        <w:bottom w:val="none" w:sz="0" w:space="0" w:color="auto"/>
        <w:right w:val="none" w:sz="0" w:space="0" w:color="auto"/>
      </w:divBdr>
    </w:div>
    <w:div w:id="624122277">
      <w:bodyDiv w:val="1"/>
      <w:marLeft w:val="0"/>
      <w:marRight w:val="0"/>
      <w:marTop w:val="0"/>
      <w:marBottom w:val="0"/>
      <w:divBdr>
        <w:top w:val="none" w:sz="0" w:space="0" w:color="auto"/>
        <w:left w:val="none" w:sz="0" w:space="0" w:color="auto"/>
        <w:bottom w:val="none" w:sz="0" w:space="0" w:color="auto"/>
        <w:right w:val="none" w:sz="0" w:space="0" w:color="auto"/>
      </w:divBdr>
    </w:div>
    <w:div w:id="627245788">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976875">
      <w:bodyDiv w:val="1"/>
      <w:marLeft w:val="0"/>
      <w:marRight w:val="0"/>
      <w:marTop w:val="0"/>
      <w:marBottom w:val="0"/>
      <w:divBdr>
        <w:top w:val="none" w:sz="0" w:space="0" w:color="auto"/>
        <w:left w:val="none" w:sz="0" w:space="0" w:color="auto"/>
        <w:bottom w:val="none" w:sz="0" w:space="0" w:color="auto"/>
        <w:right w:val="none" w:sz="0" w:space="0" w:color="auto"/>
      </w:divBdr>
    </w:div>
    <w:div w:id="629016152">
      <w:bodyDiv w:val="1"/>
      <w:marLeft w:val="0"/>
      <w:marRight w:val="0"/>
      <w:marTop w:val="0"/>
      <w:marBottom w:val="0"/>
      <w:divBdr>
        <w:top w:val="none" w:sz="0" w:space="0" w:color="auto"/>
        <w:left w:val="none" w:sz="0" w:space="0" w:color="auto"/>
        <w:bottom w:val="none" w:sz="0" w:space="0" w:color="auto"/>
        <w:right w:val="none" w:sz="0" w:space="0" w:color="auto"/>
      </w:divBdr>
    </w:div>
    <w:div w:id="635061519">
      <w:bodyDiv w:val="1"/>
      <w:marLeft w:val="0"/>
      <w:marRight w:val="0"/>
      <w:marTop w:val="0"/>
      <w:marBottom w:val="0"/>
      <w:divBdr>
        <w:top w:val="none" w:sz="0" w:space="0" w:color="auto"/>
        <w:left w:val="none" w:sz="0" w:space="0" w:color="auto"/>
        <w:bottom w:val="none" w:sz="0" w:space="0" w:color="auto"/>
        <w:right w:val="none" w:sz="0" w:space="0" w:color="auto"/>
      </w:divBdr>
      <w:divsChild>
        <w:div w:id="1657225655">
          <w:marLeft w:val="480"/>
          <w:marRight w:val="0"/>
          <w:marTop w:val="0"/>
          <w:marBottom w:val="0"/>
          <w:divBdr>
            <w:top w:val="none" w:sz="0" w:space="0" w:color="auto"/>
            <w:left w:val="none" w:sz="0" w:space="0" w:color="auto"/>
            <w:bottom w:val="none" w:sz="0" w:space="0" w:color="auto"/>
            <w:right w:val="none" w:sz="0" w:space="0" w:color="auto"/>
          </w:divBdr>
        </w:div>
        <w:div w:id="722603762">
          <w:marLeft w:val="480"/>
          <w:marRight w:val="0"/>
          <w:marTop w:val="0"/>
          <w:marBottom w:val="0"/>
          <w:divBdr>
            <w:top w:val="none" w:sz="0" w:space="0" w:color="auto"/>
            <w:left w:val="none" w:sz="0" w:space="0" w:color="auto"/>
            <w:bottom w:val="none" w:sz="0" w:space="0" w:color="auto"/>
            <w:right w:val="none" w:sz="0" w:space="0" w:color="auto"/>
          </w:divBdr>
        </w:div>
        <w:div w:id="1962954783">
          <w:marLeft w:val="480"/>
          <w:marRight w:val="0"/>
          <w:marTop w:val="0"/>
          <w:marBottom w:val="0"/>
          <w:divBdr>
            <w:top w:val="none" w:sz="0" w:space="0" w:color="auto"/>
            <w:left w:val="none" w:sz="0" w:space="0" w:color="auto"/>
            <w:bottom w:val="none" w:sz="0" w:space="0" w:color="auto"/>
            <w:right w:val="none" w:sz="0" w:space="0" w:color="auto"/>
          </w:divBdr>
        </w:div>
        <w:div w:id="1177619961">
          <w:marLeft w:val="480"/>
          <w:marRight w:val="0"/>
          <w:marTop w:val="0"/>
          <w:marBottom w:val="0"/>
          <w:divBdr>
            <w:top w:val="none" w:sz="0" w:space="0" w:color="auto"/>
            <w:left w:val="none" w:sz="0" w:space="0" w:color="auto"/>
            <w:bottom w:val="none" w:sz="0" w:space="0" w:color="auto"/>
            <w:right w:val="none" w:sz="0" w:space="0" w:color="auto"/>
          </w:divBdr>
        </w:div>
        <w:div w:id="56974989">
          <w:marLeft w:val="480"/>
          <w:marRight w:val="0"/>
          <w:marTop w:val="0"/>
          <w:marBottom w:val="0"/>
          <w:divBdr>
            <w:top w:val="none" w:sz="0" w:space="0" w:color="auto"/>
            <w:left w:val="none" w:sz="0" w:space="0" w:color="auto"/>
            <w:bottom w:val="none" w:sz="0" w:space="0" w:color="auto"/>
            <w:right w:val="none" w:sz="0" w:space="0" w:color="auto"/>
          </w:divBdr>
        </w:div>
        <w:div w:id="2088765621">
          <w:marLeft w:val="480"/>
          <w:marRight w:val="0"/>
          <w:marTop w:val="0"/>
          <w:marBottom w:val="0"/>
          <w:divBdr>
            <w:top w:val="none" w:sz="0" w:space="0" w:color="auto"/>
            <w:left w:val="none" w:sz="0" w:space="0" w:color="auto"/>
            <w:bottom w:val="none" w:sz="0" w:space="0" w:color="auto"/>
            <w:right w:val="none" w:sz="0" w:space="0" w:color="auto"/>
          </w:divBdr>
        </w:div>
        <w:div w:id="570235528">
          <w:marLeft w:val="480"/>
          <w:marRight w:val="0"/>
          <w:marTop w:val="0"/>
          <w:marBottom w:val="0"/>
          <w:divBdr>
            <w:top w:val="none" w:sz="0" w:space="0" w:color="auto"/>
            <w:left w:val="none" w:sz="0" w:space="0" w:color="auto"/>
            <w:bottom w:val="none" w:sz="0" w:space="0" w:color="auto"/>
            <w:right w:val="none" w:sz="0" w:space="0" w:color="auto"/>
          </w:divBdr>
        </w:div>
        <w:div w:id="1686058868">
          <w:marLeft w:val="480"/>
          <w:marRight w:val="0"/>
          <w:marTop w:val="0"/>
          <w:marBottom w:val="0"/>
          <w:divBdr>
            <w:top w:val="none" w:sz="0" w:space="0" w:color="auto"/>
            <w:left w:val="none" w:sz="0" w:space="0" w:color="auto"/>
            <w:bottom w:val="none" w:sz="0" w:space="0" w:color="auto"/>
            <w:right w:val="none" w:sz="0" w:space="0" w:color="auto"/>
          </w:divBdr>
        </w:div>
        <w:div w:id="35980676">
          <w:marLeft w:val="480"/>
          <w:marRight w:val="0"/>
          <w:marTop w:val="0"/>
          <w:marBottom w:val="0"/>
          <w:divBdr>
            <w:top w:val="none" w:sz="0" w:space="0" w:color="auto"/>
            <w:left w:val="none" w:sz="0" w:space="0" w:color="auto"/>
            <w:bottom w:val="none" w:sz="0" w:space="0" w:color="auto"/>
            <w:right w:val="none" w:sz="0" w:space="0" w:color="auto"/>
          </w:divBdr>
        </w:div>
        <w:div w:id="300427922">
          <w:marLeft w:val="480"/>
          <w:marRight w:val="0"/>
          <w:marTop w:val="0"/>
          <w:marBottom w:val="0"/>
          <w:divBdr>
            <w:top w:val="none" w:sz="0" w:space="0" w:color="auto"/>
            <w:left w:val="none" w:sz="0" w:space="0" w:color="auto"/>
            <w:bottom w:val="none" w:sz="0" w:space="0" w:color="auto"/>
            <w:right w:val="none" w:sz="0" w:space="0" w:color="auto"/>
          </w:divBdr>
        </w:div>
        <w:div w:id="1238202135">
          <w:marLeft w:val="480"/>
          <w:marRight w:val="0"/>
          <w:marTop w:val="0"/>
          <w:marBottom w:val="0"/>
          <w:divBdr>
            <w:top w:val="none" w:sz="0" w:space="0" w:color="auto"/>
            <w:left w:val="none" w:sz="0" w:space="0" w:color="auto"/>
            <w:bottom w:val="none" w:sz="0" w:space="0" w:color="auto"/>
            <w:right w:val="none" w:sz="0" w:space="0" w:color="auto"/>
          </w:divBdr>
        </w:div>
        <w:div w:id="1386027330">
          <w:marLeft w:val="480"/>
          <w:marRight w:val="0"/>
          <w:marTop w:val="0"/>
          <w:marBottom w:val="0"/>
          <w:divBdr>
            <w:top w:val="none" w:sz="0" w:space="0" w:color="auto"/>
            <w:left w:val="none" w:sz="0" w:space="0" w:color="auto"/>
            <w:bottom w:val="none" w:sz="0" w:space="0" w:color="auto"/>
            <w:right w:val="none" w:sz="0" w:space="0" w:color="auto"/>
          </w:divBdr>
        </w:div>
        <w:div w:id="290792588">
          <w:marLeft w:val="480"/>
          <w:marRight w:val="0"/>
          <w:marTop w:val="0"/>
          <w:marBottom w:val="0"/>
          <w:divBdr>
            <w:top w:val="none" w:sz="0" w:space="0" w:color="auto"/>
            <w:left w:val="none" w:sz="0" w:space="0" w:color="auto"/>
            <w:bottom w:val="none" w:sz="0" w:space="0" w:color="auto"/>
            <w:right w:val="none" w:sz="0" w:space="0" w:color="auto"/>
          </w:divBdr>
        </w:div>
        <w:div w:id="865369774">
          <w:marLeft w:val="480"/>
          <w:marRight w:val="0"/>
          <w:marTop w:val="0"/>
          <w:marBottom w:val="0"/>
          <w:divBdr>
            <w:top w:val="none" w:sz="0" w:space="0" w:color="auto"/>
            <w:left w:val="none" w:sz="0" w:space="0" w:color="auto"/>
            <w:bottom w:val="none" w:sz="0" w:space="0" w:color="auto"/>
            <w:right w:val="none" w:sz="0" w:space="0" w:color="auto"/>
          </w:divBdr>
        </w:div>
        <w:div w:id="151221806">
          <w:marLeft w:val="480"/>
          <w:marRight w:val="0"/>
          <w:marTop w:val="0"/>
          <w:marBottom w:val="0"/>
          <w:divBdr>
            <w:top w:val="none" w:sz="0" w:space="0" w:color="auto"/>
            <w:left w:val="none" w:sz="0" w:space="0" w:color="auto"/>
            <w:bottom w:val="none" w:sz="0" w:space="0" w:color="auto"/>
            <w:right w:val="none" w:sz="0" w:space="0" w:color="auto"/>
          </w:divBdr>
        </w:div>
        <w:div w:id="1685521135">
          <w:marLeft w:val="480"/>
          <w:marRight w:val="0"/>
          <w:marTop w:val="0"/>
          <w:marBottom w:val="0"/>
          <w:divBdr>
            <w:top w:val="none" w:sz="0" w:space="0" w:color="auto"/>
            <w:left w:val="none" w:sz="0" w:space="0" w:color="auto"/>
            <w:bottom w:val="none" w:sz="0" w:space="0" w:color="auto"/>
            <w:right w:val="none" w:sz="0" w:space="0" w:color="auto"/>
          </w:divBdr>
        </w:div>
        <w:div w:id="63769937">
          <w:marLeft w:val="480"/>
          <w:marRight w:val="0"/>
          <w:marTop w:val="0"/>
          <w:marBottom w:val="0"/>
          <w:divBdr>
            <w:top w:val="none" w:sz="0" w:space="0" w:color="auto"/>
            <w:left w:val="none" w:sz="0" w:space="0" w:color="auto"/>
            <w:bottom w:val="none" w:sz="0" w:space="0" w:color="auto"/>
            <w:right w:val="none" w:sz="0" w:space="0" w:color="auto"/>
          </w:divBdr>
        </w:div>
        <w:div w:id="1701776894">
          <w:marLeft w:val="480"/>
          <w:marRight w:val="0"/>
          <w:marTop w:val="0"/>
          <w:marBottom w:val="0"/>
          <w:divBdr>
            <w:top w:val="none" w:sz="0" w:space="0" w:color="auto"/>
            <w:left w:val="none" w:sz="0" w:space="0" w:color="auto"/>
            <w:bottom w:val="none" w:sz="0" w:space="0" w:color="auto"/>
            <w:right w:val="none" w:sz="0" w:space="0" w:color="auto"/>
          </w:divBdr>
        </w:div>
        <w:div w:id="1170485511">
          <w:marLeft w:val="480"/>
          <w:marRight w:val="0"/>
          <w:marTop w:val="0"/>
          <w:marBottom w:val="0"/>
          <w:divBdr>
            <w:top w:val="none" w:sz="0" w:space="0" w:color="auto"/>
            <w:left w:val="none" w:sz="0" w:space="0" w:color="auto"/>
            <w:bottom w:val="none" w:sz="0" w:space="0" w:color="auto"/>
            <w:right w:val="none" w:sz="0" w:space="0" w:color="auto"/>
          </w:divBdr>
        </w:div>
        <w:div w:id="2116753408">
          <w:marLeft w:val="480"/>
          <w:marRight w:val="0"/>
          <w:marTop w:val="0"/>
          <w:marBottom w:val="0"/>
          <w:divBdr>
            <w:top w:val="none" w:sz="0" w:space="0" w:color="auto"/>
            <w:left w:val="none" w:sz="0" w:space="0" w:color="auto"/>
            <w:bottom w:val="none" w:sz="0" w:space="0" w:color="auto"/>
            <w:right w:val="none" w:sz="0" w:space="0" w:color="auto"/>
          </w:divBdr>
        </w:div>
        <w:div w:id="1202979406">
          <w:marLeft w:val="480"/>
          <w:marRight w:val="0"/>
          <w:marTop w:val="0"/>
          <w:marBottom w:val="0"/>
          <w:divBdr>
            <w:top w:val="none" w:sz="0" w:space="0" w:color="auto"/>
            <w:left w:val="none" w:sz="0" w:space="0" w:color="auto"/>
            <w:bottom w:val="none" w:sz="0" w:space="0" w:color="auto"/>
            <w:right w:val="none" w:sz="0" w:space="0" w:color="auto"/>
          </w:divBdr>
        </w:div>
        <w:div w:id="1794248145">
          <w:marLeft w:val="480"/>
          <w:marRight w:val="0"/>
          <w:marTop w:val="0"/>
          <w:marBottom w:val="0"/>
          <w:divBdr>
            <w:top w:val="none" w:sz="0" w:space="0" w:color="auto"/>
            <w:left w:val="none" w:sz="0" w:space="0" w:color="auto"/>
            <w:bottom w:val="none" w:sz="0" w:space="0" w:color="auto"/>
            <w:right w:val="none" w:sz="0" w:space="0" w:color="auto"/>
          </w:divBdr>
        </w:div>
        <w:div w:id="545260610">
          <w:marLeft w:val="480"/>
          <w:marRight w:val="0"/>
          <w:marTop w:val="0"/>
          <w:marBottom w:val="0"/>
          <w:divBdr>
            <w:top w:val="none" w:sz="0" w:space="0" w:color="auto"/>
            <w:left w:val="none" w:sz="0" w:space="0" w:color="auto"/>
            <w:bottom w:val="none" w:sz="0" w:space="0" w:color="auto"/>
            <w:right w:val="none" w:sz="0" w:space="0" w:color="auto"/>
          </w:divBdr>
        </w:div>
        <w:div w:id="1612325392">
          <w:marLeft w:val="480"/>
          <w:marRight w:val="0"/>
          <w:marTop w:val="0"/>
          <w:marBottom w:val="0"/>
          <w:divBdr>
            <w:top w:val="none" w:sz="0" w:space="0" w:color="auto"/>
            <w:left w:val="none" w:sz="0" w:space="0" w:color="auto"/>
            <w:bottom w:val="none" w:sz="0" w:space="0" w:color="auto"/>
            <w:right w:val="none" w:sz="0" w:space="0" w:color="auto"/>
          </w:divBdr>
        </w:div>
        <w:div w:id="1595358992">
          <w:marLeft w:val="480"/>
          <w:marRight w:val="0"/>
          <w:marTop w:val="0"/>
          <w:marBottom w:val="0"/>
          <w:divBdr>
            <w:top w:val="none" w:sz="0" w:space="0" w:color="auto"/>
            <w:left w:val="none" w:sz="0" w:space="0" w:color="auto"/>
            <w:bottom w:val="none" w:sz="0" w:space="0" w:color="auto"/>
            <w:right w:val="none" w:sz="0" w:space="0" w:color="auto"/>
          </w:divBdr>
        </w:div>
        <w:div w:id="1506048901">
          <w:marLeft w:val="480"/>
          <w:marRight w:val="0"/>
          <w:marTop w:val="0"/>
          <w:marBottom w:val="0"/>
          <w:divBdr>
            <w:top w:val="none" w:sz="0" w:space="0" w:color="auto"/>
            <w:left w:val="none" w:sz="0" w:space="0" w:color="auto"/>
            <w:bottom w:val="none" w:sz="0" w:space="0" w:color="auto"/>
            <w:right w:val="none" w:sz="0" w:space="0" w:color="auto"/>
          </w:divBdr>
        </w:div>
        <w:div w:id="1472792750">
          <w:marLeft w:val="480"/>
          <w:marRight w:val="0"/>
          <w:marTop w:val="0"/>
          <w:marBottom w:val="0"/>
          <w:divBdr>
            <w:top w:val="none" w:sz="0" w:space="0" w:color="auto"/>
            <w:left w:val="none" w:sz="0" w:space="0" w:color="auto"/>
            <w:bottom w:val="none" w:sz="0" w:space="0" w:color="auto"/>
            <w:right w:val="none" w:sz="0" w:space="0" w:color="auto"/>
          </w:divBdr>
        </w:div>
        <w:div w:id="2109618958">
          <w:marLeft w:val="480"/>
          <w:marRight w:val="0"/>
          <w:marTop w:val="0"/>
          <w:marBottom w:val="0"/>
          <w:divBdr>
            <w:top w:val="none" w:sz="0" w:space="0" w:color="auto"/>
            <w:left w:val="none" w:sz="0" w:space="0" w:color="auto"/>
            <w:bottom w:val="none" w:sz="0" w:space="0" w:color="auto"/>
            <w:right w:val="none" w:sz="0" w:space="0" w:color="auto"/>
          </w:divBdr>
        </w:div>
        <w:div w:id="764426579">
          <w:marLeft w:val="480"/>
          <w:marRight w:val="0"/>
          <w:marTop w:val="0"/>
          <w:marBottom w:val="0"/>
          <w:divBdr>
            <w:top w:val="none" w:sz="0" w:space="0" w:color="auto"/>
            <w:left w:val="none" w:sz="0" w:space="0" w:color="auto"/>
            <w:bottom w:val="none" w:sz="0" w:space="0" w:color="auto"/>
            <w:right w:val="none" w:sz="0" w:space="0" w:color="auto"/>
          </w:divBdr>
        </w:div>
        <w:div w:id="902449895">
          <w:marLeft w:val="480"/>
          <w:marRight w:val="0"/>
          <w:marTop w:val="0"/>
          <w:marBottom w:val="0"/>
          <w:divBdr>
            <w:top w:val="none" w:sz="0" w:space="0" w:color="auto"/>
            <w:left w:val="none" w:sz="0" w:space="0" w:color="auto"/>
            <w:bottom w:val="none" w:sz="0" w:space="0" w:color="auto"/>
            <w:right w:val="none" w:sz="0" w:space="0" w:color="auto"/>
          </w:divBdr>
        </w:div>
        <w:div w:id="452869324">
          <w:marLeft w:val="480"/>
          <w:marRight w:val="0"/>
          <w:marTop w:val="0"/>
          <w:marBottom w:val="0"/>
          <w:divBdr>
            <w:top w:val="none" w:sz="0" w:space="0" w:color="auto"/>
            <w:left w:val="none" w:sz="0" w:space="0" w:color="auto"/>
            <w:bottom w:val="none" w:sz="0" w:space="0" w:color="auto"/>
            <w:right w:val="none" w:sz="0" w:space="0" w:color="auto"/>
          </w:divBdr>
        </w:div>
        <w:div w:id="104621501">
          <w:marLeft w:val="480"/>
          <w:marRight w:val="0"/>
          <w:marTop w:val="0"/>
          <w:marBottom w:val="0"/>
          <w:divBdr>
            <w:top w:val="none" w:sz="0" w:space="0" w:color="auto"/>
            <w:left w:val="none" w:sz="0" w:space="0" w:color="auto"/>
            <w:bottom w:val="none" w:sz="0" w:space="0" w:color="auto"/>
            <w:right w:val="none" w:sz="0" w:space="0" w:color="auto"/>
          </w:divBdr>
        </w:div>
        <w:div w:id="879904724">
          <w:marLeft w:val="480"/>
          <w:marRight w:val="0"/>
          <w:marTop w:val="0"/>
          <w:marBottom w:val="0"/>
          <w:divBdr>
            <w:top w:val="none" w:sz="0" w:space="0" w:color="auto"/>
            <w:left w:val="none" w:sz="0" w:space="0" w:color="auto"/>
            <w:bottom w:val="none" w:sz="0" w:space="0" w:color="auto"/>
            <w:right w:val="none" w:sz="0" w:space="0" w:color="auto"/>
          </w:divBdr>
        </w:div>
      </w:divsChild>
    </w:div>
    <w:div w:id="638726092">
      <w:bodyDiv w:val="1"/>
      <w:marLeft w:val="0"/>
      <w:marRight w:val="0"/>
      <w:marTop w:val="0"/>
      <w:marBottom w:val="0"/>
      <w:divBdr>
        <w:top w:val="none" w:sz="0" w:space="0" w:color="auto"/>
        <w:left w:val="none" w:sz="0" w:space="0" w:color="auto"/>
        <w:bottom w:val="none" w:sz="0" w:space="0" w:color="auto"/>
        <w:right w:val="none" w:sz="0" w:space="0" w:color="auto"/>
      </w:divBdr>
    </w:div>
    <w:div w:id="643194812">
      <w:bodyDiv w:val="1"/>
      <w:marLeft w:val="0"/>
      <w:marRight w:val="0"/>
      <w:marTop w:val="0"/>
      <w:marBottom w:val="0"/>
      <w:divBdr>
        <w:top w:val="none" w:sz="0" w:space="0" w:color="auto"/>
        <w:left w:val="none" w:sz="0" w:space="0" w:color="auto"/>
        <w:bottom w:val="none" w:sz="0" w:space="0" w:color="auto"/>
        <w:right w:val="none" w:sz="0" w:space="0" w:color="auto"/>
      </w:divBdr>
    </w:div>
    <w:div w:id="644361060">
      <w:bodyDiv w:val="1"/>
      <w:marLeft w:val="0"/>
      <w:marRight w:val="0"/>
      <w:marTop w:val="0"/>
      <w:marBottom w:val="0"/>
      <w:divBdr>
        <w:top w:val="none" w:sz="0" w:space="0" w:color="auto"/>
        <w:left w:val="none" w:sz="0" w:space="0" w:color="auto"/>
        <w:bottom w:val="none" w:sz="0" w:space="0" w:color="auto"/>
        <w:right w:val="none" w:sz="0" w:space="0" w:color="auto"/>
      </w:divBdr>
      <w:divsChild>
        <w:div w:id="1931817037">
          <w:marLeft w:val="480"/>
          <w:marRight w:val="0"/>
          <w:marTop w:val="0"/>
          <w:marBottom w:val="0"/>
          <w:divBdr>
            <w:top w:val="none" w:sz="0" w:space="0" w:color="auto"/>
            <w:left w:val="none" w:sz="0" w:space="0" w:color="auto"/>
            <w:bottom w:val="none" w:sz="0" w:space="0" w:color="auto"/>
            <w:right w:val="none" w:sz="0" w:space="0" w:color="auto"/>
          </w:divBdr>
        </w:div>
        <w:div w:id="50857361">
          <w:marLeft w:val="480"/>
          <w:marRight w:val="0"/>
          <w:marTop w:val="0"/>
          <w:marBottom w:val="0"/>
          <w:divBdr>
            <w:top w:val="none" w:sz="0" w:space="0" w:color="auto"/>
            <w:left w:val="none" w:sz="0" w:space="0" w:color="auto"/>
            <w:bottom w:val="none" w:sz="0" w:space="0" w:color="auto"/>
            <w:right w:val="none" w:sz="0" w:space="0" w:color="auto"/>
          </w:divBdr>
        </w:div>
        <w:div w:id="57823171">
          <w:marLeft w:val="480"/>
          <w:marRight w:val="0"/>
          <w:marTop w:val="0"/>
          <w:marBottom w:val="0"/>
          <w:divBdr>
            <w:top w:val="none" w:sz="0" w:space="0" w:color="auto"/>
            <w:left w:val="none" w:sz="0" w:space="0" w:color="auto"/>
            <w:bottom w:val="none" w:sz="0" w:space="0" w:color="auto"/>
            <w:right w:val="none" w:sz="0" w:space="0" w:color="auto"/>
          </w:divBdr>
        </w:div>
        <w:div w:id="288783718">
          <w:marLeft w:val="480"/>
          <w:marRight w:val="0"/>
          <w:marTop w:val="0"/>
          <w:marBottom w:val="0"/>
          <w:divBdr>
            <w:top w:val="none" w:sz="0" w:space="0" w:color="auto"/>
            <w:left w:val="none" w:sz="0" w:space="0" w:color="auto"/>
            <w:bottom w:val="none" w:sz="0" w:space="0" w:color="auto"/>
            <w:right w:val="none" w:sz="0" w:space="0" w:color="auto"/>
          </w:divBdr>
        </w:div>
        <w:div w:id="1550188553">
          <w:marLeft w:val="480"/>
          <w:marRight w:val="0"/>
          <w:marTop w:val="0"/>
          <w:marBottom w:val="0"/>
          <w:divBdr>
            <w:top w:val="none" w:sz="0" w:space="0" w:color="auto"/>
            <w:left w:val="none" w:sz="0" w:space="0" w:color="auto"/>
            <w:bottom w:val="none" w:sz="0" w:space="0" w:color="auto"/>
            <w:right w:val="none" w:sz="0" w:space="0" w:color="auto"/>
          </w:divBdr>
        </w:div>
        <w:div w:id="1427076919">
          <w:marLeft w:val="480"/>
          <w:marRight w:val="0"/>
          <w:marTop w:val="0"/>
          <w:marBottom w:val="0"/>
          <w:divBdr>
            <w:top w:val="none" w:sz="0" w:space="0" w:color="auto"/>
            <w:left w:val="none" w:sz="0" w:space="0" w:color="auto"/>
            <w:bottom w:val="none" w:sz="0" w:space="0" w:color="auto"/>
            <w:right w:val="none" w:sz="0" w:space="0" w:color="auto"/>
          </w:divBdr>
        </w:div>
        <w:div w:id="459492179">
          <w:marLeft w:val="480"/>
          <w:marRight w:val="0"/>
          <w:marTop w:val="0"/>
          <w:marBottom w:val="0"/>
          <w:divBdr>
            <w:top w:val="none" w:sz="0" w:space="0" w:color="auto"/>
            <w:left w:val="none" w:sz="0" w:space="0" w:color="auto"/>
            <w:bottom w:val="none" w:sz="0" w:space="0" w:color="auto"/>
            <w:right w:val="none" w:sz="0" w:space="0" w:color="auto"/>
          </w:divBdr>
        </w:div>
        <w:div w:id="1361012885">
          <w:marLeft w:val="480"/>
          <w:marRight w:val="0"/>
          <w:marTop w:val="0"/>
          <w:marBottom w:val="0"/>
          <w:divBdr>
            <w:top w:val="none" w:sz="0" w:space="0" w:color="auto"/>
            <w:left w:val="none" w:sz="0" w:space="0" w:color="auto"/>
            <w:bottom w:val="none" w:sz="0" w:space="0" w:color="auto"/>
            <w:right w:val="none" w:sz="0" w:space="0" w:color="auto"/>
          </w:divBdr>
        </w:div>
        <w:div w:id="818618850">
          <w:marLeft w:val="480"/>
          <w:marRight w:val="0"/>
          <w:marTop w:val="0"/>
          <w:marBottom w:val="0"/>
          <w:divBdr>
            <w:top w:val="none" w:sz="0" w:space="0" w:color="auto"/>
            <w:left w:val="none" w:sz="0" w:space="0" w:color="auto"/>
            <w:bottom w:val="none" w:sz="0" w:space="0" w:color="auto"/>
            <w:right w:val="none" w:sz="0" w:space="0" w:color="auto"/>
          </w:divBdr>
        </w:div>
        <w:div w:id="2015526167">
          <w:marLeft w:val="480"/>
          <w:marRight w:val="0"/>
          <w:marTop w:val="0"/>
          <w:marBottom w:val="0"/>
          <w:divBdr>
            <w:top w:val="none" w:sz="0" w:space="0" w:color="auto"/>
            <w:left w:val="none" w:sz="0" w:space="0" w:color="auto"/>
            <w:bottom w:val="none" w:sz="0" w:space="0" w:color="auto"/>
            <w:right w:val="none" w:sz="0" w:space="0" w:color="auto"/>
          </w:divBdr>
        </w:div>
        <w:div w:id="111095543">
          <w:marLeft w:val="480"/>
          <w:marRight w:val="0"/>
          <w:marTop w:val="0"/>
          <w:marBottom w:val="0"/>
          <w:divBdr>
            <w:top w:val="none" w:sz="0" w:space="0" w:color="auto"/>
            <w:left w:val="none" w:sz="0" w:space="0" w:color="auto"/>
            <w:bottom w:val="none" w:sz="0" w:space="0" w:color="auto"/>
            <w:right w:val="none" w:sz="0" w:space="0" w:color="auto"/>
          </w:divBdr>
        </w:div>
        <w:div w:id="1383675798">
          <w:marLeft w:val="480"/>
          <w:marRight w:val="0"/>
          <w:marTop w:val="0"/>
          <w:marBottom w:val="0"/>
          <w:divBdr>
            <w:top w:val="none" w:sz="0" w:space="0" w:color="auto"/>
            <w:left w:val="none" w:sz="0" w:space="0" w:color="auto"/>
            <w:bottom w:val="none" w:sz="0" w:space="0" w:color="auto"/>
            <w:right w:val="none" w:sz="0" w:space="0" w:color="auto"/>
          </w:divBdr>
        </w:div>
        <w:div w:id="512764086">
          <w:marLeft w:val="480"/>
          <w:marRight w:val="0"/>
          <w:marTop w:val="0"/>
          <w:marBottom w:val="0"/>
          <w:divBdr>
            <w:top w:val="none" w:sz="0" w:space="0" w:color="auto"/>
            <w:left w:val="none" w:sz="0" w:space="0" w:color="auto"/>
            <w:bottom w:val="none" w:sz="0" w:space="0" w:color="auto"/>
            <w:right w:val="none" w:sz="0" w:space="0" w:color="auto"/>
          </w:divBdr>
        </w:div>
        <w:div w:id="1616517747">
          <w:marLeft w:val="480"/>
          <w:marRight w:val="0"/>
          <w:marTop w:val="0"/>
          <w:marBottom w:val="0"/>
          <w:divBdr>
            <w:top w:val="none" w:sz="0" w:space="0" w:color="auto"/>
            <w:left w:val="none" w:sz="0" w:space="0" w:color="auto"/>
            <w:bottom w:val="none" w:sz="0" w:space="0" w:color="auto"/>
            <w:right w:val="none" w:sz="0" w:space="0" w:color="auto"/>
          </w:divBdr>
        </w:div>
        <w:div w:id="1220482854">
          <w:marLeft w:val="480"/>
          <w:marRight w:val="0"/>
          <w:marTop w:val="0"/>
          <w:marBottom w:val="0"/>
          <w:divBdr>
            <w:top w:val="none" w:sz="0" w:space="0" w:color="auto"/>
            <w:left w:val="none" w:sz="0" w:space="0" w:color="auto"/>
            <w:bottom w:val="none" w:sz="0" w:space="0" w:color="auto"/>
            <w:right w:val="none" w:sz="0" w:space="0" w:color="auto"/>
          </w:divBdr>
        </w:div>
        <w:div w:id="419108026">
          <w:marLeft w:val="480"/>
          <w:marRight w:val="0"/>
          <w:marTop w:val="0"/>
          <w:marBottom w:val="0"/>
          <w:divBdr>
            <w:top w:val="none" w:sz="0" w:space="0" w:color="auto"/>
            <w:left w:val="none" w:sz="0" w:space="0" w:color="auto"/>
            <w:bottom w:val="none" w:sz="0" w:space="0" w:color="auto"/>
            <w:right w:val="none" w:sz="0" w:space="0" w:color="auto"/>
          </w:divBdr>
        </w:div>
        <w:div w:id="687826594">
          <w:marLeft w:val="480"/>
          <w:marRight w:val="0"/>
          <w:marTop w:val="0"/>
          <w:marBottom w:val="0"/>
          <w:divBdr>
            <w:top w:val="none" w:sz="0" w:space="0" w:color="auto"/>
            <w:left w:val="none" w:sz="0" w:space="0" w:color="auto"/>
            <w:bottom w:val="none" w:sz="0" w:space="0" w:color="auto"/>
            <w:right w:val="none" w:sz="0" w:space="0" w:color="auto"/>
          </w:divBdr>
        </w:div>
        <w:div w:id="222496854">
          <w:marLeft w:val="480"/>
          <w:marRight w:val="0"/>
          <w:marTop w:val="0"/>
          <w:marBottom w:val="0"/>
          <w:divBdr>
            <w:top w:val="none" w:sz="0" w:space="0" w:color="auto"/>
            <w:left w:val="none" w:sz="0" w:space="0" w:color="auto"/>
            <w:bottom w:val="none" w:sz="0" w:space="0" w:color="auto"/>
            <w:right w:val="none" w:sz="0" w:space="0" w:color="auto"/>
          </w:divBdr>
        </w:div>
        <w:div w:id="1407189402">
          <w:marLeft w:val="480"/>
          <w:marRight w:val="0"/>
          <w:marTop w:val="0"/>
          <w:marBottom w:val="0"/>
          <w:divBdr>
            <w:top w:val="none" w:sz="0" w:space="0" w:color="auto"/>
            <w:left w:val="none" w:sz="0" w:space="0" w:color="auto"/>
            <w:bottom w:val="none" w:sz="0" w:space="0" w:color="auto"/>
            <w:right w:val="none" w:sz="0" w:space="0" w:color="auto"/>
          </w:divBdr>
        </w:div>
        <w:div w:id="26414218">
          <w:marLeft w:val="480"/>
          <w:marRight w:val="0"/>
          <w:marTop w:val="0"/>
          <w:marBottom w:val="0"/>
          <w:divBdr>
            <w:top w:val="none" w:sz="0" w:space="0" w:color="auto"/>
            <w:left w:val="none" w:sz="0" w:space="0" w:color="auto"/>
            <w:bottom w:val="none" w:sz="0" w:space="0" w:color="auto"/>
            <w:right w:val="none" w:sz="0" w:space="0" w:color="auto"/>
          </w:divBdr>
        </w:div>
        <w:div w:id="530266108">
          <w:marLeft w:val="480"/>
          <w:marRight w:val="0"/>
          <w:marTop w:val="0"/>
          <w:marBottom w:val="0"/>
          <w:divBdr>
            <w:top w:val="none" w:sz="0" w:space="0" w:color="auto"/>
            <w:left w:val="none" w:sz="0" w:space="0" w:color="auto"/>
            <w:bottom w:val="none" w:sz="0" w:space="0" w:color="auto"/>
            <w:right w:val="none" w:sz="0" w:space="0" w:color="auto"/>
          </w:divBdr>
        </w:div>
        <w:div w:id="1348094705">
          <w:marLeft w:val="480"/>
          <w:marRight w:val="0"/>
          <w:marTop w:val="0"/>
          <w:marBottom w:val="0"/>
          <w:divBdr>
            <w:top w:val="none" w:sz="0" w:space="0" w:color="auto"/>
            <w:left w:val="none" w:sz="0" w:space="0" w:color="auto"/>
            <w:bottom w:val="none" w:sz="0" w:space="0" w:color="auto"/>
            <w:right w:val="none" w:sz="0" w:space="0" w:color="auto"/>
          </w:divBdr>
        </w:div>
        <w:div w:id="822965026">
          <w:marLeft w:val="480"/>
          <w:marRight w:val="0"/>
          <w:marTop w:val="0"/>
          <w:marBottom w:val="0"/>
          <w:divBdr>
            <w:top w:val="none" w:sz="0" w:space="0" w:color="auto"/>
            <w:left w:val="none" w:sz="0" w:space="0" w:color="auto"/>
            <w:bottom w:val="none" w:sz="0" w:space="0" w:color="auto"/>
            <w:right w:val="none" w:sz="0" w:space="0" w:color="auto"/>
          </w:divBdr>
        </w:div>
        <w:div w:id="2115855687">
          <w:marLeft w:val="480"/>
          <w:marRight w:val="0"/>
          <w:marTop w:val="0"/>
          <w:marBottom w:val="0"/>
          <w:divBdr>
            <w:top w:val="none" w:sz="0" w:space="0" w:color="auto"/>
            <w:left w:val="none" w:sz="0" w:space="0" w:color="auto"/>
            <w:bottom w:val="none" w:sz="0" w:space="0" w:color="auto"/>
            <w:right w:val="none" w:sz="0" w:space="0" w:color="auto"/>
          </w:divBdr>
        </w:div>
        <w:div w:id="100346421">
          <w:marLeft w:val="480"/>
          <w:marRight w:val="0"/>
          <w:marTop w:val="0"/>
          <w:marBottom w:val="0"/>
          <w:divBdr>
            <w:top w:val="none" w:sz="0" w:space="0" w:color="auto"/>
            <w:left w:val="none" w:sz="0" w:space="0" w:color="auto"/>
            <w:bottom w:val="none" w:sz="0" w:space="0" w:color="auto"/>
            <w:right w:val="none" w:sz="0" w:space="0" w:color="auto"/>
          </w:divBdr>
        </w:div>
        <w:div w:id="1258293859">
          <w:marLeft w:val="480"/>
          <w:marRight w:val="0"/>
          <w:marTop w:val="0"/>
          <w:marBottom w:val="0"/>
          <w:divBdr>
            <w:top w:val="none" w:sz="0" w:space="0" w:color="auto"/>
            <w:left w:val="none" w:sz="0" w:space="0" w:color="auto"/>
            <w:bottom w:val="none" w:sz="0" w:space="0" w:color="auto"/>
            <w:right w:val="none" w:sz="0" w:space="0" w:color="auto"/>
          </w:divBdr>
        </w:div>
        <w:div w:id="2067606339">
          <w:marLeft w:val="480"/>
          <w:marRight w:val="0"/>
          <w:marTop w:val="0"/>
          <w:marBottom w:val="0"/>
          <w:divBdr>
            <w:top w:val="none" w:sz="0" w:space="0" w:color="auto"/>
            <w:left w:val="none" w:sz="0" w:space="0" w:color="auto"/>
            <w:bottom w:val="none" w:sz="0" w:space="0" w:color="auto"/>
            <w:right w:val="none" w:sz="0" w:space="0" w:color="auto"/>
          </w:divBdr>
        </w:div>
        <w:div w:id="825363812">
          <w:marLeft w:val="480"/>
          <w:marRight w:val="0"/>
          <w:marTop w:val="0"/>
          <w:marBottom w:val="0"/>
          <w:divBdr>
            <w:top w:val="none" w:sz="0" w:space="0" w:color="auto"/>
            <w:left w:val="none" w:sz="0" w:space="0" w:color="auto"/>
            <w:bottom w:val="none" w:sz="0" w:space="0" w:color="auto"/>
            <w:right w:val="none" w:sz="0" w:space="0" w:color="auto"/>
          </w:divBdr>
        </w:div>
        <w:div w:id="956763584">
          <w:marLeft w:val="480"/>
          <w:marRight w:val="0"/>
          <w:marTop w:val="0"/>
          <w:marBottom w:val="0"/>
          <w:divBdr>
            <w:top w:val="none" w:sz="0" w:space="0" w:color="auto"/>
            <w:left w:val="none" w:sz="0" w:space="0" w:color="auto"/>
            <w:bottom w:val="none" w:sz="0" w:space="0" w:color="auto"/>
            <w:right w:val="none" w:sz="0" w:space="0" w:color="auto"/>
          </w:divBdr>
        </w:div>
        <w:div w:id="2034111788">
          <w:marLeft w:val="480"/>
          <w:marRight w:val="0"/>
          <w:marTop w:val="0"/>
          <w:marBottom w:val="0"/>
          <w:divBdr>
            <w:top w:val="none" w:sz="0" w:space="0" w:color="auto"/>
            <w:left w:val="none" w:sz="0" w:space="0" w:color="auto"/>
            <w:bottom w:val="none" w:sz="0" w:space="0" w:color="auto"/>
            <w:right w:val="none" w:sz="0" w:space="0" w:color="auto"/>
          </w:divBdr>
        </w:div>
        <w:div w:id="1183008039">
          <w:marLeft w:val="480"/>
          <w:marRight w:val="0"/>
          <w:marTop w:val="0"/>
          <w:marBottom w:val="0"/>
          <w:divBdr>
            <w:top w:val="none" w:sz="0" w:space="0" w:color="auto"/>
            <w:left w:val="none" w:sz="0" w:space="0" w:color="auto"/>
            <w:bottom w:val="none" w:sz="0" w:space="0" w:color="auto"/>
            <w:right w:val="none" w:sz="0" w:space="0" w:color="auto"/>
          </w:divBdr>
        </w:div>
        <w:div w:id="2099710779">
          <w:marLeft w:val="480"/>
          <w:marRight w:val="0"/>
          <w:marTop w:val="0"/>
          <w:marBottom w:val="0"/>
          <w:divBdr>
            <w:top w:val="none" w:sz="0" w:space="0" w:color="auto"/>
            <w:left w:val="none" w:sz="0" w:space="0" w:color="auto"/>
            <w:bottom w:val="none" w:sz="0" w:space="0" w:color="auto"/>
            <w:right w:val="none" w:sz="0" w:space="0" w:color="auto"/>
          </w:divBdr>
        </w:div>
        <w:div w:id="1629316394">
          <w:marLeft w:val="480"/>
          <w:marRight w:val="0"/>
          <w:marTop w:val="0"/>
          <w:marBottom w:val="0"/>
          <w:divBdr>
            <w:top w:val="none" w:sz="0" w:space="0" w:color="auto"/>
            <w:left w:val="none" w:sz="0" w:space="0" w:color="auto"/>
            <w:bottom w:val="none" w:sz="0" w:space="0" w:color="auto"/>
            <w:right w:val="none" w:sz="0" w:space="0" w:color="auto"/>
          </w:divBdr>
        </w:div>
      </w:divsChild>
    </w:div>
    <w:div w:id="645011004">
      <w:bodyDiv w:val="1"/>
      <w:marLeft w:val="0"/>
      <w:marRight w:val="0"/>
      <w:marTop w:val="0"/>
      <w:marBottom w:val="0"/>
      <w:divBdr>
        <w:top w:val="none" w:sz="0" w:space="0" w:color="auto"/>
        <w:left w:val="none" w:sz="0" w:space="0" w:color="auto"/>
        <w:bottom w:val="none" w:sz="0" w:space="0" w:color="auto"/>
        <w:right w:val="none" w:sz="0" w:space="0" w:color="auto"/>
      </w:divBdr>
    </w:div>
    <w:div w:id="647132312">
      <w:bodyDiv w:val="1"/>
      <w:marLeft w:val="0"/>
      <w:marRight w:val="0"/>
      <w:marTop w:val="0"/>
      <w:marBottom w:val="0"/>
      <w:divBdr>
        <w:top w:val="none" w:sz="0" w:space="0" w:color="auto"/>
        <w:left w:val="none" w:sz="0" w:space="0" w:color="auto"/>
        <w:bottom w:val="none" w:sz="0" w:space="0" w:color="auto"/>
        <w:right w:val="none" w:sz="0" w:space="0" w:color="auto"/>
      </w:divBdr>
    </w:div>
    <w:div w:id="647705629">
      <w:bodyDiv w:val="1"/>
      <w:marLeft w:val="0"/>
      <w:marRight w:val="0"/>
      <w:marTop w:val="0"/>
      <w:marBottom w:val="0"/>
      <w:divBdr>
        <w:top w:val="none" w:sz="0" w:space="0" w:color="auto"/>
        <w:left w:val="none" w:sz="0" w:space="0" w:color="auto"/>
        <w:bottom w:val="none" w:sz="0" w:space="0" w:color="auto"/>
        <w:right w:val="none" w:sz="0" w:space="0" w:color="auto"/>
      </w:divBdr>
    </w:div>
    <w:div w:id="652684888">
      <w:bodyDiv w:val="1"/>
      <w:marLeft w:val="0"/>
      <w:marRight w:val="0"/>
      <w:marTop w:val="0"/>
      <w:marBottom w:val="0"/>
      <w:divBdr>
        <w:top w:val="none" w:sz="0" w:space="0" w:color="auto"/>
        <w:left w:val="none" w:sz="0" w:space="0" w:color="auto"/>
        <w:bottom w:val="none" w:sz="0" w:space="0" w:color="auto"/>
        <w:right w:val="none" w:sz="0" w:space="0" w:color="auto"/>
      </w:divBdr>
    </w:div>
    <w:div w:id="656878212">
      <w:bodyDiv w:val="1"/>
      <w:marLeft w:val="0"/>
      <w:marRight w:val="0"/>
      <w:marTop w:val="0"/>
      <w:marBottom w:val="0"/>
      <w:divBdr>
        <w:top w:val="none" w:sz="0" w:space="0" w:color="auto"/>
        <w:left w:val="none" w:sz="0" w:space="0" w:color="auto"/>
        <w:bottom w:val="none" w:sz="0" w:space="0" w:color="auto"/>
        <w:right w:val="none" w:sz="0" w:space="0" w:color="auto"/>
      </w:divBdr>
    </w:div>
    <w:div w:id="662390269">
      <w:bodyDiv w:val="1"/>
      <w:marLeft w:val="0"/>
      <w:marRight w:val="0"/>
      <w:marTop w:val="0"/>
      <w:marBottom w:val="0"/>
      <w:divBdr>
        <w:top w:val="none" w:sz="0" w:space="0" w:color="auto"/>
        <w:left w:val="none" w:sz="0" w:space="0" w:color="auto"/>
        <w:bottom w:val="none" w:sz="0" w:space="0" w:color="auto"/>
        <w:right w:val="none" w:sz="0" w:space="0" w:color="auto"/>
      </w:divBdr>
    </w:div>
    <w:div w:id="662660672">
      <w:bodyDiv w:val="1"/>
      <w:marLeft w:val="0"/>
      <w:marRight w:val="0"/>
      <w:marTop w:val="0"/>
      <w:marBottom w:val="0"/>
      <w:divBdr>
        <w:top w:val="none" w:sz="0" w:space="0" w:color="auto"/>
        <w:left w:val="none" w:sz="0" w:space="0" w:color="auto"/>
        <w:bottom w:val="none" w:sz="0" w:space="0" w:color="auto"/>
        <w:right w:val="none" w:sz="0" w:space="0" w:color="auto"/>
      </w:divBdr>
    </w:div>
    <w:div w:id="665859460">
      <w:bodyDiv w:val="1"/>
      <w:marLeft w:val="0"/>
      <w:marRight w:val="0"/>
      <w:marTop w:val="0"/>
      <w:marBottom w:val="0"/>
      <w:divBdr>
        <w:top w:val="none" w:sz="0" w:space="0" w:color="auto"/>
        <w:left w:val="none" w:sz="0" w:space="0" w:color="auto"/>
        <w:bottom w:val="none" w:sz="0" w:space="0" w:color="auto"/>
        <w:right w:val="none" w:sz="0" w:space="0" w:color="auto"/>
      </w:divBdr>
    </w:div>
    <w:div w:id="666177625">
      <w:bodyDiv w:val="1"/>
      <w:marLeft w:val="0"/>
      <w:marRight w:val="0"/>
      <w:marTop w:val="0"/>
      <w:marBottom w:val="0"/>
      <w:divBdr>
        <w:top w:val="none" w:sz="0" w:space="0" w:color="auto"/>
        <w:left w:val="none" w:sz="0" w:space="0" w:color="auto"/>
        <w:bottom w:val="none" w:sz="0" w:space="0" w:color="auto"/>
        <w:right w:val="none" w:sz="0" w:space="0" w:color="auto"/>
      </w:divBdr>
    </w:div>
    <w:div w:id="666517700">
      <w:bodyDiv w:val="1"/>
      <w:marLeft w:val="0"/>
      <w:marRight w:val="0"/>
      <w:marTop w:val="0"/>
      <w:marBottom w:val="0"/>
      <w:divBdr>
        <w:top w:val="none" w:sz="0" w:space="0" w:color="auto"/>
        <w:left w:val="none" w:sz="0" w:space="0" w:color="auto"/>
        <w:bottom w:val="none" w:sz="0" w:space="0" w:color="auto"/>
        <w:right w:val="none" w:sz="0" w:space="0" w:color="auto"/>
      </w:divBdr>
    </w:div>
    <w:div w:id="667636644">
      <w:bodyDiv w:val="1"/>
      <w:marLeft w:val="0"/>
      <w:marRight w:val="0"/>
      <w:marTop w:val="0"/>
      <w:marBottom w:val="0"/>
      <w:divBdr>
        <w:top w:val="none" w:sz="0" w:space="0" w:color="auto"/>
        <w:left w:val="none" w:sz="0" w:space="0" w:color="auto"/>
        <w:bottom w:val="none" w:sz="0" w:space="0" w:color="auto"/>
        <w:right w:val="none" w:sz="0" w:space="0" w:color="auto"/>
      </w:divBdr>
    </w:div>
    <w:div w:id="673842663">
      <w:bodyDiv w:val="1"/>
      <w:marLeft w:val="0"/>
      <w:marRight w:val="0"/>
      <w:marTop w:val="0"/>
      <w:marBottom w:val="0"/>
      <w:divBdr>
        <w:top w:val="none" w:sz="0" w:space="0" w:color="auto"/>
        <w:left w:val="none" w:sz="0" w:space="0" w:color="auto"/>
        <w:bottom w:val="none" w:sz="0" w:space="0" w:color="auto"/>
        <w:right w:val="none" w:sz="0" w:space="0" w:color="auto"/>
      </w:divBdr>
    </w:div>
    <w:div w:id="676463352">
      <w:bodyDiv w:val="1"/>
      <w:marLeft w:val="0"/>
      <w:marRight w:val="0"/>
      <w:marTop w:val="0"/>
      <w:marBottom w:val="0"/>
      <w:divBdr>
        <w:top w:val="none" w:sz="0" w:space="0" w:color="auto"/>
        <w:left w:val="none" w:sz="0" w:space="0" w:color="auto"/>
        <w:bottom w:val="none" w:sz="0" w:space="0" w:color="auto"/>
        <w:right w:val="none" w:sz="0" w:space="0" w:color="auto"/>
      </w:divBdr>
    </w:div>
    <w:div w:id="685525474">
      <w:bodyDiv w:val="1"/>
      <w:marLeft w:val="0"/>
      <w:marRight w:val="0"/>
      <w:marTop w:val="0"/>
      <w:marBottom w:val="0"/>
      <w:divBdr>
        <w:top w:val="none" w:sz="0" w:space="0" w:color="auto"/>
        <w:left w:val="none" w:sz="0" w:space="0" w:color="auto"/>
        <w:bottom w:val="none" w:sz="0" w:space="0" w:color="auto"/>
        <w:right w:val="none" w:sz="0" w:space="0" w:color="auto"/>
      </w:divBdr>
    </w:div>
    <w:div w:id="685668264">
      <w:bodyDiv w:val="1"/>
      <w:marLeft w:val="0"/>
      <w:marRight w:val="0"/>
      <w:marTop w:val="0"/>
      <w:marBottom w:val="0"/>
      <w:divBdr>
        <w:top w:val="none" w:sz="0" w:space="0" w:color="auto"/>
        <w:left w:val="none" w:sz="0" w:space="0" w:color="auto"/>
        <w:bottom w:val="none" w:sz="0" w:space="0" w:color="auto"/>
        <w:right w:val="none" w:sz="0" w:space="0" w:color="auto"/>
      </w:divBdr>
    </w:div>
    <w:div w:id="688720728">
      <w:bodyDiv w:val="1"/>
      <w:marLeft w:val="0"/>
      <w:marRight w:val="0"/>
      <w:marTop w:val="0"/>
      <w:marBottom w:val="0"/>
      <w:divBdr>
        <w:top w:val="none" w:sz="0" w:space="0" w:color="auto"/>
        <w:left w:val="none" w:sz="0" w:space="0" w:color="auto"/>
        <w:bottom w:val="none" w:sz="0" w:space="0" w:color="auto"/>
        <w:right w:val="none" w:sz="0" w:space="0" w:color="auto"/>
      </w:divBdr>
    </w:div>
    <w:div w:id="690256761">
      <w:bodyDiv w:val="1"/>
      <w:marLeft w:val="0"/>
      <w:marRight w:val="0"/>
      <w:marTop w:val="0"/>
      <w:marBottom w:val="0"/>
      <w:divBdr>
        <w:top w:val="none" w:sz="0" w:space="0" w:color="auto"/>
        <w:left w:val="none" w:sz="0" w:space="0" w:color="auto"/>
        <w:bottom w:val="none" w:sz="0" w:space="0" w:color="auto"/>
        <w:right w:val="none" w:sz="0" w:space="0" w:color="auto"/>
      </w:divBdr>
    </w:div>
    <w:div w:id="690377787">
      <w:bodyDiv w:val="1"/>
      <w:marLeft w:val="0"/>
      <w:marRight w:val="0"/>
      <w:marTop w:val="0"/>
      <w:marBottom w:val="0"/>
      <w:divBdr>
        <w:top w:val="none" w:sz="0" w:space="0" w:color="auto"/>
        <w:left w:val="none" w:sz="0" w:space="0" w:color="auto"/>
        <w:bottom w:val="none" w:sz="0" w:space="0" w:color="auto"/>
        <w:right w:val="none" w:sz="0" w:space="0" w:color="auto"/>
      </w:divBdr>
    </w:div>
    <w:div w:id="695276950">
      <w:bodyDiv w:val="1"/>
      <w:marLeft w:val="0"/>
      <w:marRight w:val="0"/>
      <w:marTop w:val="0"/>
      <w:marBottom w:val="0"/>
      <w:divBdr>
        <w:top w:val="none" w:sz="0" w:space="0" w:color="auto"/>
        <w:left w:val="none" w:sz="0" w:space="0" w:color="auto"/>
        <w:bottom w:val="none" w:sz="0" w:space="0" w:color="auto"/>
        <w:right w:val="none" w:sz="0" w:space="0" w:color="auto"/>
      </w:divBdr>
    </w:div>
    <w:div w:id="709888556">
      <w:bodyDiv w:val="1"/>
      <w:marLeft w:val="0"/>
      <w:marRight w:val="0"/>
      <w:marTop w:val="0"/>
      <w:marBottom w:val="0"/>
      <w:divBdr>
        <w:top w:val="none" w:sz="0" w:space="0" w:color="auto"/>
        <w:left w:val="none" w:sz="0" w:space="0" w:color="auto"/>
        <w:bottom w:val="none" w:sz="0" w:space="0" w:color="auto"/>
        <w:right w:val="none" w:sz="0" w:space="0" w:color="auto"/>
      </w:divBdr>
    </w:div>
    <w:div w:id="710110624">
      <w:bodyDiv w:val="1"/>
      <w:marLeft w:val="0"/>
      <w:marRight w:val="0"/>
      <w:marTop w:val="0"/>
      <w:marBottom w:val="0"/>
      <w:divBdr>
        <w:top w:val="none" w:sz="0" w:space="0" w:color="auto"/>
        <w:left w:val="none" w:sz="0" w:space="0" w:color="auto"/>
        <w:bottom w:val="none" w:sz="0" w:space="0" w:color="auto"/>
        <w:right w:val="none" w:sz="0" w:space="0" w:color="auto"/>
      </w:divBdr>
    </w:div>
    <w:div w:id="712461621">
      <w:bodyDiv w:val="1"/>
      <w:marLeft w:val="0"/>
      <w:marRight w:val="0"/>
      <w:marTop w:val="0"/>
      <w:marBottom w:val="0"/>
      <w:divBdr>
        <w:top w:val="none" w:sz="0" w:space="0" w:color="auto"/>
        <w:left w:val="none" w:sz="0" w:space="0" w:color="auto"/>
        <w:bottom w:val="none" w:sz="0" w:space="0" w:color="auto"/>
        <w:right w:val="none" w:sz="0" w:space="0" w:color="auto"/>
      </w:divBdr>
    </w:div>
    <w:div w:id="716783681">
      <w:bodyDiv w:val="1"/>
      <w:marLeft w:val="0"/>
      <w:marRight w:val="0"/>
      <w:marTop w:val="0"/>
      <w:marBottom w:val="0"/>
      <w:divBdr>
        <w:top w:val="none" w:sz="0" w:space="0" w:color="auto"/>
        <w:left w:val="none" w:sz="0" w:space="0" w:color="auto"/>
        <w:bottom w:val="none" w:sz="0" w:space="0" w:color="auto"/>
        <w:right w:val="none" w:sz="0" w:space="0" w:color="auto"/>
      </w:divBdr>
    </w:div>
    <w:div w:id="719211959">
      <w:bodyDiv w:val="1"/>
      <w:marLeft w:val="0"/>
      <w:marRight w:val="0"/>
      <w:marTop w:val="0"/>
      <w:marBottom w:val="0"/>
      <w:divBdr>
        <w:top w:val="none" w:sz="0" w:space="0" w:color="auto"/>
        <w:left w:val="none" w:sz="0" w:space="0" w:color="auto"/>
        <w:bottom w:val="none" w:sz="0" w:space="0" w:color="auto"/>
        <w:right w:val="none" w:sz="0" w:space="0" w:color="auto"/>
      </w:divBdr>
    </w:div>
    <w:div w:id="720322521">
      <w:bodyDiv w:val="1"/>
      <w:marLeft w:val="0"/>
      <w:marRight w:val="0"/>
      <w:marTop w:val="0"/>
      <w:marBottom w:val="0"/>
      <w:divBdr>
        <w:top w:val="none" w:sz="0" w:space="0" w:color="auto"/>
        <w:left w:val="none" w:sz="0" w:space="0" w:color="auto"/>
        <w:bottom w:val="none" w:sz="0" w:space="0" w:color="auto"/>
        <w:right w:val="none" w:sz="0" w:space="0" w:color="auto"/>
      </w:divBdr>
    </w:div>
    <w:div w:id="723483351">
      <w:bodyDiv w:val="1"/>
      <w:marLeft w:val="0"/>
      <w:marRight w:val="0"/>
      <w:marTop w:val="0"/>
      <w:marBottom w:val="0"/>
      <w:divBdr>
        <w:top w:val="none" w:sz="0" w:space="0" w:color="auto"/>
        <w:left w:val="none" w:sz="0" w:space="0" w:color="auto"/>
        <w:bottom w:val="none" w:sz="0" w:space="0" w:color="auto"/>
        <w:right w:val="none" w:sz="0" w:space="0" w:color="auto"/>
      </w:divBdr>
    </w:div>
    <w:div w:id="724567768">
      <w:bodyDiv w:val="1"/>
      <w:marLeft w:val="0"/>
      <w:marRight w:val="0"/>
      <w:marTop w:val="0"/>
      <w:marBottom w:val="0"/>
      <w:divBdr>
        <w:top w:val="none" w:sz="0" w:space="0" w:color="auto"/>
        <w:left w:val="none" w:sz="0" w:space="0" w:color="auto"/>
        <w:bottom w:val="none" w:sz="0" w:space="0" w:color="auto"/>
        <w:right w:val="none" w:sz="0" w:space="0" w:color="auto"/>
      </w:divBdr>
    </w:div>
    <w:div w:id="724640184">
      <w:bodyDiv w:val="1"/>
      <w:marLeft w:val="0"/>
      <w:marRight w:val="0"/>
      <w:marTop w:val="0"/>
      <w:marBottom w:val="0"/>
      <w:divBdr>
        <w:top w:val="none" w:sz="0" w:space="0" w:color="auto"/>
        <w:left w:val="none" w:sz="0" w:space="0" w:color="auto"/>
        <w:bottom w:val="none" w:sz="0" w:space="0" w:color="auto"/>
        <w:right w:val="none" w:sz="0" w:space="0" w:color="auto"/>
      </w:divBdr>
    </w:div>
    <w:div w:id="727270266">
      <w:bodyDiv w:val="1"/>
      <w:marLeft w:val="0"/>
      <w:marRight w:val="0"/>
      <w:marTop w:val="0"/>
      <w:marBottom w:val="0"/>
      <w:divBdr>
        <w:top w:val="none" w:sz="0" w:space="0" w:color="auto"/>
        <w:left w:val="none" w:sz="0" w:space="0" w:color="auto"/>
        <w:bottom w:val="none" w:sz="0" w:space="0" w:color="auto"/>
        <w:right w:val="none" w:sz="0" w:space="0" w:color="auto"/>
      </w:divBdr>
    </w:div>
    <w:div w:id="727806878">
      <w:bodyDiv w:val="1"/>
      <w:marLeft w:val="0"/>
      <w:marRight w:val="0"/>
      <w:marTop w:val="0"/>
      <w:marBottom w:val="0"/>
      <w:divBdr>
        <w:top w:val="none" w:sz="0" w:space="0" w:color="auto"/>
        <w:left w:val="none" w:sz="0" w:space="0" w:color="auto"/>
        <w:bottom w:val="none" w:sz="0" w:space="0" w:color="auto"/>
        <w:right w:val="none" w:sz="0" w:space="0" w:color="auto"/>
      </w:divBdr>
    </w:div>
    <w:div w:id="732048747">
      <w:bodyDiv w:val="1"/>
      <w:marLeft w:val="0"/>
      <w:marRight w:val="0"/>
      <w:marTop w:val="0"/>
      <w:marBottom w:val="0"/>
      <w:divBdr>
        <w:top w:val="none" w:sz="0" w:space="0" w:color="auto"/>
        <w:left w:val="none" w:sz="0" w:space="0" w:color="auto"/>
        <w:bottom w:val="none" w:sz="0" w:space="0" w:color="auto"/>
        <w:right w:val="none" w:sz="0" w:space="0" w:color="auto"/>
      </w:divBdr>
    </w:div>
    <w:div w:id="732234235">
      <w:bodyDiv w:val="1"/>
      <w:marLeft w:val="0"/>
      <w:marRight w:val="0"/>
      <w:marTop w:val="0"/>
      <w:marBottom w:val="0"/>
      <w:divBdr>
        <w:top w:val="none" w:sz="0" w:space="0" w:color="auto"/>
        <w:left w:val="none" w:sz="0" w:space="0" w:color="auto"/>
        <w:bottom w:val="none" w:sz="0" w:space="0" w:color="auto"/>
        <w:right w:val="none" w:sz="0" w:space="0" w:color="auto"/>
      </w:divBdr>
    </w:div>
    <w:div w:id="733044398">
      <w:bodyDiv w:val="1"/>
      <w:marLeft w:val="0"/>
      <w:marRight w:val="0"/>
      <w:marTop w:val="0"/>
      <w:marBottom w:val="0"/>
      <w:divBdr>
        <w:top w:val="none" w:sz="0" w:space="0" w:color="auto"/>
        <w:left w:val="none" w:sz="0" w:space="0" w:color="auto"/>
        <w:bottom w:val="none" w:sz="0" w:space="0" w:color="auto"/>
        <w:right w:val="none" w:sz="0" w:space="0" w:color="auto"/>
      </w:divBdr>
      <w:divsChild>
        <w:div w:id="1984384102">
          <w:marLeft w:val="480"/>
          <w:marRight w:val="0"/>
          <w:marTop w:val="0"/>
          <w:marBottom w:val="0"/>
          <w:divBdr>
            <w:top w:val="none" w:sz="0" w:space="0" w:color="auto"/>
            <w:left w:val="none" w:sz="0" w:space="0" w:color="auto"/>
            <w:bottom w:val="none" w:sz="0" w:space="0" w:color="auto"/>
            <w:right w:val="none" w:sz="0" w:space="0" w:color="auto"/>
          </w:divBdr>
        </w:div>
        <w:div w:id="305818236">
          <w:marLeft w:val="480"/>
          <w:marRight w:val="0"/>
          <w:marTop w:val="0"/>
          <w:marBottom w:val="0"/>
          <w:divBdr>
            <w:top w:val="none" w:sz="0" w:space="0" w:color="auto"/>
            <w:left w:val="none" w:sz="0" w:space="0" w:color="auto"/>
            <w:bottom w:val="none" w:sz="0" w:space="0" w:color="auto"/>
            <w:right w:val="none" w:sz="0" w:space="0" w:color="auto"/>
          </w:divBdr>
        </w:div>
        <w:div w:id="1036388085">
          <w:marLeft w:val="480"/>
          <w:marRight w:val="0"/>
          <w:marTop w:val="0"/>
          <w:marBottom w:val="0"/>
          <w:divBdr>
            <w:top w:val="none" w:sz="0" w:space="0" w:color="auto"/>
            <w:left w:val="none" w:sz="0" w:space="0" w:color="auto"/>
            <w:bottom w:val="none" w:sz="0" w:space="0" w:color="auto"/>
            <w:right w:val="none" w:sz="0" w:space="0" w:color="auto"/>
          </w:divBdr>
        </w:div>
        <w:div w:id="2038386918">
          <w:marLeft w:val="480"/>
          <w:marRight w:val="0"/>
          <w:marTop w:val="0"/>
          <w:marBottom w:val="0"/>
          <w:divBdr>
            <w:top w:val="none" w:sz="0" w:space="0" w:color="auto"/>
            <w:left w:val="none" w:sz="0" w:space="0" w:color="auto"/>
            <w:bottom w:val="none" w:sz="0" w:space="0" w:color="auto"/>
            <w:right w:val="none" w:sz="0" w:space="0" w:color="auto"/>
          </w:divBdr>
        </w:div>
        <w:div w:id="585387748">
          <w:marLeft w:val="480"/>
          <w:marRight w:val="0"/>
          <w:marTop w:val="0"/>
          <w:marBottom w:val="0"/>
          <w:divBdr>
            <w:top w:val="none" w:sz="0" w:space="0" w:color="auto"/>
            <w:left w:val="none" w:sz="0" w:space="0" w:color="auto"/>
            <w:bottom w:val="none" w:sz="0" w:space="0" w:color="auto"/>
            <w:right w:val="none" w:sz="0" w:space="0" w:color="auto"/>
          </w:divBdr>
        </w:div>
        <w:div w:id="467818210">
          <w:marLeft w:val="480"/>
          <w:marRight w:val="0"/>
          <w:marTop w:val="0"/>
          <w:marBottom w:val="0"/>
          <w:divBdr>
            <w:top w:val="none" w:sz="0" w:space="0" w:color="auto"/>
            <w:left w:val="none" w:sz="0" w:space="0" w:color="auto"/>
            <w:bottom w:val="none" w:sz="0" w:space="0" w:color="auto"/>
            <w:right w:val="none" w:sz="0" w:space="0" w:color="auto"/>
          </w:divBdr>
        </w:div>
        <w:div w:id="1230382952">
          <w:marLeft w:val="480"/>
          <w:marRight w:val="0"/>
          <w:marTop w:val="0"/>
          <w:marBottom w:val="0"/>
          <w:divBdr>
            <w:top w:val="none" w:sz="0" w:space="0" w:color="auto"/>
            <w:left w:val="none" w:sz="0" w:space="0" w:color="auto"/>
            <w:bottom w:val="none" w:sz="0" w:space="0" w:color="auto"/>
            <w:right w:val="none" w:sz="0" w:space="0" w:color="auto"/>
          </w:divBdr>
        </w:div>
        <w:div w:id="1205948414">
          <w:marLeft w:val="480"/>
          <w:marRight w:val="0"/>
          <w:marTop w:val="0"/>
          <w:marBottom w:val="0"/>
          <w:divBdr>
            <w:top w:val="none" w:sz="0" w:space="0" w:color="auto"/>
            <w:left w:val="none" w:sz="0" w:space="0" w:color="auto"/>
            <w:bottom w:val="none" w:sz="0" w:space="0" w:color="auto"/>
            <w:right w:val="none" w:sz="0" w:space="0" w:color="auto"/>
          </w:divBdr>
        </w:div>
        <w:div w:id="1896625112">
          <w:marLeft w:val="480"/>
          <w:marRight w:val="0"/>
          <w:marTop w:val="0"/>
          <w:marBottom w:val="0"/>
          <w:divBdr>
            <w:top w:val="none" w:sz="0" w:space="0" w:color="auto"/>
            <w:left w:val="none" w:sz="0" w:space="0" w:color="auto"/>
            <w:bottom w:val="none" w:sz="0" w:space="0" w:color="auto"/>
            <w:right w:val="none" w:sz="0" w:space="0" w:color="auto"/>
          </w:divBdr>
        </w:div>
        <w:div w:id="1875188749">
          <w:marLeft w:val="480"/>
          <w:marRight w:val="0"/>
          <w:marTop w:val="0"/>
          <w:marBottom w:val="0"/>
          <w:divBdr>
            <w:top w:val="none" w:sz="0" w:space="0" w:color="auto"/>
            <w:left w:val="none" w:sz="0" w:space="0" w:color="auto"/>
            <w:bottom w:val="none" w:sz="0" w:space="0" w:color="auto"/>
            <w:right w:val="none" w:sz="0" w:space="0" w:color="auto"/>
          </w:divBdr>
        </w:div>
        <w:div w:id="880242463">
          <w:marLeft w:val="480"/>
          <w:marRight w:val="0"/>
          <w:marTop w:val="0"/>
          <w:marBottom w:val="0"/>
          <w:divBdr>
            <w:top w:val="none" w:sz="0" w:space="0" w:color="auto"/>
            <w:left w:val="none" w:sz="0" w:space="0" w:color="auto"/>
            <w:bottom w:val="none" w:sz="0" w:space="0" w:color="auto"/>
            <w:right w:val="none" w:sz="0" w:space="0" w:color="auto"/>
          </w:divBdr>
        </w:div>
        <w:div w:id="666977667">
          <w:marLeft w:val="480"/>
          <w:marRight w:val="0"/>
          <w:marTop w:val="0"/>
          <w:marBottom w:val="0"/>
          <w:divBdr>
            <w:top w:val="none" w:sz="0" w:space="0" w:color="auto"/>
            <w:left w:val="none" w:sz="0" w:space="0" w:color="auto"/>
            <w:bottom w:val="none" w:sz="0" w:space="0" w:color="auto"/>
            <w:right w:val="none" w:sz="0" w:space="0" w:color="auto"/>
          </w:divBdr>
        </w:div>
        <w:div w:id="1211958278">
          <w:marLeft w:val="480"/>
          <w:marRight w:val="0"/>
          <w:marTop w:val="0"/>
          <w:marBottom w:val="0"/>
          <w:divBdr>
            <w:top w:val="none" w:sz="0" w:space="0" w:color="auto"/>
            <w:left w:val="none" w:sz="0" w:space="0" w:color="auto"/>
            <w:bottom w:val="none" w:sz="0" w:space="0" w:color="auto"/>
            <w:right w:val="none" w:sz="0" w:space="0" w:color="auto"/>
          </w:divBdr>
        </w:div>
        <w:div w:id="1801417858">
          <w:marLeft w:val="480"/>
          <w:marRight w:val="0"/>
          <w:marTop w:val="0"/>
          <w:marBottom w:val="0"/>
          <w:divBdr>
            <w:top w:val="none" w:sz="0" w:space="0" w:color="auto"/>
            <w:left w:val="none" w:sz="0" w:space="0" w:color="auto"/>
            <w:bottom w:val="none" w:sz="0" w:space="0" w:color="auto"/>
            <w:right w:val="none" w:sz="0" w:space="0" w:color="auto"/>
          </w:divBdr>
        </w:div>
        <w:div w:id="1211309414">
          <w:marLeft w:val="480"/>
          <w:marRight w:val="0"/>
          <w:marTop w:val="0"/>
          <w:marBottom w:val="0"/>
          <w:divBdr>
            <w:top w:val="none" w:sz="0" w:space="0" w:color="auto"/>
            <w:left w:val="none" w:sz="0" w:space="0" w:color="auto"/>
            <w:bottom w:val="none" w:sz="0" w:space="0" w:color="auto"/>
            <w:right w:val="none" w:sz="0" w:space="0" w:color="auto"/>
          </w:divBdr>
        </w:div>
        <w:div w:id="1505123187">
          <w:marLeft w:val="480"/>
          <w:marRight w:val="0"/>
          <w:marTop w:val="0"/>
          <w:marBottom w:val="0"/>
          <w:divBdr>
            <w:top w:val="none" w:sz="0" w:space="0" w:color="auto"/>
            <w:left w:val="none" w:sz="0" w:space="0" w:color="auto"/>
            <w:bottom w:val="none" w:sz="0" w:space="0" w:color="auto"/>
            <w:right w:val="none" w:sz="0" w:space="0" w:color="auto"/>
          </w:divBdr>
        </w:div>
        <w:div w:id="1951157099">
          <w:marLeft w:val="480"/>
          <w:marRight w:val="0"/>
          <w:marTop w:val="0"/>
          <w:marBottom w:val="0"/>
          <w:divBdr>
            <w:top w:val="none" w:sz="0" w:space="0" w:color="auto"/>
            <w:left w:val="none" w:sz="0" w:space="0" w:color="auto"/>
            <w:bottom w:val="none" w:sz="0" w:space="0" w:color="auto"/>
            <w:right w:val="none" w:sz="0" w:space="0" w:color="auto"/>
          </w:divBdr>
        </w:div>
        <w:div w:id="1863863056">
          <w:marLeft w:val="480"/>
          <w:marRight w:val="0"/>
          <w:marTop w:val="0"/>
          <w:marBottom w:val="0"/>
          <w:divBdr>
            <w:top w:val="none" w:sz="0" w:space="0" w:color="auto"/>
            <w:left w:val="none" w:sz="0" w:space="0" w:color="auto"/>
            <w:bottom w:val="none" w:sz="0" w:space="0" w:color="auto"/>
            <w:right w:val="none" w:sz="0" w:space="0" w:color="auto"/>
          </w:divBdr>
        </w:div>
        <w:div w:id="806894489">
          <w:marLeft w:val="480"/>
          <w:marRight w:val="0"/>
          <w:marTop w:val="0"/>
          <w:marBottom w:val="0"/>
          <w:divBdr>
            <w:top w:val="none" w:sz="0" w:space="0" w:color="auto"/>
            <w:left w:val="none" w:sz="0" w:space="0" w:color="auto"/>
            <w:bottom w:val="none" w:sz="0" w:space="0" w:color="auto"/>
            <w:right w:val="none" w:sz="0" w:space="0" w:color="auto"/>
          </w:divBdr>
        </w:div>
        <w:div w:id="106631840">
          <w:marLeft w:val="480"/>
          <w:marRight w:val="0"/>
          <w:marTop w:val="0"/>
          <w:marBottom w:val="0"/>
          <w:divBdr>
            <w:top w:val="none" w:sz="0" w:space="0" w:color="auto"/>
            <w:left w:val="none" w:sz="0" w:space="0" w:color="auto"/>
            <w:bottom w:val="none" w:sz="0" w:space="0" w:color="auto"/>
            <w:right w:val="none" w:sz="0" w:space="0" w:color="auto"/>
          </w:divBdr>
        </w:div>
        <w:div w:id="107091696">
          <w:marLeft w:val="480"/>
          <w:marRight w:val="0"/>
          <w:marTop w:val="0"/>
          <w:marBottom w:val="0"/>
          <w:divBdr>
            <w:top w:val="none" w:sz="0" w:space="0" w:color="auto"/>
            <w:left w:val="none" w:sz="0" w:space="0" w:color="auto"/>
            <w:bottom w:val="none" w:sz="0" w:space="0" w:color="auto"/>
            <w:right w:val="none" w:sz="0" w:space="0" w:color="auto"/>
          </w:divBdr>
        </w:div>
        <w:div w:id="42412914">
          <w:marLeft w:val="480"/>
          <w:marRight w:val="0"/>
          <w:marTop w:val="0"/>
          <w:marBottom w:val="0"/>
          <w:divBdr>
            <w:top w:val="none" w:sz="0" w:space="0" w:color="auto"/>
            <w:left w:val="none" w:sz="0" w:space="0" w:color="auto"/>
            <w:bottom w:val="none" w:sz="0" w:space="0" w:color="auto"/>
            <w:right w:val="none" w:sz="0" w:space="0" w:color="auto"/>
          </w:divBdr>
        </w:div>
        <w:div w:id="1253245260">
          <w:marLeft w:val="480"/>
          <w:marRight w:val="0"/>
          <w:marTop w:val="0"/>
          <w:marBottom w:val="0"/>
          <w:divBdr>
            <w:top w:val="none" w:sz="0" w:space="0" w:color="auto"/>
            <w:left w:val="none" w:sz="0" w:space="0" w:color="auto"/>
            <w:bottom w:val="none" w:sz="0" w:space="0" w:color="auto"/>
            <w:right w:val="none" w:sz="0" w:space="0" w:color="auto"/>
          </w:divBdr>
        </w:div>
        <w:div w:id="1024669626">
          <w:marLeft w:val="480"/>
          <w:marRight w:val="0"/>
          <w:marTop w:val="0"/>
          <w:marBottom w:val="0"/>
          <w:divBdr>
            <w:top w:val="none" w:sz="0" w:space="0" w:color="auto"/>
            <w:left w:val="none" w:sz="0" w:space="0" w:color="auto"/>
            <w:bottom w:val="none" w:sz="0" w:space="0" w:color="auto"/>
            <w:right w:val="none" w:sz="0" w:space="0" w:color="auto"/>
          </w:divBdr>
        </w:div>
        <w:div w:id="1861771502">
          <w:marLeft w:val="480"/>
          <w:marRight w:val="0"/>
          <w:marTop w:val="0"/>
          <w:marBottom w:val="0"/>
          <w:divBdr>
            <w:top w:val="none" w:sz="0" w:space="0" w:color="auto"/>
            <w:left w:val="none" w:sz="0" w:space="0" w:color="auto"/>
            <w:bottom w:val="none" w:sz="0" w:space="0" w:color="auto"/>
            <w:right w:val="none" w:sz="0" w:space="0" w:color="auto"/>
          </w:divBdr>
        </w:div>
        <w:div w:id="489637023">
          <w:marLeft w:val="480"/>
          <w:marRight w:val="0"/>
          <w:marTop w:val="0"/>
          <w:marBottom w:val="0"/>
          <w:divBdr>
            <w:top w:val="none" w:sz="0" w:space="0" w:color="auto"/>
            <w:left w:val="none" w:sz="0" w:space="0" w:color="auto"/>
            <w:bottom w:val="none" w:sz="0" w:space="0" w:color="auto"/>
            <w:right w:val="none" w:sz="0" w:space="0" w:color="auto"/>
          </w:divBdr>
        </w:div>
        <w:div w:id="885028312">
          <w:marLeft w:val="480"/>
          <w:marRight w:val="0"/>
          <w:marTop w:val="0"/>
          <w:marBottom w:val="0"/>
          <w:divBdr>
            <w:top w:val="none" w:sz="0" w:space="0" w:color="auto"/>
            <w:left w:val="none" w:sz="0" w:space="0" w:color="auto"/>
            <w:bottom w:val="none" w:sz="0" w:space="0" w:color="auto"/>
            <w:right w:val="none" w:sz="0" w:space="0" w:color="auto"/>
          </w:divBdr>
        </w:div>
        <w:div w:id="156384034">
          <w:marLeft w:val="480"/>
          <w:marRight w:val="0"/>
          <w:marTop w:val="0"/>
          <w:marBottom w:val="0"/>
          <w:divBdr>
            <w:top w:val="none" w:sz="0" w:space="0" w:color="auto"/>
            <w:left w:val="none" w:sz="0" w:space="0" w:color="auto"/>
            <w:bottom w:val="none" w:sz="0" w:space="0" w:color="auto"/>
            <w:right w:val="none" w:sz="0" w:space="0" w:color="auto"/>
          </w:divBdr>
        </w:div>
        <w:div w:id="280455148">
          <w:marLeft w:val="480"/>
          <w:marRight w:val="0"/>
          <w:marTop w:val="0"/>
          <w:marBottom w:val="0"/>
          <w:divBdr>
            <w:top w:val="none" w:sz="0" w:space="0" w:color="auto"/>
            <w:left w:val="none" w:sz="0" w:space="0" w:color="auto"/>
            <w:bottom w:val="none" w:sz="0" w:space="0" w:color="auto"/>
            <w:right w:val="none" w:sz="0" w:space="0" w:color="auto"/>
          </w:divBdr>
        </w:div>
        <w:div w:id="46075659">
          <w:marLeft w:val="480"/>
          <w:marRight w:val="0"/>
          <w:marTop w:val="0"/>
          <w:marBottom w:val="0"/>
          <w:divBdr>
            <w:top w:val="none" w:sz="0" w:space="0" w:color="auto"/>
            <w:left w:val="none" w:sz="0" w:space="0" w:color="auto"/>
            <w:bottom w:val="none" w:sz="0" w:space="0" w:color="auto"/>
            <w:right w:val="none" w:sz="0" w:space="0" w:color="auto"/>
          </w:divBdr>
        </w:div>
        <w:div w:id="584849510">
          <w:marLeft w:val="480"/>
          <w:marRight w:val="0"/>
          <w:marTop w:val="0"/>
          <w:marBottom w:val="0"/>
          <w:divBdr>
            <w:top w:val="none" w:sz="0" w:space="0" w:color="auto"/>
            <w:left w:val="none" w:sz="0" w:space="0" w:color="auto"/>
            <w:bottom w:val="none" w:sz="0" w:space="0" w:color="auto"/>
            <w:right w:val="none" w:sz="0" w:space="0" w:color="auto"/>
          </w:divBdr>
        </w:div>
        <w:div w:id="2138453321">
          <w:marLeft w:val="480"/>
          <w:marRight w:val="0"/>
          <w:marTop w:val="0"/>
          <w:marBottom w:val="0"/>
          <w:divBdr>
            <w:top w:val="none" w:sz="0" w:space="0" w:color="auto"/>
            <w:left w:val="none" w:sz="0" w:space="0" w:color="auto"/>
            <w:bottom w:val="none" w:sz="0" w:space="0" w:color="auto"/>
            <w:right w:val="none" w:sz="0" w:space="0" w:color="auto"/>
          </w:divBdr>
        </w:div>
        <w:div w:id="1336497075">
          <w:marLeft w:val="480"/>
          <w:marRight w:val="0"/>
          <w:marTop w:val="0"/>
          <w:marBottom w:val="0"/>
          <w:divBdr>
            <w:top w:val="none" w:sz="0" w:space="0" w:color="auto"/>
            <w:left w:val="none" w:sz="0" w:space="0" w:color="auto"/>
            <w:bottom w:val="none" w:sz="0" w:space="0" w:color="auto"/>
            <w:right w:val="none" w:sz="0" w:space="0" w:color="auto"/>
          </w:divBdr>
        </w:div>
      </w:divsChild>
    </w:div>
    <w:div w:id="734469109">
      <w:bodyDiv w:val="1"/>
      <w:marLeft w:val="0"/>
      <w:marRight w:val="0"/>
      <w:marTop w:val="0"/>
      <w:marBottom w:val="0"/>
      <w:divBdr>
        <w:top w:val="none" w:sz="0" w:space="0" w:color="auto"/>
        <w:left w:val="none" w:sz="0" w:space="0" w:color="auto"/>
        <w:bottom w:val="none" w:sz="0" w:space="0" w:color="auto"/>
        <w:right w:val="none" w:sz="0" w:space="0" w:color="auto"/>
      </w:divBdr>
    </w:div>
    <w:div w:id="734738366">
      <w:bodyDiv w:val="1"/>
      <w:marLeft w:val="0"/>
      <w:marRight w:val="0"/>
      <w:marTop w:val="0"/>
      <w:marBottom w:val="0"/>
      <w:divBdr>
        <w:top w:val="none" w:sz="0" w:space="0" w:color="auto"/>
        <w:left w:val="none" w:sz="0" w:space="0" w:color="auto"/>
        <w:bottom w:val="none" w:sz="0" w:space="0" w:color="auto"/>
        <w:right w:val="none" w:sz="0" w:space="0" w:color="auto"/>
      </w:divBdr>
    </w:div>
    <w:div w:id="737361768">
      <w:bodyDiv w:val="1"/>
      <w:marLeft w:val="0"/>
      <w:marRight w:val="0"/>
      <w:marTop w:val="0"/>
      <w:marBottom w:val="0"/>
      <w:divBdr>
        <w:top w:val="none" w:sz="0" w:space="0" w:color="auto"/>
        <w:left w:val="none" w:sz="0" w:space="0" w:color="auto"/>
        <w:bottom w:val="none" w:sz="0" w:space="0" w:color="auto"/>
        <w:right w:val="none" w:sz="0" w:space="0" w:color="auto"/>
      </w:divBdr>
    </w:div>
    <w:div w:id="738480784">
      <w:bodyDiv w:val="1"/>
      <w:marLeft w:val="0"/>
      <w:marRight w:val="0"/>
      <w:marTop w:val="0"/>
      <w:marBottom w:val="0"/>
      <w:divBdr>
        <w:top w:val="none" w:sz="0" w:space="0" w:color="auto"/>
        <w:left w:val="none" w:sz="0" w:space="0" w:color="auto"/>
        <w:bottom w:val="none" w:sz="0" w:space="0" w:color="auto"/>
        <w:right w:val="none" w:sz="0" w:space="0" w:color="auto"/>
      </w:divBdr>
    </w:div>
    <w:div w:id="739258032">
      <w:bodyDiv w:val="1"/>
      <w:marLeft w:val="0"/>
      <w:marRight w:val="0"/>
      <w:marTop w:val="0"/>
      <w:marBottom w:val="0"/>
      <w:divBdr>
        <w:top w:val="none" w:sz="0" w:space="0" w:color="auto"/>
        <w:left w:val="none" w:sz="0" w:space="0" w:color="auto"/>
        <w:bottom w:val="none" w:sz="0" w:space="0" w:color="auto"/>
        <w:right w:val="none" w:sz="0" w:space="0" w:color="auto"/>
      </w:divBdr>
    </w:div>
    <w:div w:id="741761598">
      <w:bodyDiv w:val="1"/>
      <w:marLeft w:val="0"/>
      <w:marRight w:val="0"/>
      <w:marTop w:val="0"/>
      <w:marBottom w:val="0"/>
      <w:divBdr>
        <w:top w:val="none" w:sz="0" w:space="0" w:color="auto"/>
        <w:left w:val="none" w:sz="0" w:space="0" w:color="auto"/>
        <w:bottom w:val="none" w:sz="0" w:space="0" w:color="auto"/>
        <w:right w:val="none" w:sz="0" w:space="0" w:color="auto"/>
      </w:divBdr>
    </w:div>
    <w:div w:id="742333801">
      <w:bodyDiv w:val="1"/>
      <w:marLeft w:val="0"/>
      <w:marRight w:val="0"/>
      <w:marTop w:val="0"/>
      <w:marBottom w:val="0"/>
      <w:divBdr>
        <w:top w:val="none" w:sz="0" w:space="0" w:color="auto"/>
        <w:left w:val="none" w:sz="0" w:space="0" w:color="auto"/>
        <w:bottom w:val="none" w:sz="0" w:space="0" w:color="auto"/>
        <w:right w:val="none" w:sz="0" w:space="0" w:color="auto"/>
      </w:divBdr>
    </w:div>
    <w:div w:id="748235497">
      <w:bodyDiv w:val="1"/>
      <w:marLeft w:val="0"/>
      <w:marRight w:val="0"/>
      <w:marTop w:val="0"/>
      <w:marBottom w:val="0"/>
      <w:divBdr>
        <w:top w:val="none" w:sz="0" w:space="0" w:color="auto"/>
        <w:left w:val="none" w:sz="0" w:space="0" w:color="auto"/>
        <w:bottom w:val="none" w:sz="0" w:space="0" w:color="auto"/>
        <w:right w:val="none" w:sz="0" w:space="0" w:color="auto"/>
      </w:divBdr>
    </w:div>
    <w:div w:id="754209264">
      <w:bodyDiv w:val="1"/>
      <w:marLeft w:val="0"/>
      <w:marRight w:val="0"/>
      <w:marTop w:val="0"/>
      <w:marBottom w:val="0"/>
      <w:divBdr>
        <w:top w:val="none" w:sz="0" w:space="0" w:color="auto"/>
        <w:left w:val="none" w:sz="0" w:space="0" w:color="auto"/>
        <w:bottom w:val="none" w:sz="0" w:space="0" w:color="auto"/>
        <w:right w:val="none" w:sz="0" w:space="0" w:color="auto"/>
      </w:divBdr>
    </w:div>
    <w:div w:id="755903871">
      <w:bodyDiv w:val="1"/>
      <w:marLeft w:val="0"/>
      <w:marRight w:val="0"/>
      <w:marTop w:val="0"/>
      <w:marBottom w:val="0"/>
      <w:divBdr>
        <w:top w:val="none" w:sz="0" w:space="0" w:color="auto"/>
        <w:left w:val="none" w:sz="0" w:space="0" w:color="auto"/>
        <w:bottom w:val="none" w:sz="0" w:space="0" w:color="auto"/>
        <w:right w:val="none" w:sz="0" w:space="0" w:color="auto"/>
      </w:divBdr>
    </w:div>
    <w:div w:id="760686185">
      <w:bodyDiv w:val="1"/>
      <w:marLeft w:val="0"/>
      <w:marRight w:val="0"/>
      <w:marTop w:val="0"/>
      <w:marBottom w:val="0"/>
      <w:divBdr>
        <w:top w:val="none" w:sz="0" w:space="0" w:color="auto"/>
        <w:left w:val="none" w:sz="0" w:space="0" w:color="auto"/>
        <w:bottom w:val="none" w:sz="0" w:space="0" w:color="auto"/>
        <w:right w:val="none" w:sz="0" w:space="0" w:color="auto"/>
      </w:divBdr>
    </w:div>
    <w:div w:id="762530857">
      <w:bodyDiv w:val="1"/>
      <w:marLeft w:val="0"/>
      <w:marRight w:val="0"/>
      <w:marTop w:val="0"/>
      <w:marBottom w:val="0"/>
      <w:divBdr>
        <w:top w:val="none" w:sz="0" w:space="0" w:color="auto"/>
        <w:left w:val="none" w:sz="0" w:space="0" w:color="auto"/>
        <w:bottom w:val="none" w:sz="0" w:space="0" w:color="auto"/>
        <w:right w:val="none" w:sz="0" w:space="0" w:color="auto"/>
      </w:divBdr>
    </w:div>
    <w:div w:id="766344153">
      <w:bodyDiv w:val="1"/>
      <w:marLeft w:val="0"/>
      <w:marRight w:val="0"/>
      <w:marTop w:val="0"/>
      <w:marBottom w:val="0"/>
      <w:divBdr>
        <w:top w:val="none" w:sz="0" w:space="0" w:color="auto"/>
        <w:left w:val="none" w:sz="0" w:space="0" w:color="auto"/>
        <w:bottom w:val="none" w:sz="0" w:space="0" w:color="auto"/>
        <w:right w:val="none" w:sz="0" w:space="0" w:color="auto"/>
      </w:divBdr>
    </w:div>
    <w:div w:id="768503439">
      <w:bodyDiv w:val="1"/>
      <w:marLeft w:val="0"/>
      <w:marRight w:val="0"/>
      <w:marTop w:val="0"/>
      <w:marBottom w:val="0"/>
      <w:divBdr>
        <w:top w:val="none" w:sz="0" w:space="0" w:color="auto"/>
        <w:left w:val="none" w:sz="0" w:space="0" w:color="auto"/>
        <w:bottom w:val="none" w:sz="0" w:space="0" w:color="auto"/>
        <w:right w:val="none" w:sz="0" w:space="0" w:color="auto"/>
      </w:divBdr>
    </w:div>
    <w:div w:id="774448527">
      <w:bodyDiv w:val="1"/>
      <w:marLeft w:val="0"/>
      <w:marRight w:val="0"/>
      <w:marTop w:val="0"/>
      <w:marBottom w:val="0"/>
      <w:divBdr>
        <w:top w:val="none" w:sz="0" w:space="0" w:color="auto"/>
        <w:left w:val="none" w:sz="0" w:space="0" w:color="auto"/>
        <w:bottom w:val="none" w:sz="0" w:space="0" w:color="auto"/>
        <w:right w:val="none" w:sz="0" w:space="0" w:color="auto"/>
      </w:divBdr>
    </w:div>
    <w:div w:id="776103415">
      <w:bodyDiv w:val="1"/>
      <w:marLeft w:val="0"/>
      <w:marRight w:val="0"/>
      <w:marTop w:val="0"/>
      <w:marBottom w:val="0"/>
      <w:divBdr>
        <w:top w:val="none" w:sz="0" w:space="0" w:color="auto"/>
        <w:left w:val="none" w:sz="0" w:space="0" w:color="auto"/>
        <w:bottom w:val="none" w:sz="0" w:space="0" w:color="auto"/>
        <w:right w:val="none" w:sz="0" w:space="0" w:color="auto"/>
      </w:divBdr>
    </w:div>
    <w:div w:id="778838651">
      <w:bodyDiv w:val="1"/>
      <w:marLeft w:val="0"/>
      <w:marRight w:val="0"/>
      <w:marTop w:val="0"/>
      <w:marBottom w:val="0"/>
      <w:divBdr>
        <w:top w:val="none" w:sz="0" w:space="0" w:color="auto"/>
        <w:left w:val="none" w:sz="0" w:space="0" w:color="auto"/>
        <w:bottom w:val="none" w:sz="0" w:space="0" w:color="auto"/>
        <w:right w:val="none" w:sz="0" w:space="0" w:color="auto"/>
      </w:divBdr>
    </w:div>
    <w:div w:id="779377541">
      <w:bodyDiv w:val="1"/>
      <w:marLeft w:val="0"/>
      <w:marRight w:val="0"/>
      <w:marTop w:val="0"/>
      <w:marBottom w:val="0"/>
      <w:divBdr>
        <w:top w:val="none" w:sz="0" w:space="0" w:color="auto"/>
        <w:left w:val="none" w:sz="0" w:space="0" w:color="auto"/>
        <w:bottom w:val="none" w:sz="0" w:space="0" w:color="auto"/>
        <w:right w:val="none" w:sz="0" w:space="0" w:color="auto"/>
      </w:divBdr>
    </w:div>
    <w:div w:id="780033091">
      <w:bodyDiv w:val="1"/>
      <w:marLeft w:val="0"/>
      <w:marRight w:val="0"/>
      <w:marTop w:val="0"/>
      <w:marBottom w:val="0"/>
      <w:divBdr>
        <w:top w:val="none" w:sz="0" w:space="0" w:color="auto"/>
        <w:left w:val="none" w:sz="0" w:space="0" w:color="auto"/>
        <w:bottom w:val="none" w:sz="0" w:space="0" w:color="auto"/>
        <w:right w:val="none" w:sz="0" w:space="0" w:color="auto"/>
      </w:divBdr>
    </w:div>
    <w:div w:id="780416782">
      <w:bodyDiv w:val="1"/>
      <w:marLeft w:val="0"/>
      <w:marRight w:val="0"/>
      <w:marTop w:val="0"/>
      <w:marBottom w:val="0"/>
      <w:divBdr>
        <w:top w:val="none" w:sz="0" w:space="0" w:color="auto"/>
        <w:left w:val="none" w:sz="0" w:space="0" w:color="auto"/>
        <w:bottom w:val="none" w:sz="0" w:space="0" w:color="auto"/>
        <w:right w:val="none" w:sz="0" w:space="0" w:color="auto"/>
      </w:divBdr>
    </w:div>
    <w:div w:id="781072700">
      <w:bodyDiv w:val="1"/>
      <w:marLeft w:val="0"/>
      <w:marRight w:val="0"/>
      <w:marTop w:val="0"/>
      <w:marBottom w:val="0"/>
      <w:divBdr>
        <w:top w:val="none" w:sz="0" w:space="0" w:color="auto"/>
        <w:left w:val="none" w:sz="0" w:space="0" w:color="auto"/>
        <w:bottom w:val="none" w:sz="0" w:space="0" w:color="auto"/>
        <w:right w:val="none" w:sz="0" w:space="0" w:color="auto"/>
      </w:divBdr>
    </w:div>
    <w:div w:id="782383198">
      <w:bodyDiv w:val="1"/>
      <w:marLeft w:val="0"/>
      <w:marRight w:val="0"/>
      <w:marTop w:val="0"/>
      <w:marBottom w:val="0"/>
      <w:divBdr>
        <w:top w:val="none" w:sz="0" w:space="0" w:color="auto"/>
        <w:left w:val="none" w:sz="0" w:space="0" w:color="auto"/>
        <w:bottom w:val="none" w:sz="0" w:space="0" w:color="auto"/>
        <w:right w:val="none" w:sz="0" w:space="0" w:color="auto"/>
      </w:divBdr>
    </w:div>
    <w:div w:id="783041946">
      <w:bodyDiv w:val="1"/>
      <w:marLeft w:val="0"/>
      <w:marRight w:val="0"/>
      <w:marTop w:val="0"/>
      <w:marBottom w:val="0"/>
      <w:divBdr>
        <w:top w:val="none" w:sz="0" w:space="0" w:color="auto"/>
        <w:left w:val="none" w:sz="0" w:space="0" w:color="auto"/>
        <w:bottom w:val="none" w:sz="0" w:space="0" w:color="auto"/>
        <w:right w:val="none" w:sz="0" w:space="0" w:color="auto"/>
      </w:divBdr>
    </w:div>
    <w:div w:id="783352585">
      <w:bodyDiv w:val="1"/>
      <w:marLeft w:val="0"/>
      <w:marRight w:val="0"/>
      <w:marTop w:val="0"/>
      <w:marBottom w:val="0"/>
      <w:divBdr>
        <w:top w:val="none" w:sz="0" w:space="0" w:color="auto"/>
        <w:left w:val="none" w:sz="0" w:space="0" w:color="auto"/>
        <w:bottom w:val="none" w:sz="0" w:space="0" w:color="auto"/>
        <w:right w:val="none" w:sz="0" w:space="0" w:color="auto"/>
      </w:divBdr>
      <w:divsChild>
        <w:div w:id="795637428">
          <w:marLeft w:val="480"/>
          <w:marRight w:val="0"/>
          <w:marTop w:val="0"/>
          <w:marBottom w:val="0"/>
          <w:divBdr>
            <w:top w:val="none" w:sz="0" w:space="0" w:color="auto"/>
            <w:left w:val="none" w:sz="0" w:space="0" w:color="auto"/>
            <w:bottom w:val="none" w:sz="0" w:space="0" w:color="auto"/>
            <w:right w:val="none" w:sz="0" w:space="0" w:color="auto"/>
          </w:divBdr>
        </w:div>
        <w:div w:id="2127768325">
          <w:marLeft w:val="480"/>
          <w:marRight w:val="0"/>
          <w:marTop w:val="0"/>
          <w:marBottom w:val="0"/>
          <w:divBdr>
            <w:top w:val="none" w:sz="0" w:space="0" w:color="auto"/>
            <w:left w:val="none" w:sz="0" w:space="0" w:color="auto"/>
            <w:bottom w:val="none" w:sz="0" w:space="0" w:color="auto"/>
            <w:right w:val="none" w:sz="0" w:space="0" w:color="auto"/>
          </w:divBdr>
        </w:div>
        <w:div w:id="1728650892">
          <w:marLeft w:val="480"/>
          <w:marRight w:val="0"/>
          <w:marTop w:val="0"/>
          <w:marBottom w:val="0"/>
          <w:divBdr>
            <w:top w:val="none" w:sz="0" w:space="0" w:color="auto"/>
            <w:left w:val="none" w:sz="0" w:space="0" w:color="auto"/>
            <w:bottom w:val="none" w:sz="0" w:space="0" w:color="auto"/>
            <w:right w:val="none" w:sz="0" w:space="0" w:color="auto"/>
          </w:divBdr>
        </w:div>
        <w:div w:id="2105610435">
          <w:marLeft w:val="480"/>
          <w:marRight w:val="0"/>
          <w:marTop w:val="0"/>
          <w:marBottom w:val="0"/>
          <w:divBdr>
            <w:top w:val="none" w:sz="0" w:space="0" w:color="auto"/>
            <w:left w:val="none" w:sz="0" w:space="0" w:color="auto"/>
            <w:bottom w:val="none" w:sz="0" w:space="0" w:color="auto"/>
            <w:right w:val="none" w:sz="0" w:space="0" w:color="auto"/>
          </w:divBdr>
        </w:div>
        <w:div w:id="534004811">
          <w:marLeft w:val="480"/>
          <w:marRight w:val="0"/>
          <w:marTop w:val="0"/>
          <w:marBottom w:val="0"/>
          <w:divBdr>
            <w:top w:val="none" w:sz="0" w:space="0" w:color="auto"/>
            <w:left w:val="none" w:sz="0" w:space="0" w:color="auto"/>
            <w:bottom w:val="none" w:sz="0" w:space="0" w:color="auto"/>
            <w:right w:val="none" w:sz="0" w:space="0" w:color="auto"/>
          </w:divBdr>
        </w:div>
        <w:div w:id="2130539034">
          <w:marLeft w:val="480"/>
          <w:marRight w:val="0"/>
          <w:marTop w:val="0"/>
          <w:marBottom w:val="0"/>
          <w:divBdr>
            <w:top w:val="none" w:sz="0" w:space="0" w:color="auto"/>
            <w:left w:val="none" w:sz="0" w:space="0" w:color="auto"/>
            <w:bottom w:val="none" w:sz="0" w:space="0" w:color="auto"/>
            <w:right w:val="none" w:sz="0" w:space="0" w:color="auto"/>
          </w:divBdr>
        </w:div>
        <w:div w:id="4744841">
          <w:marLeft w:val="480"/>
          <w:marRight w:val="0"/>
          <w:marTop w:val="0"/>
          <w:marBottom w:val="0"/>
          <w:divBdr>
            <w:top w:val="none" w:sz="0" w:space="0" w:color="auto"/>
            <w:left w:val="none" w:sz="0" w:space="0" w:color="auto"/>
            <w:bottom w:val="none" w:sz="0" w:space="0" w:color="auto"/>
            <w:right w:val="none" w:sz="0" w:space="0" w:color="auto"/>
          </w:divBdr>
        </w:div>
        <w:div w:id="1255016010">
          <w:marLeft w:val="480"/>
          <w:marRight w:val="0"/>
          <w:marTop w:val="0"/>
          <w:marBottom w:val="0"/>
          <w:divBdr>
            <w:top w:val="none" w:sz="0" w:space="0" w:color="auto"/>
            <w:left w:val="none" w:sz="0" w:space="0" w:color="auto"/>
            <w:bottom w:val="none" w:sz="0" w:space="0" w:color="auto"/>
            <w:right w:val="none" w:sz="0" w:space="0" w:color="auto"/>
          </w:divBdr>
        </w:div>
        <w:div w:id="1329865361">
          <w:marLeft w:val="480"/>
          <w:marRight w:val="0"/>
          <w:marTop w:val="0"/>
          <w:marBottom w:val="0"/>
          <w:divBdr>
            <w:top w:val="none" w:sz="0" w:space="0" w:color="auto"/>
            <w:left w:val="none" w:sz="0" w:space="0" w:color="auto"/>
            <w:bottom w:val="none" w:sz="0" w:space="0" w:color="auto"/>
            <w:right w:val="none" w:sz="0" w:space="0" w:color="auto"/>
          </w:divBdr>
        </w:div>
        <w:div w:id="606742693">
          <w:marLeft w:val="480"/>
          <w:marRight w:val="0"/>
          <w:marTop w:val="0"/>
          <w:marBottom w:val="0"/>
          <w:divBdr>
            <w:top w:val="none" w:sz="0" w:space="0" w:color="auto"/>
            <w:left w:val="none" w:sz="0" w:space="0" w:color="auto"/>
            <w:bottom w:val="none" w:sz="0" w:space="0" w:color="auto"/>
            <w:right w:val="none" w:sz="0" w:space="0" w:color="auto"/>
          </w:divBdr>
        </w:div>
        <w:div w:id="1623999542">
          <w:marLeft w:val="480"/>
          <w:marRight w:val="0"/>
          <w:marTop w:val="0"/>
          <w:marBottom w:val="0"/>
          <w:divBdr>
            <w:top w:val="none" w:sz="0" w:space="0" w:color="auto"/>
            <w:left w:val="none" w:sz="0" w:space="0" w:color="auto"/>
            <w:bottom w:val="none" w:sz="0" w:space="0" w:color="auto"/>
            <w:right w:val="none" w:sz="0" w:space="0" w:color="auto"/>
          </w:divBdr>
        </w:div>
        <w:div w:id="1974477255">
          <w:marLeft w:val="480"/>
          <w:marRight w:val="0"/>
          <w:marTop w:val="0"/>
          <w:marBottom w:val="0"/>
          <w:divBdr>
            <w:top w:val="none" w:sz="0" w:space="0" w:color="auto"/>
            <w:left w:val="none" w:sz="0" w:space="0" w:color="auto"/>
            <w:bottom w:val="none" w:sz="0" w:space="0" w:color="auto"/>
            <w:right w:val="none" w:sz="0" w:space="0" w:color="auto"/>
          </w:divBdr>
        </w:div>
        <w:div w:id="1517501101">
          <w:marLeft w:val="480"/>
          <w:marRight w:val="0"/>
          <w:marTop w:val="0"/>
          <w:marBottom w:val="0"/>
          <w:divBdr>
            <w:top w:val="none" w:sz="0" w:space="0" w:color="auto"/>
            <w:left w:val="none" w:sz="0" w:space="0" w:color="auto"/>
            <w:bottom w:val="none" w:sz="0" w:space="0" w:color="auto"/>
            <w:right w:val="none" w:sz="0" w:space="0" w:color="auto"/>
          </w:divBdr>
        </w:div>
        <w:div w:id="560025672">
          <w:marLeft w:val="480"/>
          <w:marRight w:val="0"/>
          <w:marTop w:val="0"/>
          <w:marBottom w:val="0"/>
          <w:divBdr>
            <w:top w:val="none" w:sz="0" w:space="0" w:color="auto"/>
            <w:left w:val="none" w:sz="0" w:space="0" w:color="auto"/>
            <w:bottom w:val="none" w:sz="0" w:space="0" w:color="auto"/>
            <w:right w:val="none" w:sz="0" w:space="0" w:color="auto"/>
          </w:divBdr>
        </w:div>
        <w:div w:id="1784615723">
          <w:marLeft w:val="480"/>
          <w:marRight w:val="0"/>
          <w:marTop w:val="0"/>
          <w:marBottom w:val="0"/>
          <w:divBdr>
            <w:top w:val="none" w:sz="0" w:space="0" w:color="auto"/>
            <w:left w:val="none" w:sz="0" w:space="0" w:color="auto"/>
            <w:bottom w:val="none" w:sz="0" w:space="0" w:color="auto"/>
            <w:right w:val="none" w:sz="0" w:space="0" w:color="auto"/>
          </w:divBdr>
        </w:div>
        <w:div w:id="1414283729">
          <w:marLeft w:val="480"/>
          <w:marRight w:val="0"/>
          <w:marTop w:val="0"/>
          <w:marBottom w:val="0"/>
          <w:divBdr>
            <w:top w:val="none" w:sz="0" w:space="0" w:color="auto"/>
            <w:left w:val="none" w:sz="0" w:space="0" w:color="auto"/>
            <w:bottom w:val="none" w:sz="0" w:space="0" w:color="auto"/>
            <w:right w:val="none" w:sz="0" w:space="0" w:color="auto"/>
          </w:divBdr>
        </w:div>
        <w:div w:id="145362005">
          <w:marLeft w:val="480"/>
          <w:marRight w:val="0"/>
          <w:marTop w:val="0"/>
          <w:marBottom w:val="0"/>
          <w:divBdr>
            <w:top w:val="none" w:sz="0" w:space="0" w:color="auto"/>
            <w:left w:val="none" w:sz="0" w:space="0" w:color="auto"/>
            <w:bottom w:val="none" w:sz="0" w:space="0" w:color="auto"/>
            <w:right w:val="none" w:sz="0" w:space="0" w:color="auto"/>
          </w:divBdr>
        </w:div>
        <w:div w:id="613095832">
          <w:marLeft w:val="480"/>
          <w:marRight w:val="0"/>
          <w:marTop w:val="0"/>
          <w:marBottom w:val="0"/>
          <w:divBdr>
            <w:top w:val="none" w:sz="0" w:space="0" w:color="auto"/>
            <w:left w:val="none" w:sz="0" w:space="0" w:color="auto"/>
            <w:bottom w:val="none" w:sz="0" w:space="0" w:color="auto"/>
            <w:right w:val="none" w:sz="0" w:space="0" w:color="auto"/>
          </w:divBdr>
        </w:div>
        <w:div w:id="1882863381">
          <w:marLeft w:val="480"/>
          <w:marRight w:val="0"/>
          <w:marTop w:val="0"/>
          <w:marBottom w:val="0"/>
          <w:divBdr>
            <w:top w:val="none" w:sz="0" w:space="0" w:color="auto"/>
            <w:left w:val="none" w:sz="0" w:space="0" w:color="auto"/>
            <w:bottom w:val="none" w:sz="0" w:space="0" w:color="auto"/>
            <w:right w:val="none" w:sz="0" w:space="0" w:color="auto"/>
          </w:divBdr>
        </w:div>
        <w:div w:id="1116871839">
          <w:marLeft w:val="480"/>
          <w:marRight w:val="0"/>
          <w:marTop w:val="0"/>
          <w:marBottom w:val="0"/>
          <w:divBdr>
            <w:top w:val="none" w:sz="0" w:space="0" w:color="auto"/>
            <w:left w:val="none" w:sz="0" w:space="0" w:color="auto"/>
            <w:bottom w:val="none" w:sz="0" w:space="0" w:color="auto"/>
            <w:right w:val="none" w:sz="0" w:space="0" w:color="auto"/>
          </w:divBdr>
        </w:div>
        <w:div w:id="593707097">
          <w:marLeft w:val="480"/>
          <w:marRight w:val="0"/>
          <w:marTop w:val="0"/>
          <w:marBottom w:val="0"/>
          <w:divBdr>
            <w:top w:val="none" w:sz="0" w:space="0" w:color="auto"/>
            <w:left w:val="none" w:sz="0" w:space="0" w:color="auto"/>
            <w:bottom w:val="none" w:sz="0" w:space="0" w:color="auto"/>
            <w:right w:val="none" w:sz="0" w:space="0" w:color="auto"/>
          </w:divBdr>
        </w:div>
        <w:div w:id="640817098">
          <w:marLeft w:val="480"/>
          <w:marRight w:val="0"/>
          <w:marTop w:val="0"/>
          <w:marBottom w:val="0"/>
          <w:divBdr>
            <w:top w:val="none" w:sz="0" w:space="0" w:color="auto"/>
            <w:left w:val="none" w:sz="0" w:space="0" w:color="auto"/>
            <w:bottom w:val="none" w:sz="0" w:space="0" w:color="auto"/>
            <w:right w:val="none" w:sz="0" w:space="0" w:color="auto"/>
          </w:divBdr>
        </w:div>
        <w:div w:id="1111701871">
          <w:marLeft w:val="480"/>
          <w:marRight w:val="0"/>
          <w:marTop w:val="0"/>
          <w:marBottom w:val="0"/>
          <w:divBdr>
            <w:top w:val="none" w:sz="0" w:space="0" w:color="auto"/>
            <w:left w:val="none" w:sz="0" w:space="0" w:color="auto"/>
            <w:bottom w:val="none" w:sz="0" w:space="0" w:color="auto"/>
            <w:right w:val="none" w:sz="0" w:space="0" w:color="auto"/>
          </w:divBdr>
        </w:div>
        <w:div w:id="1694526915">
          <w:marLeft w:val="480"/>
          <w:marRight w:val="0"/>
          <w:marTop w:val="0"/>
          <w:marBottom w:val="0"/>
          <w:divBdr>
            <w:top w:val="none" w:sz="0" w:space="0" w:color="auto"/>
            <w:left w:val="none" w:sz="0" w:space="0" w:color="auto"/>
            <w:bottom w:val="none" w:sz="0" w:space="0" w:color="auto"/>
            <w:right w:val="none" w:sz="0" w:space="0" w:color="auto"/>
          </w:divBdr>
        </w:div>
        <w:div w:id="1765146746">
          <w:marLeft w:val="480"/>
          <w:marRight w:val="0"/>
          <w:marTop w:val="0"/>
          <w:marBottom w:val="0"/>
          <w:divBdr>
            <w:top w:val="none" w:sz="0" w:space="0" w:color="auto"/>
            <w:left w:val="none" w:sz="0" w:space="0" w:color="auto"/>
            <w:bottom w:val="none" w:sz="0" w:space="0" w:color="auto"/>
            <w:right w:val="none" w:sz="0" w:space="0" w:color="auto"/>
          </w:divBdr>
        </w:div>
        <w:div w:id="1290478623">
          <w:marLeft w:val="480"/>
          <w:marRight w:val="0"/>
          <w:marTop w:val="0"/>
          <w:marBottom w:val="0"/>
          <w:divBdr>
            <w:top w:val="none" w:sz="0" w:space="0" w:color="auto"/>
            <w:left w:val="none" w:sz="0" w:space="0" w:color="auto"/>
            <w:bottom w:val="none" w:sz="0" w:space="0" w:color="auto"/>
            <w:right w:val="none" w:sz="0" w:space="0" w:color="auto"/>
          </w:divBdr>
        </w:div>
        <w:div w:id="1474328314">
          <w:marLeft w:val="480"/>
          <w:marRight w:val="0"/>
          <w:marTop w:val="0"/>
          <w:marBottom w:val="0"/>
          <w:divBdr>
            <w:top w:val="none" w:sz="0" w:space="0" w:color="auto"/>
            <w:left w:val="none" w:sz="0" w:space="0" w:color="auto"/>
            <w:bottom w:val="none" w:sz="0" w:space="0" w:color="auto"/>
            <w:right w:val="none" w:sz="0" w:space="0" w:color="auto"/>
          </w:divBdr>
        </w:div>
        <w:div w:id="286548551">
          <w:marLeft w:val="480"/>
          <w:marRight w:val="0"/>
          <w:marTop w:val="0"/>
          <w:marBottom w:val="0"/>
          <w:divBdr>
            <w:top w:val="none" w:sz="0" w:space="0" w:color="auto"/>
            <w:left w:val="none" w:sz="0" w:space="0" w:color="auto"/>
            <w:bottom w:val="none" w:sz="0" w:space="0" w:color="auto"/>
            <w:right w:val="none" w:sz="0" w:space="0" w:color="auto"/>
          </w:divBdr>
        </w:div>
        <w:div w:id="1467317283">
          <w:marLeft w:val="480"/>
          <w:marRight w:val="0"/>
          <w:marTop w:val="0"/>
          <w:marBottom w:val="0"/>
          <w:divBdr>
            <w:top w:val="none" w:sz="0" w:space="0" w:color="auto"/>
            <w:left w:val="none" w:sz="0" w:space="0" w:color="auto"/>
            <w:bottom w:val="none" w:sz="0" w:space="0" w:color="auto"/>
            <w:right w:val="none" w:sz="0" w:space="0" w:color="auto"/>
          </w:divBdr>
        </w:div>
        <w:div w:id="168369318">
          <w:marLeft w:val="480"/>
          <w:marRight w:val="0"/>
          <w:marTop w:val="0"/>
          <w:marBottom w:val="0"/>
          <w:divBdr>
            <w:top w:val="none" w:sz="0" w:space="0" w:color="auto"/>
            <w:left w:val="none" w:sz="0" w:space="0" w:color="auto"/>
            <w:bottom w:val="none" w:sz="0" w:space="0" w:color="auto"/>
            <w:right w:val="none" w:sz="0" w:space="0" w:color="auto"/>
          </w:divBdr>
        </w:div>
        <w:div w:id="394662629">
          <w:marLeft w:val="480"/>
          <w:marRight w:val="0"/>
          <w:marTop w:val="0"/>
          <w:marBottom w:val="0"/>
          <w:divBdr>
            <w:top w:val="none" w:sz="0" w:space="0" w:color="auto"/>
            <w:left w:val="none" w:sz="0" w:space="0" w:color="auto"/>
            <w:bottom w:val="none" w:sz="0" w:space="0" w:color="auto"/>
            <w:right w:val="none" w:sz="0" w:space="0" w:color="auto"/>
          </w:divBdr>
        </w:div>
        <w:div w:id="1552304478">
          <w:marLeft w:val="480"/>
          <w:marRight w:val="0"/>
          <w:marTop w:val="0"/>
          <w:marBottom w:val="0"/>
          <w:divBdr>
            <w:top w:val="none" w:sz="0" w:space="0" w:color="auto"/>
            <w:left w:val="none" w:sz="0" w:space="0" w:color="auto"/>
            <w:bottom w:val="none" w:sz="0" w:space="0" w:color="auto"/>
            <w:right w:val="none" w:sz="0" w:space="0" w:color="auto"/>
          </w:divBdr>
        </w:div>
        <w:div w:id="837110924">
          <w:marLeft w:val="480"/>
          <w:marRight w:val="0"/>
          <w:marTop w:val="0"/>
          <w:marBottom w:val="0"/>
          <w:divBdr>
            <w:top w:val="none" w:sz="0" w:space="0" w:color="auto"/>
            <w:left w:val="none" w:sz="0" w:space="0" w:color="auto"/>
            <w:bottom w:val="none" w:sz="0" w:space="0" w:color="auto"/>
            <w:right w:val="none" w:sz="0" w:space="0" w:color="auto"/>
          </w:divBdr>
        </w:div>
      </w:divsChild>
    </w:div>
    <w:div w:id="785732299">
      <w:bodyDiv w:val="1"/>
      <w:marLeft w:val="0"/>
      <w:marRight w:val="0"/>
      <w:marTop w:val="0"/>
      <w:marBottom w:val="0"/>
      <w:divBdr>
        <w:top w:val="none" w:sz="0" w:space="0" w:color="auto"/>
        <w:left w:val="none" w:sz="0" w:space="0" w:color="auto"/>
        <w:bottom w:val="none" w:sz="0" w:space="0" w:color="auto"/>
        <w:right w:val="none" w:sz="0" w:space="0" w:color="auto"/>
      </w:divBdr>
    </w:div>
    <w:div w:id="786117840">
      <w:bodyDiv w:val="1"/>
      <w:marLeft w:val="0"/>
      <w:marRight w:val="0"/>
      <w:marTop w:val="0"/>
      <w:marBottom w:val="0"/>
      <w:divBdr>
        <w:top w:val="none" w:sz="0" w:space="0" w:color="auto"/>
        <w:left w:val="none" w:sz="0" w:space="0" w:color="auto"/>
        <w:bottom w:val="none" w:sz="0" w:space="0" w:color="auto"/>
        <w:right w:val="none" w:sz="0" w:space="0" w:color="auto"/>
      </w:divBdr>
    </w:div>
    <w:div w:id="786122575">
      <w:bodyDiv w:val="1"/>
      <w:marLeft w:val="0"/>
      <w:marRight w:val="0"/>
      <w:marTop w:val="0"/>
      <w:marBottom w:val="0"/>
      <w:divBdr>
        <w:top w:val="none" w:sz="0" w:space="0" w:color="auto"/>
        <w:left w:val="none" w:sz="0" w:space="0" w:color="auto"/>
        <w:bottom w:val="none" w:sz="0" w:space="0" w:color="auto"/>
        <w:right w:val="none" w:sz="0" w:space="0" w:color="auto"/>
      </w:divBdr>
    </w:div>
    <w:div w:id="788472179">
      <w:bodyDiv w:val="1"/>
      <w:marLeft w:val="0"/>
      <w:marRight w:val="0"/>
      <w:marTop w:val="0"/>
      <w:marBottom w:val="0"/>
      <w:divBdr>
        <w:top w:val="none" w:sz="0" w:space="0" w:color="auto"/>
        <w:left w:val="none" w:sz="0" w:space="0" w:color="auto"/>
        <w:bottom w:val="none" w:sz="0" w:space="0" w:color="auto"/>
        <w:right w:val="none" w:sz="0" w:space="0" w:color="auto"/>
      </w:divBdr>
    </w:div>
    <w:div w:id="794368299">
      <w:bodyDiv w:val="1"/>
      <w:marLeft w:val="0"/>
      <w:marRight w:val="0"/>
      <w:marTop w:val="0"/>
      <w:marBottom w:val="0"/>
      <w:divBdr>
        <w:top w:val="none" w:sz="0" w:space="0" w:color="auto"/>
        <w:left w:val="none" w:sz="0" w:space="0" w:color="auto"/>
        <w:bottom w:val="none" w:sz="0" w:space="0" w:color="auto"/>
        <w:right w:val="none" w:sz="0" w:space="0" w:color="auto"/>
      </w:divBdr>
    </w:div>
    <w:div w:id="794832403">
      <w:bodyDiv w:val="1"/>
      <w:marLeft w:val="0"/>
      <w:marRight w:val="0"/>
      <w:marTop w:val="0"/>
      <w:marBottom w:val="0"/>
      <w:divBdr>
        <w:top w:val="none" w:sz="0" w:space="0" w:color="auto"/>
        <w:left w:val="none" w:sz="0" w:space="0" w:color="auto"/>
        <w:bottom w:val="none" w:sz="0" w:space="0" w:color="auto"/>
        <w:right w:val="none" w:sz="0" w:space="0" w:color="auto"/>
      </w:divBdr>
    </w:div>
    <w:div w:id="796484516">
      <w:bodyDiv w:val="1"/>
      <w:marLeft w:val="0"/>
      <w:marRight w:val="0"/>
      <w:marTop w:val="0"/>
      <w:marBottom w:val="0"/>
      <w:divBdr>
        <w:top w:val="none" w:sz="0" w:space="0" w:color="auto"/>
        <w:left w:val="none" w:sz="0" w:space="0" w:color="auto"/>
        <w:bottom w:val="none" w:sz="0" w:space="0" w:color="auto"/>
        <w:right w:val="none" w:sz="0" w:space="0" w:color="auto"/>
      </w:divBdr>
    </w:div>
    <w:div w:id="798105234">
      <w:bodyDiv w:val="1"/>
      <w:marLeft w:val="0"/>
      <w:marRight w:val="0"/>
      <w:marTop w:val="0"/>
      <w:marBottom w:val="0"/>
      <w:divBdr>
        <w:top w:val="none" w:sz="0" w:space="0" w:color="auto"/>
        <w:left w:val="none" w:sz="0" w:space="0" w:color="auto"/>
        <w:bottom w:val="none" w:sz="0" w:space="0" w:color="auto"/>
        <w:right w:val="none" w:sz="0" w:space="0" w:color="auto"/>
      </w:divBdr>
    </w:div>
    <w:div w:id="800461185">
      <w:bodyDiv w:val="1"/>
      <w:marLeft w:val="0"/>
      <w:marRight w:val="0"/>
      <w:marTop w:val="0"/>
      <w:marBottom w:val="0"/>
      <w:divBdr>
        <w:top w:val="none" w:sz="0" w:space="0" w:color="auto"/>
        <w:left w:val="none" w:sz="0" w:space="0" w:color="auto"/>
        <w:bottom w:val="none" w:sz="0" w:space="0" w:color="auto"/>
        <w:right w:val="none" w:sz="0" w:space="0" w:color="auto"/>
      </w:divBdr>
    </w:div>
    <w:div w:id="800734407">
      <w:bodyDiv w:val="1"/>
      <w:marLeft w:val="0"/>
      <w:marRight w:val="0"/>
      <w:marTop w:val="0"/>
      <w:marBottom w:val="0"/>
      <w:divBdr>
        <w:top w:val="none" w:sz="0" w:space="0" w:color="auto"/>
        <w:left w:val="none" w:sz="0" w:space="0" w:color="auto"/>
        <w:bottom w:val="none" w:sz="0" w:space="0" w:color="auto"/>
        <w:right w:val="none" w:sz="0" w:space="0" w:color="auto"/>
      </w:divBdr>
    </w:div>
    <w:div w:id="801769468">
      <w:bodyDiv w:val="1"/>
      <w:marLeft w:val="0"/>
      <w:marRight w:val="0"/>
      <w:marTop w:val="0"/>
      <w:marBottom w:val="0"/>
      <w:divBdr>
        <w:top w:val="none" w:sz="0" w:space="0" w:color="auto"/>
        <w:left w:val="none" w:sz="0" w:space="0" w:color="auto"/>
        <w:bottom w:val="none" w:sz="0" w:space="0" w:color="auto"/>
        <w:right w:val="none" w:sz="0" w:space="0" w:color="auto"/>
      </w:divBdr>
    </w:div>
    <w:div w:id="802113869">
      <w:bodyDiv w:val="1"/>
      <w:marLeft w:val="0"/>
      <w:marRight w:val="0"/>
      <w:marTop w:val="0"/>
      <w:marBottom w:val="0"/>
      <w:divBdr>
        <w:top w:val="none" w:sz="0" w:space="0" w:color="auto"/>
        <w:left w:val="none" w:sz="0" w:space="0" w:color="auto"/>
        <w:bottom w:val="none" w:sz="0" w:space="0" w:color="auto"/>
        <w:right w:val="none" w:sz="0" w:space="0" w:color="auto"/>
      </w:divBdr>
    </w:div>
    <w:div w:id="805899255">
      <w:bodyDiv w:val="1"/>
      <w:marLeft w:val="0"/>
      <w:marRight w:val="0"/>
      <w:marTop w:val="0"/>
      <w:marBottom w:val="0"/>
      <w:divBdr>
        <w:top w:val="none" w:sz="0" w:space="0" w:color="auto"/>
        <w:left w:val="none" w:sz="0" w:space="0" w:color="auto"/>
        <w:bottom w:val="none" w:sz="0" w:space="0" w:color="auto"/>
        <w:right w:val="none" w:sz="0" w:space="0" w:color="auto"/>
      </w:divBdr>
    </w:div>
    <w:div w:id="807473563">
      <w:bodyDiv w:val="1"/>
      <w:marLeft w:val="0"/>
      <w:marRight w:val="0"/>
      <w:marTop w:val="0"/>
      <w:marBottom w:val="0"/>
      <w:divBdr>
        <w:top w:val="none" w:sz="0" w:space="0" w:color="auto"/>
        <w:left w:val="none" w:sz="0" w:space="0" w:color="auto"/>
        <w:bottom w:val="none" w:sz="0" w:space="0" w:color="auto"/>
        <w:right w:val="none" w:sz="0" w:space="0" w:color="auto"/>
      </w:divBdr>
      <w:divsChild>
        <w:div w:id="1042829774">
          <w:marLeft w:val="480"/>
          <w:marRight w:val="0"/>
          <w:marTop w:val="0"/>
          <w:marBottom w:val="0"/>
          <w:divBdr>
            <w:top w:val="none" w:sz="0" w:space="0" w:color="auto"/>
            <w:left w:val="none" w:sz="0" w:space="0" w:color="auto"/>
            <w:bottom w:val="none" w:sz="0" w:space="0" w:color="auto"/>
            <w:right w:val="none" w:sz="0" w:space="0" w:color="auto"/>
          </w:divBdr>
        </w:div>
        <w:div w:id="1554656992">
          <w:marLeft w:val="480"/>
          <w:marRight w:val="0"/>
          <w:marTop w:val="0"/>
          <w:marBottom w:val="0"/>
          <w:divBdr>
            <w:top w:val="none" w:sz="0" w:space="0" w:color="auto"/>
            <w:left w:val="none" w:sz="0" w:space="0" w:color="auto"/>
            <w:bottom w:val="none" w:sz="0" w:space="0" w:color="auto"/>
            <w:right w:val="none" w:sz="0" w:space="0" w:color="auto"/>
          </w:divBdr>
        </w:div>
        <w:div w:id="1873301261">
          <w:marLeft w:val="480"/>
          <w:marRight w:val="0"/>
          <w:marTop w:val="0"/>
          <w:marBottom w:val="0"/>
          <w:divBdr>
            <w:top w:val="none" w:sz="0" w:space="0" w:color="auto"/>
            <w:left w:val="none" w:sz="0" w:space="0" w:color="auto"/>
            <w:bottom w:val="none" w:sz="0" w:space="0" w:color="auto"/>
            <w:right w:val="none" w:sz="0" w:space="0" w:color="auto"/>
          </w:divBdr>
        </w:div>
        <w:div w:id="1056854034">
          <w:marLeft w:val="480"/>
          <w:marRight w:val="0"/>
          <w:marTop w:val="0"/>
          <w:marBottom w:val="0"/>
          <w:divBdr>
            <w:top w:val="none" w:sz="0" w:space="0" w:color="auto"/>
            <w:left w:val="none" w:sz="0" w:space="0" w:color="auto"/>
            <w:bottom w:val="none" w:sz="0" w:space="0" w:color="auto"/>
            <w:right w:val="none" w:sz="0" w:space="0" w:color="auto"/>
          </w:divBdr>
        </w:div>
        <w:div w:id="1913389486">
          <w:marLeft w:val="480"/>
          <w:marRight w:val="0"/>
          <w:marTop w:val="0"/>
          <w:marBottom w:val="0"/>
          <w:divBdr>
            <w:top w:val="none" w:sz="0" w:space="0" w:color="auto"/>
            <w:left w:val="none" w:sz="0" w:space="0" w:color="auto"/>
            <w:bottom w:val="none" w:sz="0" w:space="0" w:color="auto"/>
            <w:right w:val="none" w:sz="0" w:space="0" w:color="auto"/>
          </w:divBdr>
        </w:div>
        <w:div w:id="1952661729">
          <w:marLeft w:val="480"/>
          <w:marRight w:val="0"/>
          <w:marTop w:val="0"/>
          <w:marBottom w:val="0"/>
          <w:divBdr>
            <w:top w:val="none" w:sz="0" w:space="0" w:color="auto"/>
            <w:left w:val="none" w:sz="0" w:space="0" w:color="auto"/>
            <w:bottom w:val="none" w:sz="0" w:space="0" w:color="auto"/>
            <w:right w:val="none" w:sz="0" w:space="0" w:color="auto"/>
          </w:divBdr>
        </w:div>
        <w:div w:id="37242795">
          <w:marLeft w:val="480"/>
          <w:marRight w:val="0"/>
          <w:marTop w:val="0"/>
          <w:marBottom w:val="0"/>
          <w:divBdr>
            <w:top w:val="none" w:sz="0" w:space="0" w:color="auto"/>
            <w:left w:val="none" w:sz="0" w:space="0" w:color="auto"/>
            <w:bottom w:val="none" w:sz="0" w:space="0" w:color="auto"/>
            <w:right w:val="none" w:sz="0" w:space="0" w:color="auto"/>
          </w:divBdr>
        </w:div>
        <w:div w:id="356348999">
          <w:marLeft w:val="480"/>
          <w:marRight w:val="0"/>
          <w:marTop w:val="0"/>
          <w:marBottom w:val="0"/>
          <w:divBdr>
            <w:top w:val="none" w:sz="0" w:space="0" w:color="auto"/>
            <w:left w:val="none" w:sz="0" w:space="0" w:color="auto"/>
            <w:bottom w:val="none" w:sz="0" w:space="0" w:color="auto"/>
            <w:right w:val="none" w:sz="0" w:space="0" w:color="auto"/>
          </w:divBdr>
        </w:div>
        <w:div w:id="1745763579">
          <w:marLeft w:val="480"/>
          <w:marRight w:val="0"/>
          <w:marTop w:val="0"/>
          <w:marBottom w:val="0"/>
          <w:divBdr>
            <w:top w:val="none" w:sz="0" w:space="0" w:color="auto"/>
            <w:left w:val="none" w:sz="0" w:space="0" w:color="auto"/>
            <w:bottom w:val="none" w:sz="0" w:space="0" w:color="auto"/>
            <w:right w:val="none" w:sz="0" w:space="0" w:color="auto"/>
          </w:divBdr>
        </w:div>
        <w:div w:id="1956401495">
          <w:marLeft w:val="480"/>
          <w:marRight w:val="0"/>
          <w:marTop w:val="0"/>
          <w:marBottom w:val="0"/>
          <w:divBdr>
            <w:top w:val="none" w:sz="0" w:space="0" w:color="auto"/>
            <w:left w:val="none" w:sz="0" w:space="0" w:color="auto"/>
            <w:bottom w:val="none" w:sz="0" w:space="0" w:color="auto"/>
            <w:right w:val="none" w:sz="0" w:space="0" w:color="auto"/>
          </w:divBdr>
        </w:div>
        <w:div w:id="609506837">
          <w:marLeft w:val="480"/>
          <w:marRight w:val="0"/>
          <w:marTop w:val="0"/>
          <w:marBottom w:val="0"/>
          <w:divBdr>
            <w:top w:val="none" w:sz="0" w:space="0" w:color="auto"/>
            <w:left w:val="none" w:sz="0" w:space="0" w:color="auto"/>
            <w:bottom w:val="none" w:sz="0" w:space="0" w:color="auto"/>
            <w:right w:val="none" w:sz="0" w:space="0" w:color="auto"/>
          </w:divBdr>
        </w:div>
        <w:div w:id="210925792">
          <w:marLeft w:val="480"/>
          <w:marRight w:val="0"/>
          <w:marTop w:val="0"/>
          <w:marBottom w:val="0"/>
          <w:divBdr>
            <w:top w:val="none" w:sz="0" w:space="0" w:color="auto"/>
            <w:left w:val="none" w:sz="0" w:space="0" w:color="auto"/>
            <w:bottom w:val="none" w:sz="0" w:space="0" w:color="auto"/>
            <w:right w:val="none" w:sz="0" w:space="0" w:color="auto"/>
          </w:divBdr>
        </w:div>
        <w:div w:id="1146975978">
          <w:marLeft w:val="480"/>
          <w:marRight w:val="0"/>
          <w:marTop w:val="0"/>
          <w:marBottom w:val="0"/>
          <w:divBdr>
            <w:top w:val="none" w:sz="0" w:space="0" w:color="auto"/>
            <w:left w:val="none" w:sz="0" w:space="0" w:color="auto"/>
            <w:bottom w:val="none" w:sz="0" w:space="0" w:color="auto"/>
            <w:right w:val="none" w:sz="0" w:space="0" w:color="auto"/>
          </w:divBdr>
        </w:div>
        <w:div w:id="140470230">
          <w:marLeft w:val="480"/>
          <w:marRight w:val="0"/>
          <w:marTop w:val="0"/>
          <w:marBottom w:val="0"/>
          <w:divBdr>
            <w:top w:val="none" w:sz="0" w:space="0" w:color="auto"/>
            <w:left w:val="none" w:sz="0" w:space="0" w:color="auto"/>
            <w:bottom w:val="none" w:sz="0" w:space="0" w:color="auto"/>
            <w:right w:val="none" w:sz="0" w:space="0" w:color="auto"/>
          </w:divBdr>
        </w:div>
        <w:div w:id="917786034">
          <w:marLeft w:val="480"/>
          <w:marRight w:val="0"/>
          <w:marTop w:val="0"/>
          <w:marBottom w:val="0"/>
          <w:divBdr>
            <w:top w:val="none" w:sz="0" w:space="0" w:color="auto"/>
            <w:left w:val="none" w:sz="0" w:space="0" w:color="auto"/>
            <w:bottom w:val="none" w:sz="0" w:space="0" w:color="auto"/>
            <w:right w:val="none" w:sz="0" w:space="0" w:color="auto"/>
          </w:divBdr>
        </w:div>
        <w:div w:id="899560286">
          <w:marLeft w:val="480"/>
          <w:marRight w:val="0"/>
          <w:marTop w:val="0"/>
          <w:marBottom w:val="0"/>
          <w:divBdr>
            <w:top w:val="none" w:sz="0" w:space="0" w:color="auto"/>
            <w:left w:val="none" w:sz="0" w:space="0" w:color="auto"/>
            <w:bottom w:val="none" w:sz="0" w:space="0" w:color="auto"/>
            <w:right w:val="none" w:sz="0" w:space="0" w:color="auto"/>
          </w:divBdr>
        </w:div>
        <w:div w:id="1042361733">
          <w:marLeft w:val="480"/>
          <w:marRight w:val="0"/>
          <w:marTop w:val="0"/>
          <w:marBottom w:val="0"/>
          <w:divBdr>
            <w:top w:val="none" w:sz="0" w:space="0" w:color="auto"/>
            <w:left w:val="none" w:sz="0" w:space="0" w:color="auto"/>
            <w:bottom w:val="none" w:sz="0" w:space="0" w:color="auto"/>
            <w:right w:val="none" w:sz="0" w:space="0" w:color="auto"/>
          </w:divBdr>
        </w:div>
        <w:div w:id="1641030865">
          <w:marLeft w:val="480"/>
          <w:marRight w:val="0"/>
          <w:marTop w:val="0"/>
          <w:marBottom w:val="0"/>
          <w:divBdr>
            <w:top w:val="none" w:sz="0" w:space="0" w:color="auto"/>
            <w:left w:val="none" w:sz="0" w:space="0" w:color="auto"/>
            <w:bottom w:val="none" w:sz="0" w:space="0" w:color="auto"/>
            <w:right w:val="none" w:sz="0" w:space="0" w:color="auto"/>
          </w:divBdr>
        </w:div>
        <w:div w:id="1896971237">
          <w:marLeft w:val="480"/>
          <w:marRight w:val="0"/>
          <w:marTop w:val="0"/>
          <w:marBottom w:val="0"/>
          <w:divBdr>
            <w:top w:val="none" w:sz="0" w:space="0" w:color="auto"/>
            <w:left w:val="none" w:sz="0" w:space="0" w:color="auto"/>
            <w:bottom w:val="none" w:sz="0" w:space="0" w:color="auto"/>
            <w:right w:val="none" w:sz="0" w:space="0" w:color="auto"/>
          </w:divBdr>
        </w:div>
        <w:div w:id="773867992">
          <w:marLeft w:val="480"/>
          <w:marRight w:val="0"/>
          <w:marTop w:val="0"/>
          <w:marBottom w:val="0"/>
          <w:divBdr>
            <w:top w:val="none" w:sz="0" w:space="0" w:color="auto"/>
            <w:left w:val="none" w:sz="0" w:space="0" w:color="auto"/>
            <w:bottom w:val="none" w:sz="0" w:space="0" w:color="auto"/>
            <w:right w:val="none" w:sz="0" w:space="0" w:color="auto"/>
          </w:divBdr>
        </w:div>
        <w:div w:id="2038697437">
          <w:marLeft w:val="480"/>
          <w:marRight w:val="0"/>
          <w:marTop w:val="0"/>
          <w:marBottom w:val="0"/>
          <w:divBdr>
            <w:top w:val="none" w:sz="0" w:space="0" w:color="auto"/>
            <w:left w:val="none" w:sz="0" w:space="0" w:color="auto"/>
            <w:bottom w:val="none" w:sz="0" w:space="0" w:color="auto"/>
            <w:right w:val="none" w:sz="0" w:space="0" w:color="auto"/>
          </w:divBdr>
        </w:div>
        <w:div w:id="1959797586">
          <w:marLeft w:val="480"/>
          <w:marRight w:val="0"/>
          <w:marTop w:val="0"/>
          <w:marBottom w:val="0"/>
          <w:divBdr>
            <w:top w:val="none" w:sz="0" w:space="0" w:color="auto"/>
            <w:left w:val="none" w:sz="0" w:space="0" w:color="auto"/>
            <w:bottom w:val="none" w:sz="0" w:space="0" w:color="auto"/>
            <w:right w:val="none" w:sz="0" w:space="0" w:color="auto"/>
          </w:divBdr>
        </w:div>
        <w:div w:id="4063401">
          <w:marLeft w:val="480"/>
          <w:marRight w:val="0"/>
          <w:marTop w:val="0"/>
          <w:marBottom w:val="0"/>
          <w:divBdr>
            <w:top w:val="none" w:sz="0" w:space="0" w:color="auto"/>
            <w:left w:val="none" w:sz="0" w:space="0" w:color="auto"/>
            <w:bottom w:val="none" w:sz="0" w:space="0" w:color="auto"/>
            <w:right w:val="none" w:sz="0" w:space="0" w:color="auto"/>
          </w:divBdr>
        </w:div>
        <w:div w:id="1564097020">
          <w:marLeft w:val="480"/>
          <w:marRight w:val="0"/>
          <w:marTop w:val="0"/>
          <w:marBottom w:val="0"/>
          <w:divBdr>
            <w:top w:val="none" w:sz="0" w:space="0" w:color="auto"/>
            <w:left w:val="none" w:sz="0" w:space="0" w:color="auto"/>
            <w:bottom w:val="none" w:sz="0" w:space="0" w:color="auto"/>
            <w:right w:val="none" w:sz="0" w:space="0" w:color="auto"/>
          </w:divBdr>
        </w:div>
        <w:div w:id="295257003">
          <w:marLeft w:val="480"/>
          <w:marRight w:val="0"/>
          <w:marTop w:val="0"/>
          <w:marBottom w:val="0"/>
          <w:divBdr>
            <w:top w:val="none" w:sz="0" w:space="0" w:color="auto"/>
            <w:left w:val="none" w:sz="0" w:space="0" w:color="auto"/>
            <w:bottom w:val="none" w:sz="0" w:space="0" w:color="auto"/>
            <w:right w:val="none" w:sz="0" w:space="0" w:color="auto"/>
          </w:divBdr>
        </w:div>
        <w:div w:id="427776764">
          <w:marLeft w:val="480"/>
          <w:marRight w:val="0"/>
          <w:marTop w:val="0"/>
          <w:marBottom w:val="0"/>
          <w:divBdr>
            <w:top w:val="none" w:sz="0" w:space="0" w:color="auto"/>
            <w:left w:val="none" w:sz="0" w:space="0" w:color="auto"/>
            <w:bottom w:val="none" w:sz="0" w:space="0" w:color="auto"/>
            <w:right w:val="none" w:sz="0" w:space="0" w:color="auto"/>
          </w:divBdr>
        </w:div>
        <w:div w:id="314602348">
          <w:marLeft w:val="480"/>
          <w:marRight w:val="0"/>
          <w:marTop w:val="0"/>
          <w:marBottom w:val="0"/>
          <w:divBdr>
            <w:top w:val="none" w:sz="0" w:space="0" w:color="auto"/>
            <w:left w:val="none" w:sz="0" w:space="0" w:color="auto"/>
            <w:bottom w:val="none" w:sz="0" w:space="0" w:color="auto"/>
            <w:right w:val="none" w:sz="0" w:space="0" w:color="auto"/>
          </w:divBdr>
        </w:div>
        <w:div w:id="419717433">
          <w:marLeft w:val="480"/>
          <w:marRight w:val="0"/>
          <w:marTop w:val="0"/>
          <w:marBottom w:val="0"/>
          <w:divBdr>
            <w:top w:val="none" w:sz="0" w:space="0" w:color="auto"/>
            <w:left w:val="none" w:sz="0" w:space="0" w:color="auto"/>
            <w:bottom w:val="none" w:sz="0" w:space="0" w:color="auto"/>
            <w:right w:val="none" w:sz="0" w:space="0" w:color="auto"/>
          </w:divBdr>
        </w:div>
        <w:div w:id="2011565464">
          <w:marLeft w:val="480"/>
          <w:marRight w:val="0"/>
          <w:marTop w:val="0"/>
          <w:marBottom w:val="0"/>
          <w:divBdr>
            <w:top w:val="none" w:sz="0" w:space="0" w:color="auto"/>
            <w:left w:val="none" w:sz="0" w:space="0" w:color="auto"/>
            <w:bottom w:val="none" w:sz="0" w:space="0" w:color="auto"/>
            <w:right w:val="none" w:sz="0" w:space="0" w:color="auto"/>
          </w:divBdr>
        </w:div>
        <w:div w:id="150104526">
          <w:marLeft w:val="480"/>
          <w:marRight w:val="0"/>
          <w:marTop w:val="0"/>
          <w:marBottom w:val="0"/>
          <w:divBdr>
            <w:top w:val="none" w:sz="0" w:space="0" w:color="auto"/>
            <w:left w:val="none" w:sz="0" w:space="0" w:color="auto"/>
            <w:bottom w:val="none" w:sz="0" w:space="0" w:color="auto"/>
            <w:right w:val="none" w:sz="0" w:space="0" w:color="auto"/>
          </w:divBdr>
        </w:div>
        <w:div w:id="640043813">
          <w:marLeft w:val="480"/>
          <w:marRight w:val="0"/>
          <w:marTop w:val="0"/>
          <w:marBottom w:val="0"/>
          <w:divBdr>
            <w:top w:val="none" w:sz="0" w:space="0" w:color="auto"/>
            <w:left w:val="none" w:sz="0" w:space="0" w:color="auto"/>
            <w:bottom w:val="none" w:sz="0" w:space="0" w:color="auto"/>
            <w:right w:val="none" w:sz="0" w:space="0" w:color="auto"/>
          </w:divBdr>
        </w:div>
        <w:div w:id="1744527729">
          <w:marLeft w:val="480"/>
          <w:marRight w:val="0"/>
          <w:marTop w:val="0"/>
          <w:marBottom w:val="0"/>
          <w:divBdr>
            <w:top w:val="none" w:sz="0" w:space="0" w:color="auto"/>
            <w:left w:val="none" w:sz="0" w:space="0" w:color="auto"/>
            <w:bottom w:val="none" w:sz="0" w:space="0" w:color="auto"/>
            <w:right w:val="none" w:sz="0" w:space="0" w:color="auto"/>
          </w:divBdr>
        </w:div>
        <w:div w:id="1421368831">
          <w:marLeft w:val="480"/>
          <w:marRight w:val="0"/>
          <w:marTop w:val="0"/>
          <w:marBottom w:val="0"/>
          <w:divBdr>
            <w:top w:val="none" w:sz="0" w:space="0" w:color="auto"/>
            <w:left w:val="none" w:sz="0" w:space="0" w:color="auto"/>
            <w:bottom w:val="none" w:sz="0" w:space="0" w:color="auto"/>
            <w:right w:val="none" w:sz="0" w:space="0" w:color="auto"/>
          </w:divBdr>
        </w:div>
      </w:divsChild>
    </w:div>
    <w:div w:id="811143157">
      <w:bodyDiv w:val="1"/>
      <w:marLeft w:val="0"/>
      <w:marRight w:val="0"/>
      <w:marTop w:val="0"/>
      <w:marBottom w:val="0"/>
      <w:divBdr>
        <w:top w:val="none" w:sz="0" w:space="0" w:color="auto"/>
        <w:left w:val="none" w:sz="0" w:space="0" w:color="auto"/>
        <w:bottom w:val="none" w:sz="0" w:space="0" w:color="auto"/>
        <w:right w:val="none" w:sz="0" w:space="0" w:color="auto"/>
      </w:divBdr>
    </w:div>
    <w:div w:id="813715224">
      <w:bodyDiv w:val="1"/>
      <w:marLeft w:val="0"/>
      <w:marRight w:val="0"/>
      <w:marTop w:val="0"/>
      <w:marBottom w:val="0"/>
      <w:divBdr>
        <w:top w:val="none" w:sz="0" w:space="0" w:color="auto"/>
        <w:left w:val="none" w:sz="0" w:space="0" w:color="auto"/>
        <w:bottom w:val="none" w:sz="0" w:space="0" w:color="auto"/>
        <w:right w:val="none" w:sz="0" w:space="0" w:color="auto"/>
      </w:divBdr>
    </w:div>
    <w:div w:id="814251050">
      <w:bodyDiv w:val="1"/>
      <w:marLeft w:val="0"/>
      <w:marRight w:val="0"/>
      <w:marTop w:val="0"/>
      <w:marBottom w:val="0"/>
      <w:divBdr>
        <w:top w:val="none" w:sz="0" w:space="0" w:color="auto"/>
        <w:left w:val="none" w:sz="0" w:space="0" w:color="auto"/>
        <w:bottom w:val="none" w:sz="0" w:space="0" w:color="auto"/>
        <w:right w:val="none" w:sz="0" w:space="0" w:color="auto"/>
      </w:divBdr>
    </w:div>
    <w:div w:id="814295919">
      <w:bodyDiv w:val="1"/>
      <w:marLeft w:val="0"/>
      <w:marRight w:val="0"/>
      <w:marTop w:val="0"/>
      <w:marBottom w:val="0"/>
      <w:divBdr>
        <w:top w:val="none" w:sz="0" w:space="0" w:color="auto"/>
        <w:left w:val="none" w:sz="0" w:space="0" w:color="auto"/>
        <w:bottom w:val="none" w:sz="0" w:space="0" w:color="auto"/>
        <w:right w:val="none" w:sz="0" w:space="0" w:color="auto"/>
      </w:divBdr>
    </w:div>
    <w:div w:id="815873897">
      <w:bodyDiv w:val="1"/>
      <w:marLeft w:val="0"/>
      <w:marRight w:val="0"/>
      <w:marTop w:val="0"/>
      <w:marBottom w:val="0"/>
      <w:divBdr>
        <w:top w:val="none" w:sz="0" w:space="0" w:color="auto"/>
        <w:left w:val="none" w:sz="0" w:space="0" w:color="auto"/>
        <w:bottom w:val="none" w:sz="0" w:space="0" w:color="auto"/>
        <w:right w:val="none" w:sz="0" w:space="0" w:color="auto"/>
      </w:divBdr>
    </w:div>
    <w:div w:id="823161238">
      <w:bodyDiv w:val="1"/>
      <w:marLeft w:val="0"/>
      <w:marRight w:val="0"/>
      <w:marTop w:val="0"/>
      <w:marBottom w:val="0"/>
      <w:divBdr>
        <w:top w:val="none" w:sz="0" w:space="0" w:color="auto"/>
        <w:left w:val="none" w:sz="0" w:space="0" w:color="auto"/>
        <w:bottom w:val="none" w:sz="0" w:space="0" w:color="auto"/>
        <w:right w:val="none" w:sz="0" w:space="0" w:color="auto"/>
      </w:divBdr>
    </w:div>
    <w:div w:id="827601284">
      <w:bodyDiv w:val="1"/>
      <w:marLeft w:val="0"/>
      <w:marRight w:val="0"/>
      <w:marTop w:val="0"/>
      <w:marBottom w:val="0"/>
      <w:divBdr>
        <w:top w:val="none" w:sz="0" w:space="0" w:color="auto"/>
        <w:left w:val="none" w:sz="0" w:space="0" w:color="auto"/>
        <w:bottom w:val="none" w:sz="0" w:space="0" w:color="auto"/>
        <w:right w:val="none" w:sz="0" w:space="0" w:color="auto"/>
      </w:divBdr>
    </w:div>
    <w:div w:id="829909426">
      <w:bodyDiv w:val="1"/>
      <w:marLeft w:val="0"/>
      <w:marRight w:val="0"/>
      <w:marTop w:val="0"/>
      <w:marBottom w:val="0"/>
      <w:divBdr>
        <w:top w:val="none" w:sz="0" w:space="0" w:color="auto"/>
        <w:left w:val="none" w:sz="0" w:space="0" w:color="auto"/>
        <w:bottom w:val="none" w:sz="0" w:space="0" w:color="auto"/>
        <w:right w:val="none" w:sz="0" w:space="0" w:color="auto"/>
      </w:divBdr>
    </w:div>
    <w:div w:id="831988882">
      <w:bodyDiv w:val="1"/>
      <w:marLeft w:val="0"/>
      <w:marRight w:val="0"/>
      <w:marTop w:val="0"/>
      <w:marBottom w:val="0"/>
      <w:divBdr>
        <w:top w:val="none" w:sz="0" w:space="0" w:color="auto"/>
        <w:left w:val="none" w:sz="0" w:space="0" w:color="auto"/>
        <w:bottom w:val="none" w:sz="0" w:space="0" w:color="auto"/>
        <w:right w:val="none" w:sz="0" w:space="0" w:color="auto"/>
      </w:divBdr>
    </w:div>
    <w:div w:id="832258162">
      <w:bodyDiv w:val="1"/>
      <w:marLeft w:val="0"/>
      <w:marRight w:val="0"/>
      <w:marTop w:val="0"/>
      <w:marBottom w:val="0"/>
      <w:divBdr>
        <w:top w:val="none" w:sz="0" w:space="0" w:color="auto"/>
        <w:left w:val="none" w:sz="0" w:space="0" w:color="auto"/>
        <w:bottom w:val="none" w:sz="0" w:space="0" w:color="auto"/>
        <w:right w:val="none" w:sz="0" w:space="0" w:color="auto"/>
      </w:divBdr>
    </w:div>
    <w:div w:id="832915606">
      <w:bodyDiv w:val="1"/>
      <w:marLeft w:val="0"/>
      <w:marRight w:val="0"/>
      <w:marTop w:val="0"/>
      <w:marBottom w:val="0"/>
      <w:divBdr>
        <w:top w:val="none" w:sz="0" w:space="0" w:color="auto"/>
        <w:left w:val="none" w:sz="0" w:space="0" w:color="auto"/>
        <w:bottom w:val="none" w:sz="0" w:space="0" w:color="auto"/>
        <w:right w:val="none" w:sz="0" w:space="0" w:color="auto"/>
      </w:divBdr>
    </w:div>
    <w:div w:id="835001420">
      <w:bodyDiv w:val="1"/>
      <w:marLeft w:val="0"/>
      <w:marRight w:val="0"/>
      <w:marTop w:val="0"/>
      <w:marBottom w:val="0"/>
      <w:divBdr>
        <w:top w:val="none" w:sz="0" w:space="0" w:color="auto"/>
        <w:left w:val="none" w:sz="0" w:space="0" w:color="auto"/>
        <w:bottom w:val="none" w:sz="0" w:space="0" w:color="auto"/>
        <w:right w:val="none" w:sz="0" w:space="0" w:color="auto"/>
      </w:divBdr>
    </w:div>
    <w:div w:id="838890004">
      <w:bodyDiv w:val="1"/>
      <w:marLeft w:val="0"/>
      <w:marRight w:val="0"/>
      <w:marTop w:val="0"/>
      <w:marBottom w:val="0"/>
      <w:divBdr>
        <w:top w:val="none" w:sz="0" w:space="0" w:color="auto"/>
        <w:left w:val="none" w:sz="0" w:space="0" w:color="auto"/>
        <w:bottom w:val="none" w:sz="0" w:space="0" w:color="auto"/>
        <w:right w:val="none" w:sz="0" w:space="0" w:color="auto"/>
      </w:divBdr>
    </w:div>
    <w:div w:id="838929465">
      <w:bodyDiv w:val="1"/>
      <w:marLeft w:val="0"/>
      <w:marRight w:val="0"/>
      <w:marTop w:val="0"/>
      <w:marBottom w:val="0"/>
      <w:divBdr>
        <w:top w:val="none" w:sz="0" w:space="0" w:color="auto"/>
        <w:left w:val="none" w:sz="0" w:space="0" w:color="auto"/>
        <w:bottom w:val="none" w:sz="0" w:space="0" w:color="auto"/>
        <w:right w:val="none" w:sz="0" w:space="0" w:color="auto"/>
      </w:divBdr>
    </w:div>
    <w:div w:id="839857597">
      <w:bodyDiv w:val="1"/>
      <w:marLeft w:val="0"/>
      <w:marRight w:val="0"/>
      <w:marTop w:val="0"/>
      <w:marBottom w:val="0"/>
      <w:divBdr>
        <w:top w:val="none" w:sz="0" w:space="0" w:color="auto"/>
        <w:left w:val="none" w:sz="0" w:space="0" w:color="auto"/>
        <w:bottom w:val="none" w:sz="0" w:space="0" w:color="auto"/>
        <w:right w:val="none" w:sz="0" w:space="0" w:color="auto"/>
      </w:divBdr>
    </w:div>
    <w:div w:id="844131553">
      <w:bodyDiv w:val="1"/>
      <w:marLeft w:val="0"/>
      <w:marRight w:val="0"/>
      <w:marTop w:val="0"/>
      <w:marBottom w:val="0"/>
      <w:divBdr>
        <w:top w:val="none" w:sz="0" w:space="0" w:color="auto"/>
        <w:left w:val="none" w:sz="0" w:space="0" w:color="auto"/>
        <w:bottom w:val="none" w:sz="0" w:space="0" w:color="auto"/>
        <w:right w:val="none" w:sz="0" w:space="0" w:color="auto"/>
      </w:divBdr>
    </w:div>
    <w:div w:id="845292630">
      <w:bodyDiv w:val="1"/>
      <w:marLeft w:val="0"/>
      <w:marRight w:val="0"/>
      <w:marTop w:val="0"/>
      <w:marBottom w:val="0"/>
      <w:divBdr>
        <w:top w:val="none" w:sz="0" w:space="0" w:color="auto"/>
        <w:left w:val="none" w:sz="0" w:space="0" w:color="auto"/>
        <w:bottom w:val="none" w:sz="0" w:space="0" w:color="auto"/>
        <w:right w:val="none" w:sz="0" w:space="0" w:color="auto"/>
      </w:divBdr>
    </w:div>
    <w:div w:id="845364189">
      <w:bodyDiv w:val="1"/>
      <w:marLeft w:val="0"/>
      <w:marRight w:val="0"/>
      <w:marTop w:val="0"/>
      <w:marBottom w:val="0"/>
      <w:divBdr>
        <w:top w:val="none" w:sz="0" w:space="0" w:color="auto"/>
        <w:left w:val="none" w:sz="0" w:space="0" w:color="auto"/>
        <w:bottom w:val="none" w:sz="0" w:space="0" w:color="auto"/>
        <w:right w:val="none" w:sz="0" w:space="0" w:color="auto"/>
      </w:divBdr>
    </w:div>
    <w:div w:id="845365372">
      <w:bodyDiv w:val="1"/>
      <w:marLeft w:val="0"/>
      <w:marRight w:val="0"/>
      <w:marTop w:val="0"/>
      <w:marBottom w:val="0"/>
      <w:divBdr>
        <w:top w:val="none" w:sz="0" w:space="0" w:color="auto"/>
        <w:left w:val="none" w:sz="0" w:space="0" w:color="auto"/>
        <w:bottom w:val="none" w:sz="0" w:space="0" w:color="auto"/>
        <w:right w:val="none" w:sz="0" w:space="0" w:color="auto"/>
      </w:divBdr>
    </w:div>
    <w:div w:id="846678696">
      <w:bodyDiv w:val="1"/>
      <w:marLeft w:val="0"/>
      <w:marRight w:val="0"/>
      <w:marTop w:val="0"/>
      <w:marBottom w:val="0"/>
      <w:divBdr>
        <w:top w:val="none" w:sz="0" w:space="0" w:color="auto"/>
        <w:left w:val="none" w:sz="0" w:space="0" w:color="auto"/>
        <w:bottom w:val="none" w:sz="0" w:space="0" w:color="auto"/>
        <w:right w:val="none" w:sz="0" w:space="0" w:color="auto"/>
      </w:divBdr>
    </w:div>
    <w:div w:id="846989071">
      <w:bodyDiv w:val="1"/>
      <w:marLeft w:val="0"/>
      <w:marRight w:val="0"/>
      <w:marTop w:val="0"/>
      <w:marBottom w:val="0"/>
      <w:divBdr>
        <w:top w:val="none" w:sz="0" w:space="0" w:color="auto"/>
        <w:left w:val="none" w:sz="0" w:space="0" w:color="auto"/>
        <w:bottom w:val="none" w:sz="0" w:space="0" w:color="auto"/>
        <w:right w:val="none" w:sz="0" w:space="0" w:color="auto"/>
      </w:divBdr>
    </w:div>
    <w:div w:id="852375082">
      <w:bodyDiv w:val="1"/>
      <w:marLeft w:val="0"/>
      <w:marRight w:val="0"/>
      <w:marTop w:val="0"/>
      <w:marBottom w:val="0"/>
      <w:divBdr>
        <w:top w:val="none" w:sz="0" w:space="0" w:color="auto"/>
        <w:left w:val="none" w:sz="0" w:space="0" w:color="auto"/>
        <w:bottom w:val="none" w:sz="0" w:space="0" w:color="auto"/>
        <w:right w:val="none" w:sz="0" w:space="0" w:color="auto"/>
      </w:divBdr>
    </w:div>
    <w:div w:id="852837170">
      <w:bodyDiv w:val="1"/>
      <w:marLeft w:val="0"/>
      <w:marRight w:val="0"/>
      <w:marTop w:val="0"/>
      <w:marBottom w:val="0"/>
      <w:divBdr>
        <w:top w:val="none" w:sz="0" w:space="0" w:color="auto"/>
        <w:left w:val="none" w:sz="0" w:space="0" w:color="auto"/>
        <w:bottom w:val="none" w:sz="0" w:space="0" w:color="auto"/>
        <w:right w:val="none" w:sz="0" w:space="0" w:color="auto"/>
      </w:divBdr>
    </w:div>
    <w:div w:id="854196795">
      <w:bodyDiv w:val="1"/>
      <w:marLeft w:val="0"/>
      <w:marRight w:val="0"/>
      <w:marTop w:val="0"/>
      <w:marBottom w:val="0"/>
      <w:divBdr>
        <w:top w:val="none" w:sz="0" w:space="0" w:color="auto"/>
        <w:left w:val="none" w:sz="0" w:space="0" w:color="auto"/>
        <w:bottom w:val="none" w:sz="0" w:space="0" w:color="auto"/>
        <w:right w:val="none" w:sz="0" w:space="0" w:color="auto"/>
      </w:divBdr>
    </w:div>
    <w:div w:id="854272718">
      <w:bodyDiv w:val="1"/>
      <w:marLeft w:val="0"/>
      <w:marRight w:val="0"/>
      <w:marTop w:val="0"/>
      <w:marBottom w:val="0"/>
      <w:divBdr>
        <w:top w:val="none" w:sz="0" w:space="0" w:color="auto"/>
        <w:left w:val="none" w:sz="0" w:space="0" w:color="auto"/>
        <w:bottom w:val="none" w:sz="0" w:space="0" w:color="auto"/>
        <w:right w:val="none" w:sz="0" w:space="0" w:color="auto"/>
      </w:divBdr>
    </w:div>
    <w:div w:id="856506620">
      <w:bodyDiv w:val="1"/>
      <w:marLeft w:val="0"/>
      <w:marRight w:val="0"/>
      <w:marTop w:val="0"/>
      <w:marBottom w:val="0"/>
      <w:divBdr>
        <w:top w:val="none" w:sz="0" w:space="0" w:color="auto"/>
        <w:left w:val="none" w:sz="0" w:space="0" w:color="auto"/>
        <w:bottom w:val="none" w:sz="0" w:space="0" w:color="auto"/>
        <w:right w:val="none" w:sz="0" w:space="0" w:color="auto"/>
      </w:divBdr>
    </w:div>
    <w:div w:id="860626972">
      <w:bodyDiv w:val="1"/>
      <w:marLeft w:val="0"/>
      <w:marRight w:val="0"/>
      <w:marTop w:val="0"/>
      <w:marBottom w:val="0"/>
      <w:divBdr>
        <w:top w:val="none" w:sz="0" w:space="0" w:color="auto"/>
        <w:left w:val="none" w:sz="0" w:space="0" w:color="auto"/>
        <w:bottom w:val="none" w:sz="0" w:space="0" w:color="auto"/>
        <w:right w:val="none" w:sz="0" w:space="0" w:color="auto"/>
      </w:divBdr>
    </w:div>
    <w:div w:id="861937264">
      <w:bodyDiv w:val="1"/>
      <w:marLeft w:val="0"/>
      <w:marRight w:val="0"/>
      <w:marTop w:val="0"/>
      <w:marBottom w:val="0"/>
      <w:divBdr>
        <w:top w:val="none" w:sz="0" w:space="0" w:color="auto"/>
        <w:left w:val="none" w:sz="0" w:space="0" w:color="auto"/>
        <w:bottom w:val="none" w:sz="0" w:space="0" w:color="auto"/>
        <w:right w:val="none" w:sz="0" w:space="0" w:color="auto"/>
      </w:divBdr>
    </w:div>
    <w:div w:id="862203917">
      <w:bodyDiv w:val="1"/>
      <w:marLeft w:val="0"/>
      <w:marRight w:val="0"/>
      <w:marTop w:val="0"/>
      <w:marBottom w:val="0"/>
      <w:divBdr>
        <w:top w:val="none" w:sz="0" w:space="0" w:color="auto"/>
        <w:left w:val="none" w:sz="0" w:space="0" w:color="auto"/>
        <w:bottom w:val="none" w:sz="0" w:space="0" w:color="auto"/>
        <w:right w:val="none" w:sz="0" w:space="0" w:color="auto"/>
      </w:divBdr>
    </w:div>
    <w:div w:id="867647732">
      <w:bodyDiv w:val="1"/>
      <w:marLeft w:val="0"/>
      <w:marRight w:val="0"/>
      <w:marTop w:val="0"/>
      <w:marBottom w:val="0"/>
      <w:divBdr>
        <w:top w:val="none" w:sz="0" w:space="0" w:color="auto"/>
        <w:left w:val="none" w:sz="0" w:space="0" w:color="auto"/>
        <w:bottom w:val="none" w:sz="0" w:space="0" w:color="auto"/>
        <w:right w:val="none" w:sz="0" w:space="0" w:color="auto"/>
      </w:divBdr>
    </w:div>
    <w:div w:id="867647965">
      <w:bodyDiv w:val="1"/>
      <w:marLeft w:val="0"/>
      <w:marRight w:val="0"/>
      <w:marTop w:val="0"/>
      <w:marBottom w:val="0"/>
      <w:divBdr>
        <w:top w:val="none" w:sz="0" w:space="0" w:color="auto"/>
        <w:left w:val="none" w:sz="0" w:space="0" w:color="auto"/>
        <w:bottom w:val="none" w:sz="0" w:space="0" w:color="auto"/>
        <w:right w:val="none" w:sz="0" w:space="0" w:color="auto"/>
      </w:divBdr>
    </w:div>
    <w:div w:id="867985917">
      <w:bodyDiv w:val="1"/>
      <w:marLeft w:val="0"/>
      <w:marRight w:val="0"/>
      <w:marTop w:val="0"/>
      <w:marBottom w:val="0"/>
      <w:divBdr>
        <w:top w:val="none" w:sz="0" w:space="0" w:color="auto"/>
        <w:left w:val="none" w:sz="0" w:space="0" w:color="auto"/>
        <w:bottom w:val="none" w:sz="0" w:space="0" w:color="auto"/>
        <w:right w:val="none" w:sz="0" w:space="0" w:color="auto"/>
      </w:divBdr>
    </w:div>
    <w:div w:id="869807456">
      <w:bodyDiv w:val="1"/>
      <w:marLeft w:val="0"/>
      <w:marRight w:val="0"/>
      <w:marTop w:val="0"/>
      <w:marBottom w:val="0"/>
      <w:divBdr>
        <w:top w:val="none" w:sz="0" w:space="0" w:color="auto"/>
        <w:left w:val="none" w:sz="0" w:space="0" w:color="auto"/>
        <w:bottom w:val="none" w:sz="0" w:space="0" w:color="auto"/>
        <w:right w:val="none" w:sz="0" w:space="0" w:color="auto"/>
      </w:divBdr>
    </w:div>
    <w:div w:id="870190335">
      <w:bodyDiv w:val="1"/>
      <w:marLeft w:val="0"/>
      <w:marRight w:val="0"/>
      <w:marTop w:val="0"/>
      <w:marBottom w:val="0"/>
      <w:divBdr>
        <w:top w:val="none" w:sz="0" w:space="0" w:color="auto"/>
        <w:left w:val="none" w:sz="0" w:space="0" w:color="auto"/>
        <w:bottom w:val="none" w:sz="0" w:space="0" w:color="auto"/>
        <w:right w:val="none" w:sz="0" w:space="0" w:color="auto"/>
      </w:divBdr>
    </w:div>
    <w:div w:id="876313448">
      <w:bodyDiv w:val="1"/>
      <w:marLeft w:val="0"/>
      <w:marRight w:val="0"/>
      <w:marTop w:val="0"/>
      <w:marBottom w:val="0"/>
      <w:divBdr>
        <w:top w:val="none" w:sz="0" w:space="0" w:color="auto"/>
        <w:left w:val="none" w:sz="0" w:space="0" w:color="auto"/>
        <w:bottom w:val="none" w:sz="0" w:space="0" w:color="auto"/>
        <w:right w:val="none" w:sz="0" w:space="0" w:color="auto"/>
      </w:divBdr>
    </w:div>
    <w:div w:id="879978353">
      <w:bodyDiv w:val="1"/>
      <w:marLeft w:val="0"/>
      <w:marRight w:val="0"/>
      <w:marTop w:val="0"/>
      <w:marBottom w:val="0"/>
      <w:divBdr>
        <w:top w:val="none" w:sz="0" w:space="0" w:color="auto"/>
        <w:left w:val="none" w:sz="0" w:space="0" w:color="auto"/>
        <w:bottom w:val="none" w:sz="0" w:space="0" w:color="auto"/>
        <w:right w:val="none" w:sz="0" w:space="0" w:color="auto"/>
      </w:divBdr>
    </w:div>
    <w:div w:id="881359430">
      <w:bodyDiv w:val="1"/>
      <w:marLeft w:val="0"/>
      <w:marRight w:val="0"/>
      <w:marTop w:val="0"/>
      <w:marBottom w:val="0"/>
      <w:divBdr>
        <w:top w:val="none" w:sz="0" w:space="0" w:color="auto"/>
        <w:left w:val="none" w:sz="0" w:space="0" w:color="auto"/>
        <w:bottom w:val="none" w:sz="0" w:space="0" w:color="auto"/>
        <w:right w:val="none" w:sz="0" w:space="0" w:color="auto"/>
      </w:divBdr>
    </w:div>
    <w:div w:id="881550786">
      <w:bodyDiv w:val="1"/>
      <w:marLeft w:val="0"/>
      <w:marRight w:val="0"/>
      <w:marTop w:val="0"/>
      <w:marBottom w:val="0"/>
      <w:divBdr>
        <w:top w:val="none" w:sz="0" w:space="0" w:color="auto"/>
        <w:left w:val="none" w:sz="0" w:space="0" w:color="auto"/>
        <w:bottom w:val="none" w:sz="0" w:space="0" w:color="auto"/>
        <w:right w:val="none" w:sz="0" w:space="0" w:color="auto"/>
      </w:divBdr>
    </w:div>
    <w:div w:id="882061760">
      <w:bodyDiv w:val="1"/>
      <w:marLeft w:val="0"/>
      <w:marRight w:val="0"/>
      <w:marTop w:val="0"/>
      <w:marBottom w:val="0"/>
      <w:divBdr>
        <w:top w:val="none" w:sz="0" w:space="0" w:color="auto"/>
        <w:left w:val="none" w:sz="0" w:space="0" w:color="auto"/>
        <w:bottom w:val="none" w:sz="0" w:space="0" w:color="auto"/>
        <w:right w:val="none" w:sz="0" w:space="0" w:color="auto"/>
      </w:divBdr>
    </w:div>
    <w:div w:id="882988072">
      <w:bodyDiv w:val="1"/>
      <w:marLeft w:val="0"/>
      <w:marRight w:val="0"/>
      <w:marTop w:val="0"/>
      <w:marBottom w:val="0"/>
      <w:divBdr>
        <w:top w:val="none" w:sz="0" w:space="0" w:color="auto"/>
        <w:left w:val="none" w:sz="0" w:space="0" w:color="auto"/>
        <w:bottom w:val="none" w:sz="0" w:space="0" w:color="auto"/>
        <w:right w:val="none" w:sz="0" w:space="0" w:color="auto"/>
      </w:divBdr>
    </w:div>
    <w:div w:id="893615123">
      <w:bodyDiv w:val="1"/>
      <w:marLeft w:val="0"/>
      <w:marRight w:val="0"/>
      <w:marTop w:val="0"/>
      <w:marBottom w:val="0"/>
      <w:divBdr>
        <w:top w:val="none" w:sz="0" w:space="0" w:color="auto"/>
        <w:left w:val="none" w:sz="0" w:space="0" w:color="auto"/>
        <w:bottom w:val="none" w:sz="0" w:space="0" w:color="auto"/>
        <w:right w:val="none" w:sz="0" w:space="0" w:color="auto"/>
      </w:divBdr>
    </w:div>
    <w:div w:id="894201376">
      <w:bodyDiv w:val="1"/>
      <w:marLeft w:val="0"/>
      <w:marRight w:val="0"/>
      <w:marTop w:val="0"/>
      <w:marBottom w:val="0"/>
      <w:divBdr>
        <w:top w:val="none" w:sz="0" w:space="0" w:color="auto"/>
        <w:left w:val="none" w:sz="0" w:space="0" w:color="auto"/>
        <w:bottom w:val="none" w:sz="0" w:space="0" w:color="auto"/>
        <w:right w:val="none" w:sz="0" w:space="0" w:color="auto"/>
      </w:divBdr>
    </w:div>
    <w:div w:id="894659603">
      <w:bodyDiv w:val="1"/>
      <w:marLeft w:val="0"/>
      <w:marRight w:val="0"/>
      <w:marTop w:val="0"/>
      <w:marBottom w:val="0"/>
      <w:divBdr>
        <w:top w:val="none" w:sz="0" w:space="0" w:color="auto"/>
        <w:left w:val="none" w:sz="0" w:space="0" w:color="auto"/>
        <w:bottom w:val="none" w:sz="0" w:space="0" w:color="auto"/>
        <w:right w:val="none" w:sz="0" w:space="0" w:color="auto"/>
      </w:divBdr>
    </w:div>
    <w:div w:id="895162203">
      <w:bodyDiv w:val="1"/>
      <w:marLeft w:val="0"/>
      <w:marRight w:val="0"/>
      <w:marTop w:val="0"/>
      <w:marBottom w:val="0"/>
      <w:divBdr>
        <w:top w:val="none" w:sz="0" w:space="0" w:color="auto"/>
        <w:left w:val="none" w:sz="0" w:space="0" w:color="auto"/>
        <w:bottom w:val="none" w:sz="0" w:space="0" w:color="auto"/>
        <w:right w:val="none" w:sz="0" w:space="0" w:color="auto"/>
      </w:divBdr>
    </w:div>
    <w:div w:id="895580294">
      <w:bodyDiv w:val="1"/>
      <w:marLeft w:val="0"/>
      <w:marRight w:val="0"/>
      <w:marTop w:val="0"/>
      <w:marBottom w:val="0"/>
      <w:divBdr>
        <w:top w:val="none" w:sz="0" w:space="0" w:color="auto"/>
        <w:left w:val="none" w:sz="0" w:space="0" w:color="auto"/>
        <w:bottom w:val="none" w:sz="0" w:space="0" w:color="auto"/>
        <w:right w:val="none" w:sz="0" w:space="0" w:color="auto"/>
      </w:divBdr>
    </w:div>
    <w:div w:id="898200984">
      <w:bodyDiv w:val="1"/>
      <w:marLeft w:val="0"/>
      <w:marRight w:val="0"/>
      <w:marTop w:val="0"/>
      <w:marBottom w:val="0"/>
      <w:divBdr>
        <w:top w:val="none" w:sz="0" w:space="0" w:color="auto"/>
        <w:left w:val="none" w:sz="0" w:space="0" w:color="auto"/>
        <w:bottom w:val="none" w:sz="0" w:space="0" w:color="auto"/>
        <w:right w:val="none" w:sz="0" w:space="0" w:color="auto"/>
      </w:divBdr>
    </w:div>
    <w:div w:id="899443934">
      <w:bodyDiv w:val="1"/>
      <w:marLeft w:val="0"/>
      <w:marRight w:val="0"/>
      <w:marTop w:val="0"/>
      <w:marBottom w:val="0"/>
      <w:divBdr>
        <w:top w:val="none" w:sz="0" w:space="0" w:color="auto"/>
        <w:left w:val="none" w:sz="0" w:space="0" w:color="auto"/>
        <w:bottom w:val="none" w:sz="0" w:space="0" w:color="auto"/>
        <w:right w:val="none" w:sz="0" w:space="0" w:color="auto"/>
      </w:divBdr>
    </w:div>
    <w:div w:id="901790582">
      <w:bodyDiv w:val="1"/>
      <w:marLeft w:val="0"/>
      <w:marRight w:val="0"/>
      <w:marTop w:val="0"/>
      <w:marBottom w:val="0"/>
      <w:divBdr>
        <w:top w:val="none" w:sz="0" w:space="0" w:color="auto"/>
        <w:left w:val="none" w:sz="0" w:space="0" w:color="auto"/>
        <w:bottom w:val="none" w:sz="0" w:space="0" w:color="auto"/>
        <w:right w:val="none" w:sz="0" w:space="0" w:color="auto"/>
      </w:divBdr>
    </w:div>
    <w:div w:id="902180043">
      <w:bodyDiv w:val="1"/>
      <w:marLeft w:val="0"/>
      <w:marRight w:val="0"/>
      <w:marTop w:val="0"/>
      <w:marBottom w:val="0"/>
      <w:divBdr>
        <w:top w:val="none" w:sz="0" w:space="0" w:color="auto"/>
        <w:left w:val="none" w:sz="0" w:space="0" w:color="auto"/>
        <w:bottom w:val="none" w:sz="0" w:space="0" w:color="auto"/>
        <w:right w:val="none" w:sz="0" w:space="0" w:color="auto"/>
      </w:divBdr>
    </w:div>
    <w:div w:id="905185784">
      <w:bodyDiv w:val="1"/>
      <w:marLeft w:val="0"/>
      <w:marRight w:val="0"/>
      <w:marTop w:val="0"/>
      <w:marBottom w:val="0"/>
      <w:divBdr>
        <w:top w:val="none" w:sz="0" w:space="0" w:color="auto"/>
        <w:left w:val="none" w:sz="0" w:space="0" w:color="auto"/>
        <w:bottom w:val="none" w:sz="0" w:space="0" w:color="auto"/>
        <w:right w:val="none" w:sz="0" w:space="0" w:color="auto"/>
      </w:divBdr>
    </w:div>
    <w:div w:id="906651366">
      <w:bodyDiv w:val="1"/>
      <w:marLeft w:val="0"/>
      <w:marRight w:val="0"/>
      <w:marTop w:val="0"/>
      <w:marBottom w:val="0"/>
      <w:divBdr>
        <w:top w:val="none" w:sz="0" w:space="0" w:color="auto"/>
        <w:left w:val="none" w:sz="0" w:space="0" w:color="auto"/>
        <w:bottom w:val="none" w:sz="0" w:space="0" w:color="auto"/>
        <w:right w:val="none" w:sz="0" w:space="0" w:color="auto"/>
      </w:divBdr>
    </w:div>
    <w:div w:id="909071919">
      <w:bodyDiv w:val="1"/>
      <w:marLeft w:val="0"/>
      <w:marRight w:val="0"/>
      <w:marTop w:val="0"/>
      <w:marBottom w:val="0"/>
      <w:divBdr>
        <w:top w:val="none" w:sz="0" w:space="0" w:color="auto"/>
        <w:left w:val="none" w:sz="0" w:space="0" w:color="auto"/>
        <w:bottom w:val="none" w:sz="0" w:space="0" w:color="auto"/>
        <w:right w:val="none" w:sz="0" w:space="0" w:color="auto"/>
      </w:divBdr>
    </w:div>
    <w:div w:id="910457985">
      <w:bodyDiv w:val="1"/>
      <w:marLeft w:val="0"/>
      <w:marRight w:val="0"/>
      <w:marTop w:val="0"/>
      <w:marBottom w:val="0"/>
      <w:divBdr>
        <w:top w:val="none" w:sz="0" w:space="0" w:color="auto"/>
        <w:left w:val="none" w:sz="0" w:space="0" w:color="auto"/>
        <w:bottom w:val="none" w:sz="0" w:space="0" w:color="auto"/>
        <w:right w:val="none" w:sz="0" w:space="0" w:color="auto"/>
      </w:divBdr>
    </w:div>
    <w:div w:id="917711819">
      <w:bodyDiv w:val="1"/>
      <w:marLeft w:val="0"/>
      <w:marRight w:val="0"/>
      <w:marTop w:val="0"/>
      <w:marBottom w:val="0"/>
      <w:divBdr>
        <w:top w:val="none" w:sz="0" w:space="0" w:color="auto"/>
        <w:left w:val="none" w:sz="0" w:space="0" w:color="auto"/>
        <w:bottom w:val="none" w:sz="0" w:space="0" w:color="auto"/>
        <w:right w:val="none" w:sz="0" w:space="0" w:color="auto"/>
      </w:divBdr>
    </w:div>
    <w:div w:id="917984181">
      <w:bodyDiv w:val="1"/>
      <w:marLeft w:val="0"/>
      <w:marRight w:val="0"/>
      <w:marTop w:val="0"/>
      <w:marBottom w:val="0"/>
      <w:divBdr>
        <w:top w:val="none" w:sz="0" w:space="0" w:color="auto"/>
        <w:left w:val="none" w:sz="0" w:space="0" w:color="auto"/>
        <w:bottom w:val="none" w:sz="0" w:space="0" w:color="auto"/>
        <w:right w:val="none" w:sz="0" w:space="0" w:color="auto"/>
      </w:divBdr>
    </w:div>
    <w:div w:id="926187044">
      <w:bodyDiv w:val="1"/>
      <w:marLeft w:val="0"/>
      <w:marRight w:val="0"/>
      <w:marTop w:val="0"/>
      <w:marBottom w:val="0"/>
      <w:divBdr>
        <w:top w:val="none" w:sz="0" w:space="0" w:color="auto"/>
        <w:left w:val="none" w:sz="0" w:space="0" w:color="auto"/>
        <w:bottom w:val="none" w:sz="0" w:space="0" w:color="auto"/>
        <w:right w:val="none" w:sz="0" w:space="0" w:color="auto"/>
      </w:divBdr>
    </w:div>
    <w:div w:id="929043730">
      <w:bodyDiv w:val="1"/>
      <w:marLeft w:val="0"/>
      <w:marRight w:val="0"/>
      <w:marTop w:val="0"/>
      <w:marBottom w:val="0"/>
      <w:divBdr>
        <w:top w:val="none" w:sz="0" w:space="0" w:color="auto"/>
        <w:left w:val="none" w:sz="0" w:space="0" w:color="auto"/>
        <w:bottom w:val="none" w:sz="0" w:space="0" w:color="auto"/>
        <w:right w:val="none" w:sz="0" w:space="0" w:color="auto"/>
      </w:divBdr>
    </w:div>
    <w:div w:id="938097108">
      <w:bodyDiv w:val="1"/>
      <w:marLeft w:val="0"/>
      <w:marRight w:val="0"/>
      <w:marTop w:val="0"/>
      <w:marBottom w:val="0"/>
      <w:divBdr>
        <w:top w:val="none" w:sz="0" w:space="0" w:color="auto"/>
        <w:left w:val="none" w:sz="0" w:space="0" w:color="auto"/>
        <w:bottom w:val="none" w:sz="0" w:space="0" w:color="auto"/>
        <w:right w:val="none" w:sz="0" w:space="0" w:color="auto"/>
      </w:divBdr>
    </w:div>
    <w:div w:id="939408053">
      <w:bodyDiv w:val="1"/>
      <w:marLeft w:val="0"/>
      <w:marRight w:val="0"/>
      <w:marTop w:val="0"/>
      <w:marBottom w:val="0"/>
      <w:divBdr>
        <w:top w:val="none" w:sz="0" w:space="0" w:color="auto"/>
        <w:left w:val="none" w:sz="0" w:space="0" w:color="auto"/>
        <w:bottom w:val="none" w:sz="0" w:space="0" w:color="auto"/>
        <w:right w:val="none" w:sz="0" w:space="0" w:color="auto"/>
      </w:divBdr>
    </w:div>
    <w:div w:id="940188039">
      <w:bodyDiv w:val="1"/>
      <w:marLeft w:val="0"/>
      <w:marRight w:val="0"/>
      <w:marTop w:val="0"/>
      <w:marBottom w:val="0"/>
      <w:divBdr>
        <w:top w:val="none" w:sz="0" w:space="0" w:color="auto"/>
        <w:left w:val="none" w:sz="0" w:space="0" w:color="auto"/>
        <w:bottom w:val="none" w:sz="0" w:space="0" w:color="auto"/>
        <w:right w:val="none" w:sz="0" w:space="0" w:color="auto"/>
      </w:divBdr>
    </w:div>
    <w:div w:id="946809864">
      <w:bodyDiv w:val="1"/>
      <w:marLeft w:val="0"/>
      <w:marRight w:val="0"/>
      <w:marTop w:val="0"/>
      <w:marBottom w:val="0"/>
      <w:divBdr>
        <w:top w:val="none" w:sz="0" w:space="0" w:color="auto"/>
        <w:left w:val="none" w:sz="0" w:space="0" w:color="auto"/>
        <w:bottom w:val="none" w:sz="0" w:space="0" w:color="auto"/>
        <w:right w:val="none" w:sz="0" w:space="0" w:color="auto"/>
      </w:divBdr>
    </w:div>
    <w:div w:id="947855489">
      <w:bodyDiv w:val="1"/>
      <w:marLeft w:val="0"/>
      <w:marRight w:val="0"/>
      <w:marTop w:val="0"/>
      <w:marBottom w:val="0"/>
      <w:divBdr>
        <w:top w:val="none" w:sz="0" w:space="0" w:color="auto"/>
        <w:left w:val="none" w:sz="0" w:space="0" w:color="auto"/>
        <w:bottom w:val="none" w:sz="0" w:space="0" w:color="auto"/>
        <w:right w:val="none" w:sz="0" w:space="0" w:color="auto"/>
      </w:divBdr>
    </w:div>
    <w:div w:id="949052187">
      <w:bodyDiv w:val="1"/>
      <w:marLeft w:val="0"/>
      <w:marRight w:val="0"/>
      <w:marTop w:val="0"/>
      <w:marBottom w:val="0"/>
      <w:divBdr>
        <w:top w:val="none" w:sz="0" w:space="0" w:color="auto"/>
        <w:left w:val="none" w:sz="0" w:space="0" w:color="auto"/>
        <w:bottom w:val="none" w:sz="0" w:space="0" w:color="auto"/>
        <w:right w:val="none" w:sz="0" w:space="0" w:color="auto"/>
      </w:divBdr>
    </w:div>
    <w:div w:id="949430103">
      <w:bodyDiv w:val="1"/>
      <w:marLeft w:val="0"/>
      <w:marRight w:val="0"/>
      <w:marTop w:val="0"/>
      <w:marBottom w:val="0"/>
      <w:divBdr>
        <w:top w:val="none" w:sz="0" w:space="0" w:color="auto"/>
        <w:left w:val="none" w:sz="0" w:space="0" w:color="auto"/>
        <w:bottom w:val="none" w:sz="0" w:space="0" w:color="auto"/>
        <w:right w:val="none" w:sz="0" w:space="0" w:color="auto"/>
      </w:divBdr>
    </w:div>
    <w:div w:id="953367382">
      <w:bodyDiv w:val="1"/>
      <w:marLeft w:val="0"/>
      <w:marRight w:val="0"/>
      <w:marTop w:val="0"/>
      <w:marBottom w:val="0"/>
      <w:divBdr>
        <w:top w:val="none" w:sz="0" w:space="0" w:color="auto"/>
        <w:left w:val="none" w:sz="0" w:space="0" w:color="auto"/>
        <w:bottom w:val="none" w:sz="0" w:space="0" w:color="auto"/>
        <w:right w:val="none" w:sz="0" w:space="0" w:color="auto"/>
      </w:divBdr>
    </w:div>
    <w:div w:id="954361305">
      <w:bodyDiv w:val="1"/>
      <w:marLeft w:val="0"/>
      <w:marRight w:val="0"/>
      <w:marTop w:val="0"/>
      <w:marBottom w:val="0"/>
      <w:divBdr>
        <w:top w:val="none" w:sz="0" w:space="0" w:color="auto"/>
        <w:left w:val="none" w:sz="0" w:space="0" w:color="auto"/>
        <w:bottom w:val="none" w:sz="0" w:space="0" w:color="auto"/>
        <w:right w:val="none" w:sz="0" w:space="0" w:color="auto"/>
      </w:divBdr>
    </w:div>
    <w:div w:id="954825363">
      <w:bodyDiv w:val="1"/>
      <w:marLeft w:val="0"/>
      <w:marRight w:val="0"/>
      <w:marTop w:val="0"/>
      <w:marBottom w:val="0"/>
      <w:divBdr>
        <w:top w:val="none" w:sz="0" w:space="0" w:color="auto"/>
        <w:left w:val="none" w:sz="0" w:space="0" w:color="auto"/>
        <w:bottom w:val="none" w:sz="0" w:space="0" w:color="auto"/>
        <w:right w:val="none" w:sz="0" w:space="0" w:color="auto"/>
      </w:divBdr>
    </w:div>
    <w:div w:id="959191431">
      <w:bodyDiv w:val="1"/>
      <w:marLeft w:val="0"/>
      <w:marRight w:val="0"/>
      <w:marTop w:val="0"/>
      <w:marBottom w:val="0"/>
      <w:divBdr>
        <w:top w:val="none" w:sz="0" w:space="0" w:color="auto"/>
        <w:left w:val="none" w:sz="0" w:space="0" w:color="auto"/>
        <w:bottom w:val="none" w:sz="0" w:space="0" w:color="auto"/>
        <w:right w:val="none" w:sz="0" w:space="0" w:color="auto"/>
      </w:divBdr>
    </w:div>
    <w:div w:id="962804053">
      <w:bodyDiv w:val="1"/>
      <w:marLeft w:val="0"/>
      <w:marRight w:val="0"/>
      <w:marTop w:val="0"/>
      <w:marBottom w:val="0"/>
      <w:divBdr>
        <w:top w:val="none" w:sz="0" w:space="0" w:color="auto"/>
        <w:left w:val="none" w:sz="0" w:space="0" w:color="auto"/>
        <w:bottom w:val="none" w:sz="0" w:space="0" w:color="auto"/>
        <w:right w:val="none" w:sz="0" w:space="0" w:color="auto"/>
      </w:divBdr>
    </w:div>
    <w:div w:id="963921271">
      <w:bodyDiv w:val="1"/>
      <w:marLeft w:val="0"/>
      <w:marRight w:val="0"/>
      <w:marTop w:val="0"/>
      <w:marBottom w:val="0"/>
      <w:divBdr>
        <w:top w:val="none" w:sz="0" w:space="0" w:color="auto"/>
        <w:left w:val="none" w:sz="0" w:space="0" w:color="auto"/>
        <w:bottom w:val="none" w:sz="0" w:space="0" w:color="auto"/>
        <w:right w:val="none" w:sz="0" w:space="0" w:color="auto"/>
      </w:divBdr>
    </w:div>
    <w:div w:id="964652214">
      <w:bodyDiv w:val="1"/>
      <w:marLeft w:val="0"/>
      <w:marRight w:val="0"/>
      <w:marTop w:val="0"/>
      <w:marBottom w:val="0"/>
      <w:divBdr>
        <w:top w:val="none" w:sz="0" w:space="0" w:color="auto"/>
        <w:left w:val="none" w:sz="0" w:space="0" w:color="auto"/>
        <w:bottom w:val="none" w:sz="0" w:space="0" w:color="auto"/>
        <w:right w:val="none" w:sz="0" w:space="0" w:color="auto"/>
      </w:divBdr>
    </w:div>
    <w:div w:id="970478794">
      <w:bodyDiv w:val="1"/>
      <w:marLeft w:val="0"/>
      <w:marRight w:val="0"/>
      <w:marTop w:val="0"/>
      <w:marBottom w:val="0"/>
      <w:divBdr>
        <w:top w:val="none" w:sz="0" w:space="0" w:color="auto"/>
        <w:left w:val="none" w:sz="0" w:space="0" w:color="auto"/>
        <w:bottom w:val="none" w:sz="0" w:space="0" w:color="auto"/>
        <w:right w:val="none" w:sz="0" w:space="0" w:color="auto"/>
      </w:divBdr>
    </w:div>
    <w:div w:id="973094835">
      <w:bodyDiv w:val="1"/>
      <w:marLeft w:val="0"/>
      <w:marRight w:val="0"/>
      <w:marTop w:val="0"/>
      <w:marBottom w:val="0"/>
      <w:divBdr>
        <w:top w:val="none" w:sz="0" w:space="0" w:color="auto"/>
        <w:left w:val="none" w:sz="0" w:space="0" w:color="auto"/>
        <w:bottom w:val="none" w:sz="0" w:space="0" w:color="auto"/>
        <w:right w:val="none" w:sz="0" w:space="0" w:color="auto"/>
      </w:divBdr>
    </w:div>
    <w:div w:id="976182353">
      <w:bodyDiv w:val="1"/>
      <w:marLeft w:val="0"/>
      <w:marRight w:val="0"/>
      <w:marTop w:val="0"/>
      <w:marBottom w:val="0"/>
      <w:divBdr>
        <w:top w:val="none" w:sz="0" w:space="0" w:color="auto"/>
        <w:left w:val="none" w:sz="0" w:space="0" w:color="auto"/>
        <w:bottom w:val="none" w:sz="0" w:space="0" w:color="auto"/>
        <w:right w:val="none" w:sz="0" w:space="0" w:color="auto"/>
      </w:divBdr>
    </w:div>
    <w:div w:id="976184153">
      <w:bodyDiv w:val="1"/>
      <w:marLeft w:val="0"/>
      <w:marRight w:val="0"/>
      <w:marTop w:val="0"/>
      <w:marBottom w:val="0"/>
      <w:divBdr>
        <w:top w:val="none" w:sz="0" w:space="0" w:color="auto"/>
        <w:left w:val="none" w:sz="0" w:space="0" w:color="auto"/>
        <w:bottom w:val="none" w:sz="0" w:space="0" w:color="auto"/>
        <w:right w:val="none" w:sz="0" w:space="0" w:color="auto"/>
      </w:divBdr>
    </w:div>
    <w:div w:id="979959827">
      <w:bodyDiv w:val="1"/>
      <w:marLeft w:val="0"/>
      <w:marRight w:val="0"/>
      <w:marTop w:val="0"/>
      <w:marBottom w:val="0"/>
      <w:divBdr>
        <w:top w:val="none" w:sz="0" w:space="0" w:color="auto"/>
        <w:left w:val="none" w:sz="0" w:space="0" w:color="auto"/>
        <w:bottom w:val="none" w:sz="0" w:space="0" w:color="auto"/>
        <w:right w:val="none" w:sz="0" w:space="0" w:color="auto"/>
      </w:divBdr>
    </w:div>
    <w:div w:id="980161231">
      <w:bodyDiv w:val="1"/>
      <w:marLeft w:val="0"/>
      <w:marRight w:val="0"/>
      <w:marTop w:val="0"/>
      <w:marBottom w:val="0"/>
      <w:divBdr>
        <w:top w:val="none" w:sz="0" w:space="0" w:color="auto"/>
        <w:left w:val="none" w:sz="0" w:space="0" w:color="auto"/>
        <w:bottom w:val="none" w:sz="0" w:space="0" w:color="auto"/>
        <w:right w:val="none" w:sz="0" w:space="0" w:color="auto"/>
      </w:divBdr>
    </w:div>
    <w:div w:id="981544509">
      <w:bodyDiv w:val="1"/>
      <w:marLeft w:val="0"/>
      <w:marRight w:val="0"/>
      <w:marTop w:val="0"/>
      <w:marBottom w:val="0"/>
      <w:divBdr>
        <w:top w:val="none" w:sz="0" w:space="0" w:color="auto"/>
        <w:left w:val="none" w:sz="0" w:space="0" w:color="auto"/>
        <w:bottom w:val="none" w:sz="0" w:space="0" w:color="auto"/>
        <w:right w:val="none" w:sz="0" w:space="0" w:color="auto"/>
      </w:divBdr>
    </w:div>
    <w:div w:id="988443160">
      <w:bodyDiv w:val="1"/>
      <w:marLeft w:val="0"/>
      <w:marRight w:val="0"/>
      <w:marTop w:val="0"/>
      <w:marBottom w:val="0"/>
      <w:divBdr>
        <w:top w:val="none" w:sz="0" w:space="0" w:color="auto"/>
        <w:left w:val="none" w:sz="0" w:space="0" w:color="auto"/>
        <w:bottom w:val="none" w:sz="0" w:space="0" w:color="auto"/>
        <w:right w:val="none" w:sz="0" w:space="0" w:color="auto"/>
      </w:divBdr>
    </w:div>
    <w:div w:id="990718850">
      <w:bodyDiv w:val="1"/>
      <w:marLeft w:val="0"/>
      <w:marRight w:val="0"/>
      <w:marTop w:val="0"/>
      <w:marBottom w:val="0"/>
      <w:divBdr>
        <w:top w:val="none" w:sz="0" w:space="0" w:color="auto"/>
        <w:left w:val="none" w:sz="0" w:space="0" w:color="auto"/>
        <w:bottom w:val="none" w:sz="0" w:space="0" w:color="auto"/>
        <w:right w:val="none" w:sz="0" w:space="0" w:color="auto"/>
      </w:divBdr>
    </w:div>
    <w:div w:id="992104056">
      <w:bodyDiv w:val="1"/>
      <w:marLeft w:val="0"/>
      <w:marRight w:val="0"/>
      <w:marTop w:val="0"/>
      <w:marBottom w:val="0"/>
      <w:divBdr>
        <w:top w:val="none" w:sz="0" w:space="0" w:color="auto"/>
        <w:left w:val="none" w:sz="0" w:space="0" w:color="auto"/>
        <w:bottom w:val="none" w:sz="0" w:space="0" w:color="auto"/>
        <w:right w:val="none" w:sz="0" w:space="0" w:color="auto"/>
      </w:divBdr>
    </w:div>
    <w:div w:id="994072353">
      <w:bodyDiv w:val="1"/>
      <w:marLeft w:val="0"/>
      <w:marRight w:val="0"/>
      <w:marTop w:val="0"/>
      <w:marBottom w:val="0"/>
      <w:divBdr>
        <w:top w:val="none" w:sz="0" w:space="0" w:color="auto"/>
        <w:left w:val="none" w:sz="0" w:space="0" w:color="auto"/>
        <w:bottom w:val="none" w:sz="0" w:space="0" w:color="auto"/>
        <w:right w:val="none" w:sz="0" w:space="0" w:color="auto"/>
      </w:divBdr>
    </w:div>
    <w:div w:id="1000277821">
      <w:bodyDiv w:val="1"/>
      <w:marLeft w:val="0"/>
      <w:marRight w:val="0"/>
      <w:marTop w:val="0"/>
      <w:marBottom w:val="0"/>
      <w:divBdr>
        <w:top w:val="none" w:sz="0" w:space="0" w:color="auto"/>
        <w:left w:val="none" w:sz="0" w:space="0" w:color="auto"/>
        <w:bottom w:val="none" w:sz="0" w:space="0" w:color="auto"/>
        <w:right w:val="none" w:sz="0" w:space="0" w:color="auto"/>
      </w:divBdr>
    </w:div>
    <w:div w:id="1000348257">
      <w:bodyDiv w:val="1"/>
      <w:marLeft w:val="0"/>
      <w:marRight w:val="0"/>
      <w:marTop w:val="0"/>
      <w:marBottom w:val="0"/>
      <w:divBdr>
        <w:top w:val="none" w:sz="0" w:space="0" w:color="auto"/>
        <w:left w:val="none" w:sz="0" w:space="0" w:color="auto"/>
        <w:bottom w:val="none" w:sz="0" w:space="0" w:color="auto"/>
        <w:right w:val="none" w:sz="0" w:space="0" w:color="auto"/>
      </w:divBdr>
    </w:div>
    <w:div w:id="1002202055">
      <w:bodyDiv w:val="1"/>
      <w:marLeft w:val="0"/>
      <w:marRight w:val="0"/>
      <w:marTop w:val="0"/>
      <w:marBottom w:val="0"/>
      <w:divBdr>
        <w:top w:val="none" w:sz="0" w:space="0" w:color="auto"/>
        <w:left w:val="none" w:sz="0" w:space="0" w:color="auto"/>
        <w:bottom w:val="none" w:sz="0" w:space="0" w:color="auto"/>
        <w:right w:val="none" w:sz="0" w:space="0" w:color="auto"/>
      </w:divBdr>
    </w:div>
    <w:div w:id="1002777014">
      <w:bodyDiv w:val="1"/>
      <w:marLeft w:val="0"/>
      <w:marRight w:val="0"/>
      <w:marTop w:val="0"/>
      <w:marBottom w:val="0"/>
      <w:divBdr>
        <w:top w:val="none" w:sz="0" w:space="0" w:color="auto"/>
        <w:left w:val="none" w:sz="0" w:space="0" w:color="auto"/>
        <w:bottom w:val="none" w:sz="0" w:space="0" w:color="auto"/>
        <w:right w:val="none" w:sz="0" w:space="0" w:color="auto"/>
      </w:divBdr>
    </w:div>
    <w:div w:id="1005548219">
      <w:bodyDiv w:val="1"/>
      <w:marLeft w:val="0"/>
      <w:marRight w:val="0"/>
      <w:marTop w:val="0"/>
      <w:marBottom w:val="0"/>
      <w:divBdr>
        <w:top w:val="none" w:sz="0" w:space="0" w:color="auto"/>
        <w:left w:val="none" w:sz="0" w:space="0" w:color="auto"/>
        <w:bottom w:val="none" w:sz="0" w:space="0" w:color="auto"/>
        <w:right w:val="none" w:sz="0" w:space="0" w:color="auto"/>
      </w:divBdr>
    </w:div>
    <w:div w:id="1007630903">
      <w:bodyDiv w:val="1"/>
      <w:marLeft w:val="0"/>
      <w:marRight w:val="0"/>
      <w:marTop w:val="0"/>
      <w:marBottom w:val="0"/>
      <w:divBdr>
        <w:top w:val="none" w:sz="0" w:space="0" w:color="auto"/>
        <w:left w:val="none" w:sz="0" w:space="0" w:color="auto"/>
        <w:bottom w:val="none" w:sz="0" w:space="0" w:color="auto"/>
        <w:right w:val="none" w:sz="0" w:space="0" w:color="auto"/>
      </w:divBdr>
    </w:div>
    <w:div w:id="1009412111">
      <w:bodyDiv w:val="1"/>
      <w:marLeft w:val="0"/>
      <w:marRight w:val="0"/>
      <w:marTop w:val="0"/>
      <w:marBottom w:val="0"/>
      <w:divBdr>
        <w:top w:val="none" w:sz="0" w:space="0" w:color="auto"/>
        <w:left w:val="none" w:sz="0" w:space="0" w:color="auto"/>
        <w:bottom w:val="none" w:sz="0" w:space="0" w:color="auto"/>
        <w:right w:val="none" w:sz="0" w:space="0" w:color="auto"/>
      </w:divBdr>
    </w:div>
    <w:div w:id="1011184192">
      <w:bodyDiv w:val="1"/>
      <w:marLeft w:val="0"/>
      <w:marRight w:val="0"/>
      <w:marTop w:val="0"/>
      <w:marBottom w:val="0"/>
      <w:divBdr>
        <w:top w:val="none" w:sz="0" w:space="0" w:color="auto"/>
        <w:left w:val="none" w:sz="0" w:space="0" w:color="auto"/>
        <w:bottom w:val="none" w:sz="0" w:space="0" w:color="auto"/>
        <w:right w:val="none" w:sz="0" w:space="0" w:color="auto"/>
      </w:divBdr>
    </w:div>
    <w:div w:id="1011298386">
      <w:bodyDiv w:val="1"/>
      <w:marLeft w:val="0"/>
      <w:marRight w:val="0"/>
      <w:marTop w:val="0"/>
      <w:marBottom w:val="0"/>
      <w:divBdr>
        <w:top w:val="none" w:sz="0" w:space="0" w:color="auto"/>
        <w:left w:val="none" w:sz="0" w:space="0" w:color="auto"/>
        <w:bottom w:val="none" w:sz="0" w:space="0" w:color="auto"/>
        <w:right w:val="none" w:sz="0" w:space="0" w:color="auto"/>
      </w:divBdr>
    </w:div>
    <w:div w:id="1013648650">
      <w:bodyDiv w:val="1"/>
      <w:marLeft w:val="0"/>
      <w:marRight w:val="0"/>
      <w:marTop w:val="0"/>
      <w:marBottom w:val="0"/>
      <w:divBdr>
        <w:top w:val="none" w:sz="0" w:space="0" w:color="auto"/>
        <w:left w:val="none" w:sz="0" w:space="0" w:color="auto"/>
        <w:bottom w:val="none" w:sz="0" w:space="0" w:color="auto"/>
        <w:right w:val="none" w:sz="0" w:space="0" w:color="auto"/>
      </w:divBdr>
      <w:divsChild>
        <w:div w:id="96145234">
          <w:marLeft w:val="480"/>
          <w:marRight w:val="0"/>
          <w:marTop w:val="0"/>
          <w:marBottom w:val="0"/>
          <w:divBdr>
            <w:top w:val="none" w:sz="0" w:space="0" w:color="auto"/>
            <w:left w:val="none" w:sz="0" w:space="0" w:color="auto"/>
            <w:bottom w:val="none" w:sz="0" w:space="0" w:color="auto"/>
            <w:right w:val="none" w:sz="0" w:space="0" w:color="auto"/>
          </w:divBdr>
        </w:div>
        <w:div w:id="918294681">
          <w:marLeft w:val="480"/>
          <w:marRight w:val="0"/>
          <w:marTop w:val="0"/>
          <w:marBottom w:val="0"/>
          <w:divBdr>
            <w:top w:val="none" w:sz="0" w:space="0" w:color="auto"/>
            <w:left w:val="none" w:sz="0" w:space="0" w:color="auto"/>
            <w:bottom w:val="none" w:sz="0" w:space="0" w:color="auto"/>
            <w:right w:val="none" w:sz="0" w:space="0" w:color="auto"/>
          </w:divBdr>
        </w:div>
        <w:div w:id="1070225156">
          <w:marLeft w:val="480"/>
          <w:marRight w:val="0"/>
          <w:marTop w:val="0"/>
          <w:marBottom w:val="0"/>
          <w:divBdr>
            <w:top w:val="none" w:sz="0" w:space="0" w:color="auto"/>
            <w:left w:val="none" w:sz="0" w:space="0" w:color="auto"/>
            <w:bottom w:val="none" w:sz="0" w:space="0" w:color="auto"/>
            <w:right w:val="none" w:sz="0" w:space="0" w:color="auto"/>
          </w:divBdr>
        </w:div>
        <w:div w:id="1132409673">
          <w:marLeft w:val="480"/>
          <w:marRight w:val="0"/>
          <w:marTop w:val="0"/>
          <w:marBottom w:val="0"/>
          <w:divBdr>
            <w:top w:val="none" w:sz="0" w:space="0" w:color="auto"/>
            <w:left w:val="none" w:sz="0" w:space="0" w:color="auto"/>
            <w:bottom w:val="none" w:sz="0" w:space="0" w:color="auto"/>
            <w:right w:val="none" w:sz="0" w:space="0" w:color="auto"/>
          </w:divBdr>
        </w:div>
        <w:div w:id="394283925">
          <w:marLeft w:val="480"/>
          <w:marRight w:val="0"/>
          <w:marTop w:val="0"/>
          <w:marBottom w:val="0"/>
          <w:divBdr>
            <w:top w:val="none" w:sz="0" w:space="0" w:color="auto"/>
            <w:left w:val="none" w:sz="0" w:space="0" w:color="auto"/>
            <w:bottom w:val="none" w:sz="0" w:space="0" w:color="auto"/>
            <w:right w:val="none" w:sz="0" w:space="0" w:color="auto"/>
          </w:divBdr>
        </w:div>
        <w:div w:id="630406613">
          <w:marLeft w:val="480"/>
          <w:marRight w:val="0"/>
          <w:marTop w:val="0"/>
          <w:marBottom w:val="0"/>
          <w:divBdr>
            <w:top w:val="none" w:sz="0" w:space="0" w:color="auto"/>
            <w:left w:val="none" w:sz="0" w:space="0" w:color="auto"/>
            <w:bottom w:val="none" w:sz="0" w:space="0" w:color="auto"/>
            <w:right w:val="none" w:sz="0" w:space="0" w:color="auto"/>
          </w:divBdr>
        </w:div>
        <w:div w:id="762871332">
          <w:marLeft w:val="480"/>
          <w:marRight w:val="0"/>
          <w:marTop w:val="0"/>
          <w:marBottom w:val="0"/>
          <w:divBdr>
            <w:top w:val="none" w:sz="0" w:space="0" w:color="auto"/>
            <w:left w:val="none" w:sz="0" w:space="0" w:color="auto"/>
            <w:bottom w:val="none" w:sz="0" w:space="0" w:color="auto"/>
            <w:right w:val="none" w:sz="0" w:space="0" w:color="auto"/>
          </w:divBdr>
        </w:div>
        <w:div w:id="1199243318">
          <w:marLeft w:val="480"/>
          <w:marRight w:val="0"/>
          <w:marTop w:val="0"/>
          <w:marBottom w:val="0"/>
          <w:divBdr>
            <w:top w:val="none" w:sz="0" w:space="0" w:color="auto"/>
            <w:left w:val="none" w:sz="0" w:space="0" w:color="auto"/>
            <w:bottom w:val="none" w:sz="0" w:space="0" w:color="auto"/>
            <w:right w:val="none" w:sz="0" w:space="0" w:color="auto"/>
          </w:divBdr>
        </w:div>
        <w:div w:id="745421795">
          <w:marLeft w:val="480"/>
          <w:marRight w:val="0"/>
          <w:marTop w:val="0"/>
          <w:marBottom w:val="0"/>
          <w:divBdr>
            <w:top w:val="none" w:sz="0" w:space="0" w:color="auto"/>
            <w:left w:val="none" w:sz="0" w:space="0" w:color="auto"/>
            <w:bottom w:val="none" w:sz="0" w:space="0" w:color="auto"/>
            <w:right w:val="none" w:sz="0" w:space="0" w:color="auto"/>
          </w:divBdr>
        </w:div>
        <w:div w:id="445196910">
          <w:marLeft w:val="480"/>
          <w:marRight w:val="0"/>
          <w:marTop w:val="0"/>
          <w:marBottom w:val="0"/>
          <w:divBdr>
            <w:top w:val="none" w:sz="0" w:space="0" w:color="auto"/>
            <w:left w:val="none" w:sz="0" w:space="0" w:color="auto"/>
            <w:bottom w:val="none" w:sz="0" w:space="0" w:color="auto"/>
            <w:right w:val="none" w:sz="0" w:space="0" w:color="auto"/>
          </w:divBdr>
        </w:div>
        <w:div w:id="1253973582">
          <w:marLeft w:val="480"/>
          <w:marRight w:val="0"/>
          <w:marTop w:val="0"/>
          <w:marBottom w:val="0"/>
          <w:divBdr>
            <w:top w:val="none" w:sz="0" w:space="0" w:color="auto"/>
            <w:left w:val="none" w:sz="0" w:space="0" w:color="auto"/>
            <w:bottom w:val="none" w:sz="0" w:space="0" w:color="auto"/>
            <w:right w:val="none" w:sz="0" w:space="0" w:color="auto"/>
          </w:divBdr>
        </w:div>
        <w:div w:id="499547842">
          <w:marLeft w:val="480"/>
          <w:marRight w:val="0"/>
          <w:marTop w:val="0"/>
          <w:marBottom w:val="0"/>
          <w:divBdr>
            <w:top w:val="none" w:sz="0" w:space="0" w:color="auto"/>
            <w:left w:val="none" w:sz="0" w:space="0" w:color="auto"/>
            <w:bottom w:val="none" w:sz="0" w:space="0" w:color="auto"/>
            <w:right w:val="none" w:sz="0" w:space="0" w:color="auto"/>
          </w:divBdr>
        </w:div>
        <w:div w:id="2006275526">
          <w:marLeft w:val="480"/>
          <w:marRight w:val="0"/>
          <w:marTop w:val="0"/>
          <w:marBottom w:val="0"/>
          <w:divBdr>
            <w:top w:val="none" w:sz="0" w:space="0" w:color="auto"/>
            <w:left w:val="none" w:sz="0" w:space="0" w:color="auto"/>
            <w:bottom w:val="none" w:sz="0" w:space="0" w:color="auto"/>
            <w:right w:val="none" w:sz="0" w:space="0" w:color="auto"/>
          </w:divBdr>
        </w:div>
        <w:div w:id="795567061">
          <w:marLeft w:val="480"/>
          <w:marRight w:val="0"/>
          <w:marTop w:val="0"/>
          <w:marBottom w:val="0"/>
          <w:divBdr>
            <w:top w:val="none" w:sz="0" w:space="0" w:color="auto"/>
            <w:left w:val="none" w:sz="0" w:space="0" w:color="auto"/>
            <w:bottom w:val="none" w:sz="0" w:space="0" w:color="auto"/>
            <w:right w:val="none" w:sz="0" w:space="0" w:color="auto"/>
          </w:divBdr>
        </w:div>
        <w:div w:id="1973825275">
          <w:marLeft w:val="480"/>
          <w:marRight w:val="0"/>
          <w:marTop w:val="0"/>
          <w:marBottom w:val="0"/>
          <w:divBdr>
            <w:top w:val="none" w:sz="0" w:space="0" w:color="auto"/>
            <w:left w:val="none" w:sz="0" w:space="0" w:color="auto"/>
            <w:bottom w:val="none" w:sz="0" w:space="0" w:color="auto"/>
            <w:right w:val="none" w:sz="0" w:space="0" w:color="auto"/>
          </w:divBdr>
        </w:div>
        <w:div w:id="1700006020">
          <w:marLeft w:val="480"/>
          <w:marRight w:val="0"/>
          <w:marTop w:val="0"/>
          <w:marBottom w:val="0"/>
          <w:divBdr>
            <w:top w:val="none" w:sz="0" w:space="0" w:color="auto"/>
            <w:left w:val="none" w:sz="0" w:space="0" w:color="auto"/>
            <w:bottom w:val="none" w:sz="0" w:space="0" w:color="auto"/>
            <w:right w:val="none" w:sz="0" w:space="0" w:color="auto"/>
          </w:divBdr>
        </w:div>
        <w:div w:id="727338606">
          <w:marLeft w:val="480"/>
          <w:marRight w:val="0"/>
          <w:marTop w:val="0"/>
          <w:marBottom w:val="0"/>
          <w:divBdr>
            <w:top w:val="none" w:sz="0" w:space="0" w:color="auto"/>
            <w:left w:val="none" w:sz="0" w:space="0" w:color="auto"/>
            <w:bottom w:val="none" w:sz="0" w:space="0" w:color="auto"/>
            <w:right w:val="none" w:sz="0" w:space="0" w:color="auto"/>
          </w:divBdr>
        </w:div>
        <w:div w:id="1852911274">
          <w:marLeft w:val="480"/>
          <w:marRight w:val="0"/>
          <w:marTop w:val="0"/>
          <w:marBottom w:val="0"/>
          <w:divBdr>
            <w:top w:val="none" w:sz="0" w:space="0" w:color="auto"/>
            <w:left w:val="none" w:sz="0" w:space="0" w:color="auto"/>
            <w:bottom w:val="none" w:sz="0" w:space="0" w:color="auto"/>
            <w:right w:val="none" w:sz="0" w:space="0" w:color="auto"/>
          </w:divBdr>
        </w:div>
        <w:div w:id="1450471165">
          <w:marLeft w:val="480"/>
          <w:marRight w:val="0"/>
          <w:marTop w:val="0"/>
          <w:marBottom w:val="0"/>
          <w:divBdr>
            <w:top w:val="none" w:sz="0" w:space="0" w:color="auto"/>
            <w:left w:val="none" w:sz="0" w:space="0" w:color="auto"/>
            <w:bottom w:val="none" w:sz="0" w:space="0" w:color="auto"/>
            <w:right w:val="none" w:sz="0" w:space="0" w:color="auto"/>
          </w:divBdr>
        </w:div>
        <w:div w:id="2121100221">
          <w:marLeft w:val="480"/>
          <w:marRight w:val="0"/>
          <w:marTop w:val="0"/>
          <w:marBottom w:val="0"/>
          <w:divBdr>
            <w:top w:val="none" w:sz="0" w:space="0" w:color="auto"/>
            <w:left w:val="none" w:sz="0" w:space="0" w:color="auto"/>
            <w:bottom w:val="none" w:sz="0" w:space="0" w:color="auto"/>
            <w:right w:val="none" w:sz="0" w:space="0" w:color="auto"/>
          </w:divBdr>
        </w:div>
        <w:div w:id="1297756329">
          <w:marLeft w:val="480"/>
          <w:marRight w:val="0"/>
          <w:marTop w:val="0"/>
          <w:marBottom w:val="0"/>
          <w:divBdr>
            <w:top w:val="none" w:sz="0" w:space="0" w:color="auto"/>
            <w:left w:val="none" w:sz="0" w:space="0" w:color="auto"/>
            <w:bottom w:val="none" w:sz="0" w:space="0" w:color="auto"/>
            <w:right w:val="none" w:sz="0" w:space="0" w:color="auto"/>
          </w:divBdr>
        </w:div>
        <w:div w:id="1497064176">
          <w:marLeft w:val="480"/>
          <w:marRight w:val="0"/>
          <w:marTop w:val="0"/>
          <w:marBottom w:val="0"/>
          <w:divBdr>
            <w:top w:val="none" w:sz="0" w:space="0" w:color="auto"/>
            <w:left w:val="none" w:sz="0" w:space="0" w:color="auto"/>
            <w:bottom w:val="none" w:sz="0" w:space="0" w:color="auto"/>
            <w:right w:val="none" w:sz="0" w:space="0" w:color="auto"/>
          </w:divBdr>
        </w:div>
        <w:div w:id="1035958213">
          <w:marLeft w:val="480"/>
          <w:marRight w:val="0"/>
          <w:marTop w:val="0"/>
          <w:marBottom w:val="0"/>
          <w:divBdr>
            <w:top w:val="none" w:sz="0" w:space="0" w:color="auto"/>
            <w:left w:val="none" w:sz="0" w:space="0" w:color="auto"/>
            <w:bottom w:val="none" w:sz="0" w:space="0" w:color="auto"/>
            <w:right w:val="none" w:sz="0" w:space="0" w:color="auto"/>
          </w:divBdr>
        </w:div>
        <w:div w:id="1802258878">
          <w:marLeft w:val="480"/>
          <w:marRight w:val="0"/>
          <w:marTop w:val="0"/>
          <w:marBottom w:val="0"/>
          <w:divBdr>
            <w:top w:val="none" w:sz="0" w:space="0" w:color="auto"/>
            <w:left w:val="none" w:sz="0" w:space="0" w:color="auto"/>
            <w:bottom w:val="none" w:sz="0" w:space="0" w:color="auto"/>
            <w:right w:val="none" w:sz="0" w:space="0" w:color="auto"/>
          </w:divBdr>
        </w:div>
        <w:div w:id="517544781">
          <w:marLeft w:val="480"/>
          <w:marRight w:val="0"/>
          <w:marTop w:val="0"/>
          <w:marBottom w:val="0"/>
          <w:divBdr>
            <w:top w:val="none" w:sz="0" w:space="0" w:color="auto"/>
            <w:left w:val="none" w:sz="0" w:space="0" w:color="auto"/>
            <w:bottom w:val="none" w:sz="0" w:space="0" w:color="auto"/>
            <w:right w:val="none" w:sz="0" w:space="0" w:color="auto"/>
          </w:divBdr>
        </w:div>
        <w:div w:id="1707216480">
          <w:marLeft w:val="480"/>
          <w:marRight w:val="0"/>
          <w:marTop w:val="0"/>
          <w:marBottom w:val="0"/>
          <w:divBdr>
            <w:top w:val="none" w:sz="0" w:space="0" w:color="auto"/>
            <w:left w:val="none" w:sz="0" w:space="0" w:color="auto"/>
            <w:bottom w:val="none" w:sz="0" w:space="0" w:color="auto"/>
            <w:right w:val="none" w:sz="0" w:space="0" w:color="auto"/>
          </w:divBdr>
        </w:div>
        <w:div w:id="41557896">
          <w:marLeft w:val="480"/>
          <w:marRight w:val="0"/>
          <w:marTop w:val="0"/>
          <w:marBottom w:val="0"/>
          <w:divBdr>
            <w:top w:val="none" w:sz="0" w:space="0" w:color="auto"/>
            <w:left w:val="none" w:sz="0" w:space="0" w:color="auto"/>
            <w:bottom w:val="none" w:sz="0" w:space="0" w:color="auto"/>
            <w:right w:val="none" w:sz="0" w:space="0" w:color="auto"/>
          </w:divBdr>
        </w:div>
        <w:div w:id="1088235350">
          <w:marLeft w:val="480"/>
          <w:marRight w:val="0"/>
          <w:marTop w:val="0"/>
          <w:marBottom w:val="0"/>
          <w:divBdr>
            <w:top w:val="none" w:sz="0" w:space="0" w:color="auto"/>
            <w:left w:val="none" w:sz="0" w:space="0" w:color="auto"/>
            <w:bottom w:val="none" w:sz="0" w:space="0" w:color="auto"/>
            <w:right w:val="none" w:sz="0" w:space="0" w:color="auto"/>
          </w:divBdr>
        </w:div>
        <w:div w:id="386996660">
          <w:marLeft w:val="480"/>
          <w:marRight w:val="0"/>
          <w:marTop w:val="0"/>
          <w:marBottom w:val="0"/>
          <w:divBdr>
            <w:top w:val="none" w:sz="0" w:space="0" w:color="auto"/>
            <w:left w:val="none" w:sz="0" w:space="0" w:color="auto"/>
            <w:bottom w:val="none" w:sz="0" w:space="0" w:color="auto"/>
            <w:right w:val="none" w:sz="0" w:space="0" w:color="auto"/>
          </w:divBdr>
        </w:div>
        <w:div w:id="808329906">
          <w:marLeft w:val="480"/>
          <w:marRight w:val="0"/>
          <w:marTop w:val="0"/>
          <w:marBottom w:val="0"/>
          <w:divBdr>
            <w:top w:val="none" w:sz="0" w:space="0" w:color="auto"/>
            <w:left w:val="none" w:sz="0" w:space="0" w:color="auto"/>
            <w:bottom w:val="none" w:sz="0" w:space="0" w:color="auto"/>
            <w:right w:val="none" w:sz="0" w:space="0" w:color="auto"/>
          </w:divBdr>
        </w:div>
        <w:div w:id="471945340">
          <w:marLeft w:val="480"/>
          <w:marRight w:val="0"/>
          <w:marTop w:val="0"/>
          <w:marBottom w:val="0"/>
          <w:divBdr>
            <w:top w:val="none" w:sz="0" w:space="0" w:color="auto"/>
            <w:left w:val="none" w:sz="0" w:space="0" w:color="auto"/>
            <w:bottom w:val="none" w:sz="0" w:space="0" w:color="auto"/>
            <w:right w:val="none" w:sz="0" w:space="0" w:color="auto"/>
          </w:divBdr>
        </w:div>
        <w:div w:id="1304657839">
          <w:marLeft w:val="480"/>
          <w:marRight w:val="0"/>
          <w:marTop w:val="0"/>
          <w:marBottom w:val="0"/>
          <w:divBdr>
            <w:top w:val="none" w:sz="0" w:space="0" w:color="auto"/>
            <w:left w:val="none" w:sz="0" w:space="0" w:color="auto"/>
            <w:bottom w:val="none" w:sz="0" w:space="0" w:color="auto"/>
            <w:right w:val="none" w:sz="0" w:space="0" w:color="auto"/>
          </w:divBdr>
        </w:div>
        <w:div w:id="2116945665">
          <w:marLeft w:val="480"/>
          <w:marRight w:val="0"/>
          <w:marTop w:val="0"/>
          <w:marBottom w:val="0"/>
          <w:divBdr>
            <w:top w:val="none" w:sz="0" w:space="0" w:color="auto"/>
            <w:left w:val="none" w:sz="0" w:space="0" w:color="auto"/>
            <w:bottom w:val="none" w:sz="0" w:space="0" w:color="auto"/>
            <w:right w:val="none" w:sz="0" w:space="0" w:color="auto"/>
          </w:divBdr>
        </w:div>
      </w:divsChild>
    </w:div>
    <w:div w:id="1016468131">
      <w:bodyDiv w:val="1"/>
      <w:marLeft w:val="0"/>
      <w:marRight w:val="0"/>
      <w:marTop w:val="0"/>
      <w:marBottom w:val="0"/>
      <w:divBdr>
        <w:top w:val="none" w:sz="0" w:space="0" w:color="auto"/>
        <w:left w:val="none" w:sz="0" w:space="0" w:color="auto"/>
        <w:bottom w:val="none" w:sz="0" w:space="0" w:color="auto"/>
        <w:right w:val="none" w:sz="0" w:space="0" w:color="auto"/>
      </w:divBdr>
    </w:div>
    <w:div w:id="1017384699">
      <w:bodyDiv w:val="1"/>
      <w:marLeft w:val="0"/>
      <w:marRight w:val="0"/>
      <w:marTop w:val="0"/>
      <w:marBottom w:val="0"/>
      <w:divBdr>
        <w:top w:val="none" w:sz="0" w:space="0" w:color="auto"/>
        <w:left w:val="none" w:sz="0" w:space="0" w:color="auto"/>
        <w:bottom w:val="none" w:sz="0" w:space="0" w:color="auto"/>
        <w:right w:val="none" w:sz="0" w:space="0" w:color="auto"/>
      </w:divBdr>
    </w:div>
    <w:div w:id="1019549660">
      <w:bodyDiv w:val="1"/>
      <w:marLeft w:val="0"/>
      <w:marRight w:val="0"/>
      <w:marTop w:val="0"/>
      <w:marBottom w:val="0"/>
      <w:divBdr>
        <w:top w:val="none" w:sz="0" w:space="0" w:color="auto"/>
        <w:left w:val="none" w:sz="0" w:space="0" w:color="auto"/>
        <w:bottom w:val="none" w:sz="0" w:space="0" w:color="auto"/>
        <w:right w:val="none" w:sz="0" w:space="0" w:color="auto"/>
      </w:divBdr>
    </w:div>
    <w:div w:id="1019550728">
      <w:bodyDiv w:val="1"/>
      <w:marLeft w:val="0"/>
      <w:marRight w:val="0"/>
      <w:marTop w:val="0"/>
      <w:marBottom w:val="0"/>
      <w:divBdr>
        <w:top w:val="none" w:sz="0" w:space="0" w:color="auto"/>
        <w:left w:val="none" w:sz="0" w:space="0" w:color="auto"/>
        <w:bottom w:val="none" w:sz="0" w:space="0" w:color="auto"/>
        <w:right w:val="none" w:sz="0" w:space="0" w:color="auto"/>
      </w:divBdr>
    </w:div>
    <w:div w:id="1019892829">
      <w:bodyDiv w:val="1"/>
      <w:marLeft w:val="0"/>
      <w:marRight w:val="0"/>
      <w:marTop w:val="0"/>
      <w:marBottom w:val="0"/>
      <w:divBdr>
        <w:top w:val="none" w:sz="0" w:space="0" w:color="auto"/>
        <w:left w:val="none" w:sz="0" w:space="0" w:color="auto"/>
        <w:bottom w:val="none" w:sz="0" w:space="0" w:color="auto"/>
        <w:right w:val="none" w:sz="0" w:space="0" w:color="auto"/>
      </w:divBdr>
    </w:div>
    <w:div w:id="1021080713">
      <w:bodyDiv w:val="1"/>
      <w:marLeft w:val="0"/>
      <w:marRight w:val="0"/>
      <w:marTop w:val="0"/>
      <w:marBottom w:val="0"/>
      <w:divBdr>
        <w:top w:val="none" w:sz="0" w:space="0" w:color="auto"/>
        <w:left w:val="none" w:sz="0" w:space="0" w:color="auto"/>
        <w:bottom w:val="none" w:sz="0" w:space="0" w:color="auto"/>
        <w:right w:val="none" w:sz="0" w:space="0" w:color="auto"/>
      </w:divBdr>
    </w:div>
    <w:div w:id="1023358319">
      <w:bodyDiv w:val="1"/>
      <w:marLeft w:val="0"/>
      <w:marRight w:val="0"/>
      <w:marTop w:val="0"/>
      <w:marBottom w:val="0"/>
      <w:divBdr>
        <w:top w:val="none" w:sz="0" w:space="0" w:color="auto"/>
        <w:left w:val="none" w:sz="0" w:space="0" w:color="auto"/>
        <w:bottom w:val="none" w:sz="0" w:space="0" w:color="auto"/>
        <w:right w:val="none" w:sz="0" w:space="0" w:color="auto"/>
      </w:divBdr>
    </w:div>
    <w:div w:id="1026558058">
      <w:bodyDiv w:val="1"/>
      <w:marLeft w:val="0"/>
      <w:marRight w:val="0"/>
      <w:marTop w:val="0"/>
      <w:marBottom w:val="0"/>
      <w:divBdr>
        <w:top w:val="none" w:sz="0" w:space="0" w:color="auto"/>
        <w:left w:val="none" w:sz="0" w:space="0" w:color="auto"/>
        <w:bottom w:val="none" w:sz="0" w:space="0" w:color="auto"/>
        <w:right w:val="none" w:sz="0" w:space="0" w:color="auto"/>
      </w:divBdr>
    </w:div>
    <w:div w:id="1028334546">
      <w:bodyDiv w:val="1"/>
      <w:marLeft w:val="0"/>
      <w:marRight w:val="0"/>
      <w:marTop w:val="0"/>
      <w:marBottom w:val="0"/>
      <w:divBdr>
        <w:top w:val="none" w:sz="0" w:space="0" w:color="auto"/>
        <w:left w:val="none" w:sz="0" w:space="0" w:color="auto"/>
        <w:bottom w:val="none" w:sz="0" w:space="0" w:color="auto"/>
        <w:right w:val="none" w:sz="0" w:space="0" w:color="auto"/>
      </w:divBdr>
    </w:div>
    <w:div w:id="1042024560">
      <w:bodyDiv w:val="1"/>
      <w:marLeft w:val="0"/>
      <w:marRight w:val="0"/>
      <w:marTop w:val="0"/>
      <w:marBottom w:val="0"/>
      <w:divBdr>
        <w:top w:val="none" w:sz="0" w:space="0" w:color="auto"/>
        <w:left w:val="none" w:sz="0" w:space="0" w:color="auto"/>
        <w:bottom w:val="none" w:sz="0" w:space="0" w:color="auto"/>
        <w:right w:val="none" w:sz="0" w:space="0" w:color="auto"/>
      </w:divBdr>
    </w:div>
    <w:div w:id="1043868393">
      <w:bodyDiv w:val="1"/>
      <w:marLeft w:val="0"/>
      <w:marRight w:val="0"/>
      <w:marTop w:val="0"/>
      <w:marBottom w:val="0"/>
      <w:divBdr>
        <w:top w:val="none" w:sz="0" w:space="0" w:color="auto"/>
        <w:left w:val="none" w:sz="0" w:space="0" w:color="auto"/>
        <w:bottom w:val="none" w:sz="0" w:space="0" w:color="auto"/>
        <w:right w:val="none" w:sz="0" w:space="0" w:color="auto"/>
      </w:divBdr>
    </w:div>
    <w:div w:id="1045790636">
      <w:bodyDiv w:val="1"/>
      <w:marLeft w:val="0"/>
      <w:marRight w:val="0"/>
      <w:marTop w:val="0"/>
      <w:marBottom w:val="0"/>
      <w:divBdr>
        <w:top w:val="none" w:sz="0" w:space="0" w:color="auto"/>
        <w:left w:val="none" w:sz="0" w:space="0" w:color="auto"/>
        <w:bottom w:val="none" w:sz="0" w:space="0" w:color="auto"/>
        <w:right w:val="none" w:sz="0" w:space="0" w:color="auto"/>
      </w:divBdr>
      <w:divsChild>
        <w:div w:id="1194616396">
          <w:marLeft w:val="480"/>
          <w:marRight w:val="0"/>
          <w:marTop w:val="0"/>
          <w:marBottom w:val="0"/>
          <w:divBdr>
            <w:top w:val="none" w:sz="0" w:space="0" w:color="auto"/>
            <w:left w:val="none" w:sz="0" w:space="0" w:color="auto"/>
            <w:bottom w:val="none" w:sz="0" w:space="0" w:color="auto"/>
            <w:right w:val="none" w:sz="0" w:space="0" w:color="auto"/>
          </w:divBdr>
        </w:div>
        <w:div w:id="214005224">
          <w:marLeft w:val="480"/>
          <w:marRight w:val="0"/>
          <w:marTop w:val="0"/>
          <w:marBottom w:val="0"/>
          <w:divBdr>
            <w:top w:val="none" w:sz="0" w:space="0" w:color="auto"/>
            <w:left w:val="none" w:sz="0" w:space="0" w:color="auto"/>
            <w:bottom w:val="none" w:sz="0" w:space="0" w:color="auto"/>
            <w:right w:val="none" w:sz="0" w:space="0" w:color="auto"/>
          </w:divBdr>
        </w:div>
        <w:div w:id="1758205935">
          <w:marLeft w:val="480"/>
          <w:marRight w:val="0"/>
          <w:marTop w:val="0"/>
          <w:marBottom w:val="0"/>
          <w:divBdr>
            <w:top w:val="none" w:sz="0" w:space="0" w:color="auto"/>
            <w:left w:val="none" w:sz="0" w:space="0" w:color="auto"/>
            <w:bottom w:val="none" w:sz="0" w:space="0" w:color="auto"/>
            <w:right w:val="none" w:sz="0" w:space="0" w:color="auto"/>
          </w:divBdr>
        </w:div>
        <w:div w:id="830028428">
          <w:marLeft w:val="480"/>
          <w:marRight w:val="0"/>
          <w:marTop w:val="0"/>
          <w:marBottom w:val="0"/>
          <w:divBdr>
            <w:top w:val="none" w:sz="0" w:space="0" w:color="auto"/>
            <w:left w:val="none" w:sz="0" w:space="0" w:color="auto"/>
            <w:bottom w:val="none" w:sz="0" w:space="0" w:color="auto"/>
            <w:right w:val="none" w:sz="0" w:space="0" w:color="auto"/>
          </w:divBdr>
        </w:div>
        <w:div w:id="851264544">
          <w:marLeft w:val="480"/>
          <w:marRight w:val="0"/>
          <w:marTop w:val="0"/>
          <w:marBottom w:val="0"/>
          <w:divBdr>
            <w:top w:val="none" w:sz="0" w:space="0" w:color="auto"/>
            <w:left w:val="none" w:sz="0" w:space="0" w:color="auto"/>
            <w:bottom w:val="none" w:sz="0" w:space="0" w:color="auto"/>
            <w:right w:val="none" w:sz="0" w:space="0" w:color="auto"/>
          </w:divBdr>
        </w:div>
        <w:div w:id="467211517">
          <w:marLeft w:val="480"/>
          <w:marRight w:val="0"/>
          <w:marTop w:val="0"/>
          <w:marBottom w:val="0"/>
          <w:divBdr>
            <w:top w:val="none" w:sz="0" w:space="0" w:color="auto"/>
            <w:left w:val="none" w:sz="0" w:space="0" w:color="auto"/>
            <w:bottom w:val="none" w:sz="0" w:space="0" w:color="auto"/>
            <w:right w:val="none" w:sz="0" w:space="0" w:color="auto"/>
          </w:divBdr>
        </w:div>
        <w:div w:id="1047024571">
          <w:marLeft w:val="480"/>
          <w:marRight w:val="0"/>
          <w:marTop w:val="0"/>
          <w:marBottom w:val="0"/>
          <w:divBdr>
            <w:top w:val="none" w:sz="0" w:space="0" w:color="auto"/>
            <w:left w:val="none" w:sz="0" w:space="0" w:color="auto"/>
            <w:bottom w:val="none" w:sz="0" w:space="0" w:color="auto"/>
            <w:right w:val="none" w:sz="0" w:space="0" w:color="auto"/>
          </w:divBdr>
        </w:div>
        <w:div w:id="1418097269">
          <w:marLeft w:val="480"/>
          <w:marRight w:val="0"/>
          <w:marTop w:val="0"/>
          <w:marBottom w:val="0"/>
          <w:divBdr>
            <w:top w:val="none" w:sz="0" w:space="0" w:color="auto"/>
            <w:left w:val="none" w:sz="0" w:space="0" w:color="auto"/>
            <w:bottom w:val="none" w:sz="0" w:space="0" w:color="auto"/>
            <w:right w:val="none" w:sz="0" w:space="0" w:color="auto"/>
          </w:divBdr>
        </w:div>
        <w:div w:id="530343363">
          <w:marLeft w:val="480"/>
          <w:marRight w:val="0"/>
          <w:marTop w:val="0"/>
          <w:marBottom w:val="0"/>
          <w:divBdr>
            <w:top w:val="none" w:sz="0" w:space="0" w:color="auto"/>
            <w:left w:val="none" w:sz="0" w:space="0" w:color="auto"/>
            <w:bottom w:val="none" w:sz="0" w:space="0" w:color="auto"/>
            <w:right w:val="none" w:sz="0" w:space="0" w:color="auto"/>
          </w:divBdr>
        </w:div>
        <w:div w:id="198592196">
          <w:marLeft w:val="480"/>
          <w:marRight w:val="0"/>
          <w:marTop w:val="0"/>
          <w:marBottom w:val="0"/>
          <w:divBdr>
            <w:top w:val="none" w:sz="0" w:space="0" w:color="auto"/>
            <w:left w:val="none" w:sz="0" w:space="0" w:color="auto"/>
            <w:bottom w:val="none" w:sz="0" w:space="0" w:color="auto"/>
            <w:right w:val="none" w:sz="0" w:space="0" w:color="auto"/>
          </w:divBdr>
        </w:div>
        <w:div w:id="1880774482">
          <w:marLeft w:val="480"/>
          <w:marRight w:val="0"/>
          <w:marTop w:val="0"/>
          <w:marBottom w:val="0"/>
          <w:divBdr>
            <w:top w:val="none" w:sz="0" w:space="0" w:color="auto"/>
            <w:left w:val="none" w:sz="0" w:space="0" w:color="auto"/>
            <w:bottom w:val="none" w:sz="0" w:space="0" w:color="auto"/>
            <w:right w:val="none" w:sz="0" w:space="0" w:color="auto"/>
          </w:divBdr>
        </w:div>
        <w:div w:id="1962370725">
          <w:marLeft w:val="480"/>
          <w:marRight w:val="0"/>
          <w:marTop w:val="0"/>
          <w:marBottom w:val="0"/>
          <w:divBdr>
            <w:top w:val="none" w:sz="0" w:space="0" w:color="auto"/>
            <w:left w:val="none" w:sz="0" w:space="0" w:color="auto"/>
            <w:bottom w:val="none" w:sz="0" w:space="0" w:color="auto"/>
            <w:right w:val="none" w:sz="0" w:space="0" w:color="auto"/>
          </w:divBdr>
        </w:div>
        <w:div w:id="1770351370">
          <w:marLeft w:val="480"/>
          <w:marRight w:val="0"/>
          <w:marTop w:val="0"/>
          <w:marBottom w:val="0"/>
          <w:divBdr>
            <w:top w:val="none" w:sz="0" w:space="0" w:color="auto"/>
            <w:left w:val="none" w:sz="0" w:space="0" w:color="auto"/>
            <w:bottom w:val="none" w:sz="0" w:space="0" w:color="auto"/>
            <w:right w:val="none" w:sz="0" w:space="0" w:color="auto"/>
          </w:divBdr>
        </w:div>
        <w:div w:id="51731880">
          <w:marLeft w:val="480"/>
          <w:marRight w:val="0"/>
          <w:marTop w:val="0"/>
          <w:marBottom w:val="0"/>
          <w:divBdr>
            <w:top w:val="none" w:sz="0" w:space="0" w:color="auto"/>
            <w:left w:val="none" w:sz="0" w:space="0" w:color="auto"/>
            <w:bottom w:val="none" w:sz="0" w:space="0" w:color="auto"/>
            <w:right w:val="none" w:sz="0" w:space="0" w:color="auto"/>
          </w:divBdr>
        </w:div>
        <w:div w:id="189731161">
          <w:marLeft w:val="480"/>
          <w:marRight w:val="0"/>
          <w:marTop w:val="0"/>
          <w:marBottom w:val="0"/>
          <w:divBdr>
            <w:top w:val="none" w:sz="0" w:space="0" w:color="auto"/>
            <w:left w:val="none" w:sz="0" w:space="0" w:color="auto"/>
            <w:bottom w:val="none" w:sz="0" w:space="0" w:color="auto"/>
            <w:right w:val="none" w:sz="0" w:space="0" w:color="auto"/>
          </w:divBdr>
        </w:div>
        <w:div w:id="273026203">
          <w:marLeft w:val="480"/>
          <w:marRight w:val="0"/>
          <w:marTop w:val="0"/>
          <w:marBottom w:val="0"/>
          <w:divBdr>
            <w:top w:val="none" w:sz="0" w:space="0" w:color="auto"/>
            <w:left w:val="none" w:sz="0" w:space="0" w:color="auto"/>
            <w:bottom w:val="none" w:sz="0" w:space="0" w:color="auto"/>
            <w:right w:val="none" w:sz="0" w:space="0" w:color="auto"/>
          </w:divBdr>
        </w:div>
        <w:div w:id="527371133">
          <w:marLeft w:val="480"/>
          <w:marRight w:val="0"/>
          <w:marTop w:val="0"/>
          <w:marBottom w:val="0"/>
          <w:divBdr>
            <w:top w:val="none" w:sz="0" w:space="0" w:color="auto"/>
            <w:left w:val="none" w:sz="0" w:space="0" w:color="auto"/>
            <w:bottom w:val="none" w:sz="0" w:space="0" w:color="auto"/>
            <w:right w:val="none" w:sz="0" w:space="0" w:color="auto"/>
          </w:divBdr>
        </w:div>
        <w:div w:id="1244146958">
          <w:marLeft w:val="480"/>
          <w:marRight w:val="0"/>
          <w:marTop w:val="0"/>
          <w:marBottom w:val="0"/>
          <w:divBdr>
            <w:top w:val="none" w:sz="0" w:space="0" w:color="auto"/>
            <w:left w:val="none" w:sz="0" w:space="0" w:color="auto"/>
            <w:bottom w:val="none" w:sz="0" w:space="0" w:color="auto"/>
            <w:right w:val="none" w:sz="0" w:space="0" w:color="auto"/>
          </w:divBdr>
        </w:div>
        <w:div w:id="328144164">
          <w:marLeft w:val="480"/>
          <w:marRight w:val="0"/>
          <w:marTop w:val="0"/>
          <w:marBottom w:val="0"/>
          <w:divBdr>
            <w:top w:val="none" w:sz="0" w:space="0" w:color="auto"/>
            <w:left w:val="none" w:sz="0" w:space="0" w:color="auto"/>
            <w:bottom w:val="none" w:sz="0" w:space="0" w:color="auto"/>
            <w:right w:val="none" w:sz="0" w:space="0" w:color="auto"/>
          </w:divBdr>
        </w:div>
        <w:div w:id="495002764">
          <w:marLeft w:val="480"/>
          <w:marRight w:val="0"/>
          <w:marTop w:val="0"/>
          <w:marBottom w:val="0"/>
          <w:divBdr>
            <w:top w:val="none" w:sz="0" w:space="0" w:color="auto"/>
            <w:left w:val="none" w:sz="0" w:space="0" w:color="auto"/>
            <w:bottom w:val="none" w:sz="0" w:space="0" w:color="auto"/>
            <w:right w:val="none" w:sz="0" w:space="0" w:color="auto"/>
          </w:divBdr>
        </w:div>
        <w:div w:id="460807378">
          <w:marLeft w:val="480"/>
          <w:marRight w:val="0"/>
          <w:marTop w:val="0"/>
          <w:marBottom w:val="0"/>
          <w:divBdr>
            <w:top w:val="none" w:sz="0" w:space="0" w:color="auto"/>
            <w:left w:val="none" w:sz="0" w:space="0" w:color="auto"/>
            <w:bottom w:val="none" w:sz="0" w:space="0" w:color="auto"/>
            <w:right w:val="none" w:sz="0" w:space="0" w:color="auto"/>
          </w:divBdr>
        </w:div>
        <w:div w:id="2145730218">
          <w:marLeft w:val="480"/>
          <w:marRight w:val="0"/>
          <w:marTop w:val="0"/>
          <w:marBottom w:val="0"/>
          <w:divBdr>
            <w:top w:val="none" w:sz="0" w:space="0" w:color="auto"/>
            <w:left w:val="none" w:sz="0" w:space="0" w:color="auto"/>
            <w:bottom w:val="none" w:sz="0" w:space="0" w:color="auto"/>
            <w:right w:val="none" w:sz="0" w:space="0" w:color="auto"/>
          </w:divBdr>
        </w:div>
        <w:div w:id="538519267">
          <w:marLeft w:val="480"/>
          <w:marRight w:val="0"/>
          <w:marTop w:val="0"/>
          <w:marBottom w:val="0"/>
          <w:divBdr>
            <w:top w:val="none" w:sz="0" w:space="0" w:color="auto"/>
            <w:left w:val="none" w:sz="0" w:space="0" w:color="auto"/>
            <w:bottom w:val="none" w:sz="0" w:space="0" w:color="auto"/>
            <w:right w:val="none" w:sz="0" w:space="0" w:color="auto"/>
          </w:divBdr>
        </w:div>
        <w:div w:id="1902717582">
          <w:marLeft w:val="480"/>
          <w:marRight w:val="0"/>
          <w:marTop w:val="0"/>
          <w:marBottom w:val="0"/>
          <w:divBdr>
            <w:top w:val="none" w:sz="0" w:space="0" w:color="auto"/>
            <w:left w:val="none" w:sz="0" w:space="0" w:color="auto"/>
            <w:bottom w:val="none" w:sz="0" w:space="0" w:color="auto"/>
            <w:right w:val="none" w:sz="0" w:space="0" w:color="auto"/>
          </w:divBdr>
        </w:div>
        <w:div w:id="537401063">
          <w:marLeft w:val="480"/>
          <w:marRight w:val="0"/>
          <w:marTop w:val="0"/>
          <w:marBottom w:val="0"/>
          <w:divBdr>
            <w:top w:val="none" w:sz="0" w:space="0" w:color="auto"/>
            <w:left w:val="none" w:sz="0" w:space="0" w:color="auto"/>
            <w:bottom w:val="none" w:sz="0" w:space="0" w:color="auto"/>
            <w:right w:val="none" w:sz="0" w:space="0" w:color="auto"/>
          </w:divBdr>
        </w:div>
        <w:div w:id="741487980">
          <w:marLeft w:val="480"/>
          <w:marRight w:val="0"/>
          <w:marTop w:val="0"/>
          <w:marBottom w:val="0"/>
          <w:divBdr>
            <w:top w:val="none" w:sz="0" w:space="0" w:color="auto"/>
            <w:left w:val="none" w:sz="0" w:space="0" w:color="auto"/>
            <w:bottom w:val="none" w:sz="0" w:space="0" w:color="auto"/>
            <w:right w:val="none" w:sz="0" w:space="0" w:color="auto"/>
          </w:divBdr>
        </w:div>
        <w:div w:id="323748914">
          <w:marLeft w:val="480"/>
          <w:marRight w:val="0"/>
          <w:marTop w:val="0"/>
          <w:marBottom w:val="0"/>
          <w:divBdr>
            <w:top w:val="none" w:sz="0" w:space="0" w:color="auto"/>
            <w:left w:val="none" w:sz="0" w:space="0" w:color="auto"/>
            <w:bottom w:val="none" w:sz="0" w:space="0" w:color="auto"/>
            <w:right w:val="none" w:sz="0" w:space="0" w:color="auto"/>
          </w:divBdr>
        </w:div>
        <w:div w:id="43255572">
          <w:marLeft w:val="480"/>
          <w:marRight w:val="0"/>
          <w:marTop w:val="0"/>
          <w:marBottom w:val="0"/>
          <w:divBdr>
            <w:top w:val="none" w:sz="0" w:space="0" w:color="auto"/>
            <w:left w:val="none" w:sz="0" w:space="0" w:color="auto"/>
            <w:bottom w:val="none" w:sz="0" w:space="0" w:color="auto"/>
            <w:right w:val="none" w:sz="0" w:space="0" w:color="auto"/>
          </w:divBdr>
        </w:div>
        <w:div w:id="340619368">
          <w:marLeft w:val="480"/>
          <w:marRight w:val="0"/>
          <w:marTop w:val="0"/>
          <w:marBottom w:val="0"/>
          <w:divBdr>
            <w:top w:val="none" w:sz="0" w:space="0" w:color="auto"/>
            <w:left w:val="none" w:sz="0" w:space="0" w:color="auto"/>
            <w:bottom w:val="none" w:sz="0" w:space="0" w:color="auto"/>
            <w:right w:val="none" w:sz="0" w:space="0" w:color="auto"/>
          </w:divBdr>
        </w:div>
        <w:div w:id="2143234418">
          <w:marLeft w:val="480"/>
          <w:marRight w:val="0"/>
          <w:marTop w:val="0"/>
          <w:marBottom w:val="0"/>
          <w:divBdr>
            <w:top w:val="none" w:sz="0" w:space="0" w:color="auto"/>
            <w:left w:val="none" w:sz="0" w:space="0" w:color="auto"/>
            <w:bottom w:val="none" w:sz="0" w:space="0" w:color="auto"/>
            <w:right w:val="none" w:sz="0" w:space="0" w:color="auto"/>
          </w:divBdr>
        </w:div>
        <w:div w:id="24988233">
          <w:marLeft w:val="480"/>
          <w:marRight w:val="0"/>
          <w:marTop w:val="0"/>
          <w:marBottom w:val="0"/>
          <w:divBdr>
            <w:top w:val="none" w:sz="0" w:space="0" w:color="auto"/>
            <w:left w:val="none" w:sz="0" w:space="0" w:color="auto"/>
            <w:bottom w:val="none" w:sz="0" w:space="0" w:color="auto"/>
            <w:right w:val="none" w:sz="0" w:space="0" w:color="auto"/>
          </w:divBdr>
        </w:div>
        <w:div w:id="2048024631">
          <w:marLeft w:val="480"/>
          <w:marRight w:val="0"/>
          <w:marTop w:val="0"/>
          <w:marBottom w:val="0"/>
          <w:divBdr>
            <w:top w:val="none" w:sz="0" w:space="0" w:color="auto"/>
            <w:left w:val="none" w:sz="0" w:space="0" w:color="auto"/>
            <w:bottom w:val="none" w:sz="0" w:space="0" w:color="auto"/>
            <w:right w:val="none" w:sz="0" w:space="0" w:color="auto"/>
          </w:divBdr>
        </w:div>
        <w:div w:id="1159543890">
          <w:marLeft w:val="480"/>
          <w:marRight w:val="0"/>
          <w:marTop w:val="0"/>
          <w:marBottom w:val="0"/>
          <w:divBdr>
            <w:top w:val="none" w:sz="0" w:space="0" w:color="auto"/>
            <w:left w:val="none" w:sz="0" w:space="0" w:color="auto"/>
            <w:bottom w:val="none" w:sz="0" w:space="0" w:color="auto"/>
            <w:right w:val="none" w:sz="0" w:space="0" w:color="auto"/>
          </w:divBdr>
        </w:div>
      </w:divsChild>
    </w:div>
    <w:div w:id="1047290658">
      <w:bodyDiv w:val="1"/>
      <w:marLeft w:val="0"/>
      <w:marRight w:val="0"/>
      <w:marTop w:val="0"/>
      <w:marBottom w:val="0"/>
      <w:divBdr>
        <w:top w:val="none" w:sz="0" w:space="0" w:color="auto"/>
        <w:left w:val="none" w:sz="0" w:space="0" w:color="auto"/>
        <w:bottom w:val="none" w:sz="0" w:space="0" w:color="auto"/>
        <w:right w:val="none" w:sz="0" w:space="0" w:color="auto"/>
      </w:divBdr>
    </w:div>
    <w:div w:id="1047532345">
      <w:bodyDiv w:val="1"/>
      <w:marLeft w:val="0"/>
      <w:marRight w:val="0"/>
      <w:marTop w:val="0"/>
      <w:marBottom w:val="0"/>
      <w:divBdr>
        <w:top w:val="none" w:sz="0" w:space="0" w:color="auto"/>
        <w:left w:val="none" w:sz="0" w:space="0" w:color="auto"/>
        <w:bottom w:val="none" w:sz="0" w:space="0" w:color="auto"/>
        <w:right w:val="none" w:sz="0" w:space="0" w:color="auto"/>
      </w:divBdr>
    </w:div>
    <w:div w:id="1053430671">
      <w:bodyDiv w:val="1"/>
      <w:marLeft w:val="0"/>
      <w:marRight w:val="0"/>
      <w:marTop w:val="0"/>
      <w:marBottom w:val="0"/>
      <w:divBdr>
        <w:top w:val="none" w:sz="0" w:space="0" w:color="auto"/>
        <w:left w:val="none" w:sz="0" w:space="0" w:color="auto"/>
        <w:bottom w:val="none" w:sz="0" w:space="0" w:color="auto"/>
        <w:right w:val="none" w:sz="0" w:space="0" w:color="auto"/>
      </w:divBdr>
    </w:div>
    <w:div w:id="1054474824">
      <w:bodyDiv w:val="1"/>
      <w:marLeft w:val="0"/>
      <w:marRight w:val="0"/>
      <w:marTop w:val="0"/>
      <w:marBottom w:val="0"/>
      <w:divBdr>
        <w:top w:val="none" w:sz="0" w:space="0" w:color="auto"/>
        <w:left w:val="none" w:sz="0" w:space="0" w:color="auto"/>
        <w:bottom w:val="none" w:sz="0" w:space="0" w:color="auto"/>
        <w:right w:val="none" w:sz="0" w:space="0" w:color="auto"/>
      </w:divBdr>
    </w:div>
    <w:div w:id="1064911994">
      <w:bodyDiv w:val="1"/>
      <w:marLeft w:val="0"/>
      <w:marRight w:val="0"/>
      <w:marTop w:val="0"/>
      <w:marBottom w:val="0"/>
      <w:divBdr>
        <w:top w:val="none" w:sz="0" w:space="0" w:color="auto"/>
        <w:left w:val="none" w:sz="0" w:space="0" w:color="auto"/>
        <w:bottom w:val="none" w:sz="0" w:space="0" w:color="auto"/>
        <w:right w:val="none" w:sz="0" w:space="0" w:color="auto"/>
      </w:divBdr>
    </w:div>
    <w:div w:id="1074623968">
      <w:bodyDiv w:val="1"/>
      <w:marLeft w:val="0"/>
      <w:marRight w:val="0"/>
      <w:marTop w:val="0"/>
      <w:marBottom w:val="0"/>
      <w:divBdr>
        <w:top w:val="none" w:sz="0" w:space="0" w:color="auto"/>
        <w:left w:val="none" w:sz="0" w:space="0" w:color="auto"/>
        <w:bottom w:val="none" w:sz="0" w:space="0" w:color="auto"/>
        <w:right w:val="none" w:sz="0" w:space="0" w:color="auto"/>
      </w:divBdr>
    </w:div>
    <w:div w:id="1076393692">
      <w:bodyDiv w:val="1"/>
      <w:marLeft w:val="0"/>
      <w:marRight w:val="0"/>
      <w:marTop w:val="0"/>
      <w:marBottom w:val="0"/>
      <w:divBdr>
        <w:top w:val="none" w:sz="0" w:space="0" w:color="auto"/>
        <w:left w:val="none" w:sz="0" w:space="0" w:color="auto"/>
        <w:bottom w:val="none" w:sz="0" w:space="0" w:color="auto"/>
        <w:right w:val="none" w:sz="0" w:space="0" w:color="auto"/>
      </w:divBdr>
    </w:div>
    <w:div w:id="1077243213">
      <w:bodyDiv w:val="1"/>
      <w:marLeft w:val="0"/>
      <w:marRight w:val="0"/>
      <w:marTop w:val="0"/>
      <w:marBottom w:val="0"/>
      <w:divBdr>
        <w:top w:val="none" w:sz="0" w:space="0" w:color="auto"/>
        <w:left w:val="none" w:sz="0" w:space="0" w:color="auto"/>
        <w:bottom w:val="none" w:sz="0" w:space="0" w:color="auto"/>
        <w:right w:val="none" w:sz="0" w:space="0" w:color="auto"/>
      </w:divBdr>
    </w:div>
    <w:div w:id="1082020885">
      <w:bodyDiv w:val="1"/>
      <w:marLeft w:val="0"/>
      <w:marRight w:val="0"/>
      <w:marTop w:val="0"/>
      <w:marBottom w:val="0"/>
      <w:divBdr>
        <w:top w:val="none" w:sz="0" w:space="0" w:color="auto"/>
        <w:left w:val="none" w:sz="0" w:space="0" w:color="auto"/>
        <w:bottom w:val="none" w:sz="0" w:space="0" w:color="auto"/>
        <w:right w:val="none" w:sz="0" w:space="0" w:color="auto"/>
      </w:divBdr>
    </w:div>
    <w:div w:id="1083146003">
      <w:bodyDiv w:val="1"/>
      <w:marLeft w:val="0"/>
      <w:marRight w:val="0"/>
      <w:marTop w:val="0"/>
      <w:marBottom w:val="0"/>
      <w:divBdr>
        <w:top w:val="none" w:sz="0" w:space="0" w:color="auto"/>
        <w:left w:val="none" w:sz="0" w:space="0" w:color="auto"/>
        <w:bottom w:val="none" w:sz="0" w:space="0" w:color="auto"/>
        <w:right w:val="none" w:sz="0" w:space="0" w:color="auto"/>
      </w:divBdr>
    </w:div>
    <w:div w:id="1086196766">
      <w:bodyDiv w:val="1"/>
      <w:marLeft w:val="0"/>
      <w:marRight w:val="0"/>
      <w:marTop w:val="0"/>
      <w:marBottom w:val="0"/>
      <w:divBdr>
        <w:top w:val="none" w:sz="0" w:space="0" w:color="auto"/>
        <w:left w:val="none" w:sz="0" w:space="0" w:color="auto"/>
        <w:bottom w:val="none" w:sz="0" w:space="0" w:color="auto"/>
        <w:right w:val="none" w:sz="0" w:space="0" w:color="auto"/>
      </w:divBdr>
    </w:div>
    <w:div w:id="1087731279">
      <w:bodyDiv w:val="1"/>
      <w:marLeft w:val="0"/>
      <w:marRight w:val="0"/>
      <w:marTop w:val="0"/>
      <w:marBottom w:val="0"/>
      <w:divBdr>
        <w:top w:val="none" w:sz="0" w:space="0" w:color="auto"/>
        <w:left w:val="none" w:sz="0" w:space="0" w:color="auto"/>
        <w:bottom w:val="none" w:sz="0" w:space="0" w:color="auto"/>
        <w:right w:val="none" w:sz="0" w:space="0" w:color="auto"/>
      </w:divBdr>
    </w:div>
    <w:div w:id="1089811023">
      <w:bodyDiv w:val="1"/>
      <w:marLeft w:val="0"/>
      <w:marRight w:val="0"/>
      <w:marTop w:val="0"/>
      <w:marBottom w:val="0"/>
      <w:divBdr>
        <w:top w:val="none" w:sz="0" w:space="0" w:color="auto"/>
        <w:left w:val="none" w:sz="0" w:space="0" w:color="auto"/>
        <w:bottom w:val="none" w:sz="0" w:space="0" w:color="auto"/>
        <w:right w:val="none" w:sz="0" w:space="0" w:color="auto"/>
      </w:divBdr>
    </w:div>
    <w:div w:id="1092505945">
      <w:bodyDiv w:val="1"/>
      <w:marLeft w:val="0"/>
      <w:marRight w:val="0"/>
      <w:marTop w:val="0"/>
      <w:marBottom w:val="0"/>
      <w:divBdr>
        <w:top w:val="none" w:sz="0" w:space="0" w:color="auto"/>
        <w:left w:val="none" w:sz="0" w:space="0" w:color="auto"/>
        <w:bottom w:val="none" w:sz="0" w:space="0" w:color="auto"/>
        <w:right w:val="none" w:sz="0" w:space="0" w:color="auto"/>
      </w:divBdr>
    </w:div>
    <w:div w:id="1094402848">
      <w:bodyDiv w:val="1"/>
      <w:marLeft w:val="0"/>
      <w:marRight w:val="0"/>
      <w:marTop w:val="0"/>
      <w:marBottom w:val="0"/>
      <w:divBdr>
        <w:top w:val="none" w:sz="0" w:space="0" w:color="auto"/>
        <w:left w:val="none" w:sz="0" w:space="0" w:color="auto"/>
        <w:bottom w:val="none" w:sz="0" w:space="0" w:color="auto"/>
        <w:right w:val="none" w:sz="0" w:space="0" w:color="auto"/>
      </w:divBdr>
    </w:div>
    <w:div w:id="1095326093">
      <w:bodyDiv w:val="1"/>
      <w:marLeft w:val="0"/>
      <w:marRight w:val="0"/>
      <w:marTop w:val="0"/>
      <w:marBottom w:val="0"/>
      <w:divBdr>
        <w:top w:val="none" w:sz="0" w:space="0" w:color="auto"/>
        <w:left w:val="none" w:sz="0" w:space="0" w:color="auto"/>
        <w:bottom w:val="none" w:sz="0" w:space="0" w:color="auto"/>
        <w:right w:val="none" w:sz="0" w:space="0" w:color="auto"/>
      </w:divBdr>
    </w:div>
    <w:div w:id="1098021788">
      <w:bodyDiv w:val="1"/>
      <w:marLeft w:val="0"/>
      <w:marRight w:val="0"/>
      <w:marTop w:val="0"/>
      <w:marBottom w:val="0"/>
      <w:divBdr>
        <w:top w:val="none" w:sz="0" w:space="0" w:color="auto"/>
        <w:left w:val="none" w:sz="0" w:space="0" w:color="auto"/>
        <w:bottom w:val="none" w:sz="0" w:space="0" w:color="auto"/>
        <w:right w:val="none" w:sz="0" w:space="0" w:color="auto"/>
      </w:divBdr>
    </w:div>
    <w:div w:id="1099183214">
      <w:bodyDiv w:val="1"/>
      <w:marLeft w:val="0"/>
      <w:marRight w:val="0"/>
      <w:marTop w:val="0"/>
      <w:marBottom w:val="0"/>
      <w:divBdr>
        <w:top w:val="none" w:sz="0" w:space="0" w:color="auto"/>
        <w:left w:val="none" w:sz="0" w:space="0" w:color="auto"/>
        <w:bottom w:val="none" w:sz="0" w:space="0" w:color="auto"/>
        <w:right w:val="none" w:sz="0" w:space="0" w:color="auto"/>
      </w:divBdr>
    </w:div>
    <w:div w:id="1100831461">
      <w:bodyDiv w:val="1"/>
      <w:marLeft w:val="0"/>
      <w:marRight w:val="0"/>
      <w:marTop w:val="0"/>
      <w:marBottom w:val="0"/>
      <w:divBdr>
        <w:top w:val="none" w:sz="0" w:space="0" w:color="auto"/>
        <w:left w:val="none" w:sz="0" w:space="0" w:color="auto"/>
        <w:bottom w:val="none" w:sz="0" w:space="0" w:color="auto"/>
        <w:right w:val="none" w:sz="0" w:space="0" w:color="auto"/>
      </w:divBdr>
    </w:div>
    <w:div w:id="1102146172">
      <w:bodyDiv w:val="1"/>
      <w:marLeft w:val="0"/>
      <w:marRight w:val="0"/>
      <w:marTop w:val="0"/>
      <w:marBottom w:val="0"/>
      <w:divBdr>
        <w:top w:val="none" w:sz="0" w:space="0" w:color="auto"/>
        <w:left w:val="none" w:sz="0" w:space="0" w:color="auto"/>
        <w:bottom w:val="none" w:sz="0" w:space="0" w:color="auto"/>
        <w:right w:val="none" w:sz="0" w:space="0" w:color="auto"/>
      </w:divBdr>
    </w:div>
    <w:div w:id="1102453394">
      <w:bodyDiv w:val="1"/>
      <w:marLeft w:val="0"/>
      <w:marRight w:val="0"/>
      <w:marTop w:val="0"/>
      <w:marBottom w:val="0"/>
      <w:divBdr>
        <w:top w:val="none" w:sz="0" w:space="0" w:color="auto"/>
        <w:left w:val="none" w:sz="0" w:space="0" w:color="auto"/>
        <w:bottom w:val="none" w:sz="0" w:space="0" w:color="auto"/>
        <w:right w:val="none" w:sz="0" w:space="0" w:color="auto"/>
      </w:divBdr>
    </w:div>
    <w:div w:id="1104376465">
      <w:bodyDiv w:val="1"/>
      <w:marLeft w:val="0"/>
      <w:marRight w:val="0"/>
      <w:marTop w:val="0"/>
      <w:marBottom w:val="0"/>
      <w:divBdr>
        <w:top w:val="none" w:sz="0" w:space="0" w:color="auto"/>
        <w:left w:val="none" w:sz="0" w:space="0" w:color="auto"/>
        <w:bottom w:val="none" w:sz="0" w:space="0" w:color="auto"/>
        <w:right w:val="none" w:sz="0" w:space="0" w:color="auto"/>
      </w:divBdr>
    </w:div>
    <w:div w:id="1106534750">
      <w:bodyDiv w:val="1"/>
      <w:marLeft w:val="0"/>
      <w:marRight w:val="0"/>
      <w:marTop w:val="0"/>
      <w:marBottom w:val="0"/>
      <w:divBdr>
        <w:top w:val="none" w:sz="0" w:space="0" w:color="auto"/>
        <w:left w:val="none" w:sz="0" w:space="0" w:color="auto"/>
        <w:bottom w:val="none" w:sz="0" w:space="0" w:color="auto"/>
        <w:right w:val="none" w:sz="0" w:space="0" w:color="auto"/>
      </w:divBdr>
    </w:div>
    <w:div w:id="1115369251">
      <w:bodyDiv w:val="1"/>
      <w:marLeft w:val="0"/>
      <w:marRight w:val="0"/>
      <w:marTop w:val="0"/>
      <w:marBottom w:val="0"/>
      <w:divBdr>
        <w:top w:val="none" w:sz="0" w:space="0" w:color="auto"/>
        <w:left w:val="none" w:sz="0" w:space="0" w:color="auto"/>
        <w:bottom w:val="none" w:sz="0" w:space="0" w:color="auto"/>
        <w:right w:val="none" w:sz="0" w:space="0" w:color="auto"/>
      </w:divBdr>
    </w:div>
    <w:div w:id="1116144480">
      <w:bodyDiv w:val="1"/>
      <w:marLeft w:val="0"/>
      <w:marRight w:val="0"/>
      <w:marTop w:val="0"/>
      <w:marBottom w:val="0"/>
      <w:divBdr>
        <w:top w:val="none" w:sz="0" w:space="0" w:color="auto"/>
        <w:left w:val="none" w:sz="0" w:space="0" w:color="auto"/>
        <w:bottom w:val="none" w:sz="0" w:space="0" w:color="auto"/>
        <w:right w:val="none" w:sz="0" w:space="0" w:color="auto"/>
      </w:divBdr>
    </w:div>
    <w:div w:id="1117412463">
      <w:bodyDiv w:val="1"/>
      <w:marLeft w:val="0"/>
      <w:marRight w:val="0"/>
      <w:marTop w:val="0"/>
      <w:marBottom w:val="0"/>
      <w:divBdr>
        <w:top w:val="none" w:sz="0" w:space="0" w:color="auto"/>
        <w:left w:val="none" w:sz="0" w:space="0" w:color="auto"/>
        <w:bottom w:val="none" w:sz="0" w:space="0" w:color="auto"/>
        <w:right w:val="none" w:sz="0" w:space="0" w:color="auto"/>
      </w:divBdr>
    </w:div>
    <w:div w:id="1117799812">
      <w:bodyDiv w:val="1"/>
      <w:marLeft w:val="0"/>
      <w:marRight w:val="0"/>
      <w:marTop w:val="0"/>
      <w:marBottom w:val="0"/>
      <w:divBdr>
        <w:top w:val="none" w:sz="0" w:space="0" w:color="auto"/>
        <w:left w:val="none" w:sz="0" w:space="0" w:color="auto"/>
        <w:bottom w:val="none" w:sz="0" w:space="0" w:color="auto"/>
        <w:right w:val="none" w:sz="0" w:space="0" w:color="auto"/>
      </w:divBdr>
    </w:div>
    <w:div w:id="1119302899">
      <w:bodyDiv w:val="1"/>
      <w:marLeft w:val="0"/>
      <w:marRight w:val="0"/>
      <w:marTop w:val="0"/>
      <w:marBottom w:val="0"/>
      <w:divBdr>
        <w:top w:val="none" w:sz="0" w:space="0" w:color="auto"/>
        <w:left w:val="none" w:sz="0" w:space="0" w:color="auto"/>
        <w:bottom w:val="none" w:sz="0" w:space="0" w:color="auto"/>
        <w:right w:val="none" w:sz="0" w:space="0" w:color="auto"/>
      </w:divBdr>
    </w:div>
    <w:div w:id="1123234630">
      <w:bodyDiv w:val="1"/>
      <w:marLeft w:val="0"/>
      <w:marRight w:val="0"/>
      <w:marTop w:val="0"/>
      <w:marBottom w:val="0"/>
      <w:divBdr>
        <w:top w:val="none" w:sz="0" w:space="0" w:color="auto"/>
        <w:left w:val="none" w:sz="0" w:space="0" w:color="auto"/>
        <w:bottom w:val="none" w:sz="0" w:space="0" w:color="auto"/>
        <w:right w:val="none" w:sz="0" w:space="0" w:color="auto"/>
      </w:divBdr>
    </w:div>
    <w:div w:id="1123811830">
      <w:bodyDiv w:val="1"/>
      <w:marLeft w:val="0"/>
      <w:marRight w:val="0"/>
      <w:marTop w:val="0"/>
      <w:marBottom w:val="0"/>
      <w:divBdr>
        <w:top w:val="none" w:sz="0" w:space="0" w:color="auto"/>
        <w:left w:val="none" w:sz="0" w:space="0" w:color="auto"/>
        <w:bottom w:val="none" w:sz="0" w:space="0" w:color="auto"/>
        <w:right w:val="none" w:sz="0" w:space="0" w:color="auto"/>
      </w:divBdr>
    </w:div>
    <w:div w:id="1124733217">
      <w:bodyDiv w:val="1"/>
      <w:marLeft w:val="0"/>
      <w:marRight w:val="0"/>
      <w:marTop w:val="0"/>
      <w:marBottom w:val="0"/>
      <w:divBdr>
        <w:top w:val="none" w:sz="0" w:space="0" w:color="auto"/>
        <w:left w:val="none" w:sz="0" w:space="0" w:color="auto"/>
        <w:bottom w:val="none" w:sz="0" w:space="0" w:color="auto"/>
        <w:right w:val="none" w:sz="0" w:space="0" w:color="auto"/>
      </w:divBdr>
    </w:div>
    <w:div w:id="1125461810">
      <w:bodyDiv w:val="1"/>
      <w:marLeft w:val="0"/>
      <w:marRight w:val="0"/>
      <w:marTop w:val="0"/>
      <w:marBottom w:val="0"/>
      <w:divBdr>
        <w:top w:val="none" w:sz="0" w:space="0" w:color="auto"/>
        <w:left w:val="none" w:sz="0" w:space="0" w:color="auto"/>
        <w:bottom w:val="none" w:sz="0" w:space="0" w:color="auto"/>
        <w:right w:val="none" w:sz="0" w:space="0" w:color="auto"/>
      </w:divBdr>
    </w:div>
    <w:div w:id="1127504235">
      <w:bodyDiv w:val="1"/>
      <w:marLeft w:val="0"/>
      <w:marRight w:val="0"/>
      <w:marTop w:val="0"/>
      <w:marBottom w:val="0"/>
      <w:divBdr>
        <w:top w:val="none" w:sz="0" w:space="0" w:color="auto"/>
        <w:left w:val="none" w:sz="0" w:space="0" w:color="auto"/>
        <w:bottom w:val="none" w:sz="0" w:space="0" w:color="auto"/>
        <w:right w:val="none" w:sz="0" w:space="0" w:color="auto"/>
      </w:divBdr>
    </w:div>
    <w:div w:id="1127507333">
      <w:bodyDiv w:val="1"/>
      <w:marLeft w:val="0"/>
      <w:marRight w:val="0"/>
      <w:marTop w:val="0"/>
      <w:marBottom w:val="0"/>
      <w:divBdr>
        <w:top w:val="none" w:sz="0" w:space="0" w:color="auto"/>
        <w:left w:val="none" w:sz="0" w:space="0" w:color="auto"/>
        <w:bottom w:val="none" w:sz="0" w:space="0" w:color="auto"/>
        <w:right w:val="none" w:sz="0" w:space="0" w:color="auto"/>
      </w:divBdr>
    </w:div>
    <w:div w:id="1127968190">
      <w:bodyDiv w:val="1"/>
      <w:marLeft w:val="0"/>
      <w:marRight w:val="0"/>
      <w:marTop w:val="0"/>
      <w:marBottom w:val="0"/>
      <w:divBdr>
        <w:top w:val="none" w:sz="0" w:space="0" w:color="auto"/>
        <w:left w:val="none" w:sz="0" w:space="0" w:color="auto"/>
        <w:bottom w:val="none" w:sz="0" w:space="0" w:color="auto"/>
        <w:right w:val="none" w:sz="0" w:space="0" w:color="auto"/>
      </w:divBdr>
    </w:div>
    <w:div w:id="1129012083">
      <w:bodyDiv w:val="1"/>
      <w:marLeft w:val="0"/>
      <w:marRight w:val="0"/>
      <w:marTop w:val="0"/>
      <w:marBottom w:val="0"/>
      <w:divBdr>
        <w:top w:val="none" w:sz="0" w:space="0" w:color="auto"/>
        <w:left w:val="none" w:sz="0" w:space="0" w:color="auto"/>
        <w:bottom w:val="none" w:sz="0" w:space="0" w:color="auto"/>
        <w:right w:val="none" w:sz="0" w:space="0" w:color="auto"/>
      </w:divBdr>
    </w:div>
    <w:div w:id="1134523278">
      <w:bodyDiv w:val="1"/>
      <w:marLeft w:val="0"/>
      <w:marRight w:val="0"/>
      <w:marTop w:val="0"/>
      <w:marBottom w:val="0"/>
      <w:divBdr>
        <w:top w:val="none" w:sz="0" w:space="0" w:color="auto"/>
        <w:left w:val="none" w:sz="0" w:space="0" w:color="auto"/>
        <w:bottom w:val="none" w:sz="0" w:space="0" w:color="auto"/>
        <w:right w:val="none" w:sz="0" w:space="0" w:color="auto"/>
      </w:divBdr>
    </w:div>
    <w:div w:id="1135219463">
      <w:bodyDiv w:val="1"/>
      <w:marLeft w:val="0"/>
      <w:marRight w:val="0"/>
      <w:marTop w:val="0"/>
      <w:marBottom w:val="0"/>
      <w:divBdr>
        <w:top w:val="none" w:sz="0" w:space="0" w:color="auto"/>
        <w:left w:val="none" w:sz="0" w:space="0" w:color="auto"/>
        <w:bottom w:val="none" w:sz="0" w:space="0" w:color="auto"/>
        <w:right w:val="none" w:sz="0" w:space="0" w:color="auto"/>
      </w:divBdr>
    </w:div>
    <w:div w:id="1136526934">
      <w:bodyDiv w:val="1"/>
      <w:marLeft w:val="0"/>
      <w:marRight w:val="0"/>
      <w:marTop w:val="0"/>
      <w:marBottom w:val="0"/>
      <w:divBdr>
        <w:top w:val="none" w:sz="0" w:space="0" w:color="auto"/>
        <w:left w:val="none" w:sz="0" w:space="0" w:color="auto"/>
        <w:bottom w:val="none" w:sz="0" w:space="0" w:color="auto"/>
        <w:right w:val="none" w:sz="0" w:space="0" w:color="auto"/>
      </w:divBdr>
    </w:div>
    <w:div w:id="1136873364">
      <w:bodyDiv w:val="1"/>
      <w:marLeft w:val="0"/>
      <w:marRight w:val="0"/>
      <w:marTop w:val="0"/>
      <w:marBottom w:val="0"/>
      <w:divBdr>
        <w:top w:val="none" w:sz="0" w:space="0" w:color="auto"/>
        <w:left w:val="none" w:sz="0" w:space="0" w:color="auto"/>
        <w:bottom w:val="none" w:sz="0" w:space="0" w:color="auto"/>
        <w:right w:val="none" w:sz="0" w:space="0" w:color="auto"/>
      </w:divBdr>
    </w:div>
    <w:div w:id="1138767944">
      <w:bodyDiv w:val="1"/>
      <w:marLeft w:val="0"/>
      <w:marRight w:val="0"/>
      <w:marTop w:val="0"/>
      <w:marBottom w:val="0"/>
      <w:divBdr>
        <w:top w:val="none" w:sz="0" w:space="0" w:color="auto"/>
        <w:left w:val="none" w:sz="0" w:space="0" w:color="auto"/>
        <w:bottom w:val="none" w:sz="0" w:space="0" w:color="auto"/>
        <w:right w:val="none" w:sz="0" w:space="0" w:color="auto"/>
      </w:divBdr>
    </w:div>
    <w:div w:id="1139692559">
      <w:bodyDiv w:val="1"/>
      <w:marLeft w:val="0"/>
      <w:marRight w:val="0"/>
      <w:marTop w:val="0"/>
      <w:marBottom w:val="0"/>
      <w:divBdr>
        <w:top w:val="none" w:sz="0" w:space="0" w:color="auto"/>
        <w:left w:val="none" w:sz="0" w:space="0" w:color="auto"/>
        <w:bottom w:val="none" w:sz="0" w:space="0" w:color="auto"/>
        <w:right w:val="none" w:sz="0" w:space="0" w:color="auto"/>
      </w:divBdr>
    </w:div>
    <w:div w:id="1141193758">
      <w:bodyDiv w:val="1"/>
      <w:marLeft w:val="0"/>
      <w:marRight w:val="0"/>
      <w:marTop w:val="0"/>
      <w:marBottom w:val="0"/>
      <w:divBdr>
        <w:top w:val="none" w:sz="0" w:space="0" w:color="auto"/>
        <w:left w:val="none" w:sz="0" w:space="0" w:color="auto"/>
        <w:bottom w:val="none" w:sz="0" w:space="0" w:color="auto"/>
        <w:right w:val="none" w:sz="0" w:space="0" w:color="auto"/>
      </w:divBdr>
    </w:div>
    <w:div w:id="1142235963">
      <w:bodyDiv w:val="1"/>
      <w:marLeft w:val="0"/>
      <w:marRight w:val="0"/>
      <w:marTop w:val="0"/>
      <w:marBottom w:val="0"/>
      <w:divBdr>
        <w:top w:val="none" w:sz="0" w:space="0" w:color="auto"/>
        <w:left w:val="none" w:sz="0" w:space="0" w:color="auto"/>
        <w:bottom w:val="none" w:sz="0" w:space="0" w:color="auto"/>
        <w:right w:val="none" w:sz="0" w:space="0" w:color="auto"/>
      </w:divBdr>
    </w:div>
    <w:div w:id="1144590543">
      <w:bodyDiv w:val="1"/>
      <w:marLeft w:val="0"/>
      <w:marRight w:val="0"/>
      <w:marTop w:val="0"/>
      <w:marBottom w:val="0"/>
      <w:divBdr>
        <w:top w:val="none" w:sz="0" w:space="0" w:color="auto"/>
        <w:left w:val="none" w:sz="0" w:space="0" w:color="auto"/>
        <w:bottom w:val="none" w:sz="0" w:space="0" w:color="auto"/>
        <w:right w:val="none" w:sz="0" w:space="0" w:color="auto"/>
      </w:divBdr>
    </w:div>
    <w:div w:id="1148282688">
      <w:bodyDiv w:val="1"/>
      <w:marLeft w:val="0"/>
      <w:marRight w:val="0"/>
      <w:marTop w:val="0"/>
      <w:marBottom w:val="0"/>
      <w:divBdr>
        <w:top w:val="none" w:sz="0" w:space="0" w:color="auto"/>
        <w:left w:val="none" w:sz="0" w:space="0" w:color="auto"/>
        <w:bottom w:val="none" w:sz="0" w:space="0" w:color="auto"/>
        <w:right w:val="none" w:sz="0" w:space="0" w:color="auto"/>
      </w:divBdr>
    </w:div>
    <w:div w:id="1148782161">
      <w:bodyDiv w:val="1"/>
      <w:marLeft w:val="0"/>
      <w:marRight w:val="0"/>
      <w:marTop w:val="0"/>
      <w:marBottom w:val="0"/>
      <w:divBdr>
        <w:top w:val="none" w:sz="0" w:space="0" w:color="auto"/>
        <w:left w:val="none" w:sz="0" w:space="0" w:color="auto"/>
        <w:bottom w:val="none" w:sz="0" w:space="0" w:color="auto"/>
        <w:right w:val="none" w:sz="0" w:space="0" w:color="auto"/>
      </w:divBdr>
    </w:div>
    <w:div w:id="1149320750">
      <w:bodyDiv w:val="1"/>
      <w:marLeft w:val="0"/>
      <w:marRight w:val="0"/>
      <w:marTop w:val="0"/>
      <w:marBottom w:val="0"/>
      <w:divBdr>
        <w:top w:val="none" w:sz="0" w:space="0" w:color="auto"/>
        <w:left w:val="none" w:sz="0" w:space="0" w:color="auto"/>
        <w:bottom w:val="none" w:sz="0" w:space="0" w:color="auto"/>
        <w:right w:val="none" w:sz="0" w:space="0" w:color="auto"/>
      </w:divBdr>
    </w:div>
    <w:div w:id="1153982996">
      <w:bodyDiv w:val="1"/>
      <w:marLeft w:val="0"/>
      <w:marRight w:val="0"/>
      <w:marTop w:val="0"/>
      <w:marBottom w:val="0"/>
      <w:divBdr>
        <w:top w:val="none" w:sz="0" w:space="0" w:color="auto"/>
        <w:left w:val="none" w:sz="0" w:space="0" w:color="auto"/>
        <w:bottom w:val="none" w:sz="0" w:space="0" w:color="auto"/>
        <w:right w:val="none" w:sz="0" w:space="0" w:color="auto"/>
      </w:divBdr>
    </w:div>
    <w:div w:id="1159610967">
      <w:bodyDiv w:val="1"/>
      <w:marLeft w:val="0"/>
      <w:marRight w:val="0"/>
      <w:marTop w:val="0"/>
      <w:marBottom w:val="0"/>
      <w:divBdr>
        <w:top w:val="none" w:sz="0" w:space="0" w:color="auto"/>
        <w:left w:val="none" w:sz="0" w:space="0" w:color="auto"/>
        <w:bottom w:val="none" w:sz="0" w:space="0" w:color="auto"/>
        <w:right w:val="none" w:sz="0" w:space="0" w:color="auto"/>
      </w:divBdr>
    </w:div>
    <w:div w:id="1162813162">
      <w:bodyDiv w:val="1"/>
      <w:marLeft w:val="0"/>
      <w:marRight w:val="0"/>
      <w:marTop w:val="0"/>
      <w:marBottom w:val="0"/>
      <w:divBdr>
        <w:top w:val="none" w:sz="0" w:space="0" w:color="auto"/>
        <w:left w:val="none" w:sz="0" w:space="0" w:color="auto"/>
        <w:bottom w:val="none" w:sz="0" w:space="0" w:color="auto"/>
        <w:right w:val="none" w:sz="0" w:space="0" w:color="auto"/>
      </w:divBdr>
      <w:divsChild>
        <w:div w:id="799420626">
          <w:marLeft w:val="480"/>
          <w:marRight w:val="0"/>
          <w:marTop w:val="0"/>
          <w:marBottom w:val="0"/>
          <w:divBdr>
            <w:top w:val="none" w:sz="0" w:space="0" w:color="auto"/>
            <w:left w:val="none" w:sz="0" w:space="0" w:color="auto"/>
            <w:bottom w:val="none" w:sz="0" w:space="0" w:color="auto"/>
            <w:right w:val="none" w:sz="0" w:space="0" w:color="auto"/>
          </w:divBdr>
        </w:div>
        <w:div w:id="2006323501">
          <w:marLeft w:val="480"/>
          <w:marRight w:val="0"/>
          <w:marTop w:val="0"/>
          <w:marBottom w:val="0"/>
          <w:divBdr>
            <w:top w:val="none" w:sz="0" w:space="0" w:color="auto"/>
            <w:left w:val="none" w:sz="0" w:space="0" w:color="auto"/>
            <w:bottom w:val="none" w:sz="0" w:space="0" w:color="auto"/>
            <w:right w:val="none" w:sz="0" w:space="0" w:color="auto"/>
          </w:divBdr>
        </w:div>
        <w:div w:id="10762824">
          <w:marLeft w:val="480"/>
          <w:marRight w:val="0"/>
          <w:marTop w:val="0"/>
          <w:marBottom w:val="0"/>
          <w:divBdr>
            <w:top w:val="none" w:sz="0" w:space="0" w:color="auto"/>
            <w:left w:val="none" w:sz="0" w:space="0" w:color="auto"/>
            <w:bottom w:val="none" w:sz="0" w:space="0" w:color="auto"/>
            <w:right w:val="none" w:sz="0" w:space="0" w:color="auto"/>
          </w:divBdr>
        </w:div>
        <w:div w:id="1649699227">
          <w:marLeft w:val="480"/>
          <w:marRight w:val="0"/>
          <w:marTop w:val="0"/>
          <w:marBottom w:val="0"/>
          <w:divBdr>
            <w:top w:val="none" w:sz="0" w:space="0" w:color="auto"/>
            <w:left w:val="none" w:sz="0" w:space="0" w:color="auto"/>
            <w:bottom w:val="none" w:sz="0" w:space="0" w:color="auto"/>
            <w:right w:val="none" w:sz="0" w:space="0" w:color="auto"/>
          </w:divBdr>
        </w:div>
        <w:div w:id="388696751">
          <w:marLeft w:val="480"/>
          <w:marRight w:val="0"/>
          <w:marTop w:val="0"/>
          <w:marBottom w:val="0"/>
          <w:divBdr>
            <w:top w:val="none" w:sz="0" w:space="0" w:color="auto"/>
            <w:left w:val="none" w:sz="0" w:space="0" w:color="auto"/>
            <w:bottom w:val="none" w:sz="0" w:space="0" w:color="auto"/>
            <w:right w:val="none" w:sz="0" w:space="0" w:color="auto"/>
          </w:divBdr>
        </w:div>
        <w:div w:id="1956138380">
          <w:marLeft w:val="480"/>
          <w:marRight w:val="0"/>
          <w:marTop w:val="0"/>
          <w:marBottom w:val="0"/>
          <w:divBdr>
            <w:top w:val="none" w:sz="0" w:space="0" w:color="auto"/>
            <w:left w:val="none" w:sz="0" w:space="0" w:color="auto"/>
            <w:bottom w:val="none" w:sz="0" w:space="0" w:color="auto"/>
            <w:right w:val="none" w:sz="0" w:space="0" w:color="auto"/>
          </w:divBdr>
        </w:div>
        <w:div w:id="120540392">
          <w:marLeft w:val="480"/>
          <w:marRight w:val="0"/>
          <w:marTop w:val="0"/>
          <w:marBottom w:val="0"/>
          <w:divBdr>
            <w:top w:val="none" w:sz="0" w:space="0" w:color="auto"/>
            <w:left w:val="none" w:sz="0" w:space="0" w:color="auto"/>
            <w:bottom w:val="none" w:sz="0" w:space="0" w:color="auto"/>
            <w:right w:val="none" w:sz="0" w:space="0" w:color="auto"/>
          </w:divBdr>
        </w:div>
        <w:div w:id="1992982078">
          <w:marLeft w:val="480"/>
          <w:marRight w:val="0"/>
          <w:marTop w:val="0"/>
          <w:marBottom w:val="0"/>
          <w:divBdr>
            <w:top w:val="none" w:sz="0" w:space="0" w:color="auto"/>
            <w:left w:val="none" w:sz="0" w:space="0" w:color="auto"/>
            <w:bottom w:val="none" w:sz="0" w:space="0" w:color="auto"/>
            <w:right w:val="none" w:sz="0" w:space="0" w:color="auto"/>
          </w:divBdr>
        </w:div>
        <w:div w:id="939947954">
          <w:marLeft w:val="480"/>
          <w:marRight w:val="0"/>
          <w:marTop w:val="0"/>
          <w:marBottom w:val="0"/>
          <w:divBdr>
            <w:top w:val="none" w:sz="0" w:space="0" w:color="auto"/>
            <w:left w:val="none" w:sz="0" w:space="0" w:color="auto"/>
            <w:bottom w:val="none" w:sz="0" w:space="0" w:color="auto"/>
            <w:right w:val="none" w:sz="0" w:space="0" w:color="auto"/>
          </w:divBdr>
        </w:div>
        <w:div w:id="364402521">
          <w:marLeft w:val="480"/>
          <w:marRight w:val="0"/>
          <w:marTop w:val="0"/>
          <w:marBottom w:val="0"/>
          <w:divBdr>
            <w:top w:val="none" w:sz="0" w:space="0" w:color="auto"/>
            <w:left w:val="none" w:sz="0" w:space="0" w:color="auto"/>
            <w:bottom w:val="none" w:sz="0" w:space="0" w:color="auto"/>
            <w:right w:val="none" w:sz="0" w:space="0" w:color="auto"/>
          </w:divBdr>
        </w:div>
        <w:div w:id="459304666">
          <w:marLeft w:val="480"/>
          <w:marRight w:val="0"/>
          <w:marTop w:val="0"/>
          <w:marBottom w:val="0"/>
          <w:divBdr>
            <w:top w:val="none" w:sz="0" w:space="0" w:color="auto"/>
            <w:left w:val="none" w:sz="0" w:space="0" w:color="auto"/>
            <w:bottom w:val="none" w:sz="0" w:space="0" w:color="auto"/>
            <w:right w:val="none" w:sz="0" w:space="0" w:color="auto"/>
          </w:divBdr>
        </w:div>
        <w:div w:id="1230463837">
          <w:marLeft w:val="480"/>
          <w:marRight w:val="0"/>
          <w:marTop w:val="0"/>
          <w:marBottom w:val="0"/>
          <w:divBdr>
            <w:top w:val="none" w:sz="0" w:space="0" w:color="auto"/>
            <w:left w:val="none" w:sz="0" w:space="0" w:color="auto"/>
            <w:bottom w:val="none" w:sz="0" w:space="0" w:color="auto"/>
            <w:right w:val="none" w:sz="0" w:space="0" w:color="auto"/>
          </w:divBdr>
        </w:div>
        <w:div w:id="2085101706">
          <w:marLeft w:val="480"/>
          <w:marRight w:val="0"/>
          <w:marTop w:val="0"/>
          <w:marBottom w:val="0"/>
          <w:divBdr>
            <w:top w:val="none" w:sz="0" w:space="0" w:color="auto"/>
            <w:left w:val="none" w:sz="0" w:space="0" w:color="auto"/>
            <w:bottom w:val="none" w:sz="0" w:space="0" w:color="auto"/>
            <w:right w:val="none" w:sz="0" w:space="0" w:color="auto"/>
          </w:divBdr>
        </w:div>
        <w:div w:id="1747722827">
          <w:marLeft w:val="480"/>
          <w:marRight w:val="0"/>
          <w:marTop w:val="0"/>
          <w:marBottom w:val="0"/>
          <w:divBdr>
            <w:top w:val="none" w:sz="0" w:space="0" w:color="auto"/>
            <w:left w:val="none" w:sz="0" w:space="0" w:color="auto"/>
            <w:bottom w:val="none" w:sz="0" w:space="0" w:color="auto"/>
            <w:right w:val="none" w:sz="0" w:space="0" w:color="auto"/>
          </w:divBdr>
        </w:div>
        <w:div w:id="605381387">
          <w:marLeft w:val="480"/>
          <w:marRight w:val="0"/>
          <w:marTop w:val="0"/>
          <w:marBottom w:val="0"/>
          <w:divBdr>
            <w:top w:val="none" w:sz="0" w:space="0" w:color="auto"/>
            <w:left w:val="none" w:sz="0" w:space="0" w:color="auto"/>
            <w:bottom w:val="none" w:sz="0" w:space="0" w:color="auto"/>
            <w:right w:val="none" w:sz="0" w:space="0" w:color="auto"/>
          </w:divBdr>
        </w:div>
        <w:div w:id="1174295635">
          <w:marLeft w:val="480"/>
          <w:marRight w:val="0"/>
          <w:marTop w:val="0"/>
          <w:marBottom w:val="0"/>
          <w:divBdr>
            <w:top w:val="none" w:sz="0" w:space="0" w:color="auto"/>
            <w:left w:val="none" w:sz="0" w:space="0" w:color="auto"/>
            <w:bottom w:val="none" w:sz="0" w:space="0" w:color="auto"/>
            <w:right w:val="none" w:sz="0" w:space="0" w:color="auto"/>
          </w:divBdr>
        </w:div>
        <w:div w:id="242036044">
          <w:marLeft w:val="480"/>
          <w:marRight w:val="0"/>
          <w:marTop w:val="0"/>
          <w:marBottom w:val="0"/>
          <w:divBdr>
            <w:top w:val="none" w:sz="0" w:space="0" w:color="auto"/>
            <w:left w:val="none" w:sz="0" w:space="0" w:color="auto"/>
            <w:bottom w:val="none" w:sz="0" w:space="0" w:color="auto"/>
            <w:right w:val="none" w:sz="0" w:space="0" w:color="auto"/>
          </w:divBdr>
        </w:div>
        <w:div w:id="1693997083">
          <w:marLeft w:val="480"/>
          <w:marRight w:val="0"/>
          <w:marTop w:val="0"/>
          <w:marBottom w:val="0"/>
          <w:divBdr>
            <w:top w:val="none" w:sz="0" w:space="0" w:color="auto"/>
            <w:left w:val="none" w:sz="0" w:space="0" w:color="auto"/>
            <w:bottom w:val="none" w:sz="0" w:space="0" w:color="auto"/>
            <w:right w:val="none" w:sz="0" w:space="0" w:color="auto"/>
          </w:divBdr>
        </w:div>
        <w:div w:id="559049922">
          <w:marLeft w:val="480"/>
          <w:marRight w:val="0"/>
          <w:marTop w:val="0"/>
          <w:marBottom w:val="0"/>
          <w:divBdr>
            <w:top w:val="none" w:sz="0" w:space="0" w:color="auto"/>
            <w:left w:val="none" w:sz="0" w:space="0" w:color="auto"/>
            <w:bottom w:val="none" w:sz="0" w:space="0" w:color="auto"/>
            <w:right w:val="none" w:sz="0" w:space="0" w:color="auto"/>
          </w:divBdr>
        </w:div>
        <w:div w:id="1927837129">
          <w:marLeft w:val="480"/>
          <w:marRight w:val="0"/>
          <w:marTop w:val="0"/>
          <w:marBottom w:val="0"/>
          <w:divBdr>
            <w:top w:val="none" w:sz="0" w:space="0" w:color="auto"/>
            <w:left w:val="none" w:sz="0" w:space="0" w:color="auto"/>
            <w:bottom w:val="none" w:sz="0" w:space="0" w:color="auto"/>
            <w:right w:val="none" w:sz="0" w:space="0" w:color="auto"/>
          </w:divBdr>
        </w:div>
        <w:div w:id="1472598461">
          <w:marLeft w:val="480"/>
          <w:marRight w:val="0"/>
          <w:marTop w:val="0"/>
          <w:marBottom w:val="0"/>
          <w:divBdr>
            <w:top w:val="none" w:sz="0" w:space="0" w:color="auto"/>
            <w:left w:val="none" w:sz="0" w:space="0" w:color="auto"/>
            <w:bottom w:val="none" w:sz="0" w:space="0" w:color="auto"/>
            <w:right w:val="none" w:sz="0" w:space="0" w:color="auto"/>
          </w:divBdr>
        </w:div>
        <w:div w:id="513039283">
          <w:marLeft w:val="480"/>
          <w:marRight w:val="0"/>
          <w:marTop w:val="0"/>
          <w:marBottom w:val="0"/>
          <w:divBdr>
            <w:top w:val="none" w:sz="0" w:space="0" w:color="auto"/>
            <w:left w:val="none" w:sz="0" w:space="0" w:color="auto"/>
            <w:bottom w:val="none" w:sz="0" w:space="0" w:color="auto"/>
            <w:right w:val="none" w:sz="0" w:space="0" w:color="auto"/>
          </w:divBdr>
        </w:div>
        <w:div w:id="101003305">
          <w:marLeft w:val="480"/>
          <w:marRight w:val="0"/>
          <w:marTop w:val="0"/>
          <w:marBottom w:val="0"/>
          <w:divBdr>
            <w:top w:val="none" w:sz="0" w:space="0" w:color="auto"/>
            <w:left w:val="none" w:sz="0" w:space="0" w:color="auto"/>
            <w:bottom w:val="none" w:sz="0" w:space="0" w:color="auto"/>
            <w:right w:val="none" w:sz="0" w:space="0" w:color="auto"/>
          </w:divBdr>
        </w:div>
        <w:div w:id="911696100">
          <w:marLeft w:val="480"/>
          <w:marRight w:val="0"/>
          <w:marTop w:val="0"/>
          <w:marBottom w:val="0"/>
          <w:divBdr>
            <w:top w:val="none" w:sz="0" w:space="0" w:color="auto"/>
            <w:left w:val="none" w:sz="0" w:space="0" w:color="auto"/>
            <w:bottom w:val="none" w:sz="0" w:space="0" w:color="auto"/>
            <w:right w:val="none" w:sz="0" w:space="0" w:color="auto"/>
          </w:divBdr>
        </w:div>
        <w:div w:id="1068695790">
          <w:marLeft w:val="480"/>
          <w:marRight w:val="0"/>
          <w:marTop w:val="0"/>
          <w:marBottom w:val="0"/>
          <w:divBdr>
            <w:top w:val="none" w:sz="0" w:space="0" w:color="auto"/>
            <w:left w:val="none" w:sz="0" w:space="0" w:color="auto"/>
            <w:bottom w:val="none" w:sz="0" w:space="0" w:color="auto"/>
            <w:right w:val="none" w:sz="0" w:space="0" w:color="auto"/>
          </w:divBdr>
        </w:div>
        <w:div w:id="687373143">
          <w:marLeft w:val="480"/>
          <w:marRight w:val="0"/>
          <w:marTop w:val="0"/>
          <w:marBottom w:val="0"/>
          <w:divBdr>
            <w:top w:val="none" w:sz="0" w:space="0" w:color="auto"/>
            <w:left w:val="none" w:sz="0" w:space="0" w:color="auto"/>
            <w:bottom w:val="none" w:sz="0" w:space="0" w:color="auto"/>
            <w:right w:val="none" w:sz="0" w:space="0" w:color="auto"/>
          </w:divBdr>
        </w:div>
        <w:div w:id="1890798919">
          <w:marLeft w:val="480"/>
          <w:marRight w:val="0"/>
          <w:marTop w:val="0"/>
          <w:marBottom w:val="0"/>
          <w:divBdr>
            <w:top w:val="none" w:sz="0" w:space="0" w:color="auto"/>
            <w:left w:val="none" w:sz="0" w:space="0" w:color="auto"/>
            <w:bottom w:val="none" w:sz="0" w:space="0" w:color="auto"/>
            <w:right w:val="none" w:sz="0" w:space="0" w:color="auto"/>
          </w:divBdr>
        </w:div>
        <w:div w:id="1034575955">
          <w:marLeft w:val="480"/>
          <w:marRight w:val="0"/>
          <w:marTop w:val="0"/>
          <w:marBottom w:val="0"/>
          <w:divBdr>
            <w:top w:val="none" w:sz="0" w:space="0" w:color="auto"/>
            <w:left w:val="none" w:sz="0" w:space="0" w:color="auto"/>
            <w:bottom w:val="none" w:sz="0" w:space="0" w:color="auto"/>
            <w:right w:val="none" w:sz="0" w:space="0" w:color="auto"/>
          </w:divBdr>
        </w:div>
        <w:div w:id="22367195">
          <w:marLeft w:val="480"/>
          <w:marRight w:val="0"/>
          <w:marTop w:val="0"/>
          <w:marBottom w:val="0"/>
          <w:divBdr>
            <w:top w:val="none" w:sz="0" w:space="0" w:color="auto"/>
            <w:left w:val="none" w:sz="0" w:space="0" w:color="auto"/>
            <w:bottom w:val="none" w:sz="0" w:space="0" w:color="auto"/>
            <w:right w:val="none" w:sz="0" w:space="0" w:color="auto"/>
          </w:divBdr>
        </w:div>
        <w:div w:id="614482809">
          <w:marLeft w:val="480"/>
          <w:marRight w:val="0"/>
          <w:marTop w:val="0"/>
          <w:marBottom w:val="0"/>
          <w:divBdr>
            <w:top w:val="none" w:sz="0" w:space="0" w:color="auto"/>
            <w:left w:val="none" w:sz="0" w:space="0" w:color="auto"/>
            <w:bottom w:val="none" w:sz="0" w:space="0" w:color="auto"/>
            <w:right w:val="none" w:sz="0" w:space="0" w:color="auto"/>
          </w:divBdr>
        </w:div>
        <w:div w:id="531384448">
          <w:marLeft w:val="480"/>
          <w:marRight w:val="0"/>
          <w:marTop w:val="0"/>
          <w:marBottom w:val="0"/>
          <w:divBdr>
            <w:top w:val="none" w:sz="0" w:space="0" w:color="auto"/>
            <w:left w:val="none" w:sz="0" w:space="0" w:color="auto"/>
            <w:bottom w:val="none" w:sz="0" w:space="0" w:color="auto"/>
            <w:right w:val="none" w:sz="0" w:space="0" w:color="auto"/>
          </w:divBdr>
        </w:div>
        <w:div w:id="1935744215">
          <w:marLeft w:val="480"/>
          <w:marRight w:val="0"/>
          <w:marTop w:val="0"/>
          <w:marBottom w:val="0"/>
          <w:divBdr>
            <w:top w:val="none" w:sz="0" w:space="0" w:color="auto"/>
            <w:left w:val="none" w:sz="0" w:space="0" w:color="auto"/>
            <w:bottom w:val="none" w:sz="0" w:space="0" w:color="auto"/>
            <w:right w:val="none" w:sz="0" w:space="0" w:color="auto"/>
          </w:divBdr>
        </w:div>
        <w:div w:id="1645967183">
          <w:marLeft w:val="480"/>
          <w:marRight w:val="0"/>
          <w:marTop w:val="0"/>
          <w:marBottom w:val="0"/>
          <w:divBdr>
            <w:top w:val="none" w:sz="0" w:space="0" w:color="auto"/>
            <w:left w:val="none" w:sz="0" w:space="0" w:color="auto"/>
            <w:bottom w:val="none" w:sz="0" w:space="0" w:color="auto"/>
            <w:right w:val="none" w:sz="0" w:space="0" w:color="auto"/>
          </w:divBdr>
        </w:div>
      </w:divsChild>
    </w:div>
    <w:div w:id="1164197330">
      <w:bodyDiv w:val="1"/>
      <w:marLeft w:val="0"/>
      <w:marRight w:val="0"/>
      <w:marTop w:val="0"/>
      <w:marBottom w:val="0"/>
      <w:divBdr>
        <w:top w:val="none" w:sz="0" w:space="0" w:color="auto"/>
        <w:left w:val="none" w:sz="0" w:space="0" w:color="auto"/>
        <w:bottom w:val="none" w:sz="0" w:space="0" w:color="auto"/>
        <w:right w:val="none" w:sz="0" w:space="0" w:color="auto"/>
      </w:divBdr>
    </w:div>
    <w:div w:id="1165827239">
      <w:bodyDiv w:val="1"/>
      <w:marLeft w:val="0"/>
      <w:marRight w:val="0"/>
      <w:marTop w:val="0"/>
      <w:marBottom w:val="0"/>
      <w:divBdr>
        <w:top w:val="none" w:sz="0" w:space="0" w:color="auto"/>
        <w:left w:val="none" w:sz="0" w:space="0" w:color="auto"/>
        <w:bottom w:val="none" w:sz="0" w:space="0" w:color="auto"/>
        <w:right w:val="none" w:sz="0" w:space="0" w:color="auto"/>
      </w:divBdr>
    </w:div>
    <w:div w:id="1170410004">
      <w:bodyDiv w:val="1"/>
      <w:marLeft w:val="0"/>
      <w:marRight w:val="0"/>
      <w:marTop w:val="0"/>
      <w:marBottom w:val="0"/>
      <w:divBdr>
        <w:top w:val="none" w:sz="0" w:space="0" w:color="auto"/>
        <w:left w:val="none" w:sz="0" w:space="0" w:color="auto"/>
        <w:bottom w:val="none" w:sz="0" w:space="0" w:color="auto"/>
        <w:right w:val="none" w:sz="0" w:space="0" w:color="auto"/>
      </w:divBdr>
    </w:div>
    <w:div w:id="1171917745">
      <w:bodyDiv w:val="1"/>
      <w:marLeft w:val="0"/>
      <w:marRight w:val="0"/>
      <w:marTop w:val="0"/>
      <w:marBottom w:val="0"/>
      <w:divBdr>
        <w:top w:val="none" w:sz="0" w:space="0" w:color="auto"/>
        <w:left w:val="none" w:sz="0" w:space="0" w:color="auto"/>
        <w:bottom w:val="none" w:sz="0" w:space="0" w:color="auto"/>
        <w:right w:val="none" w:sz="0" w:space="0" w:color="auto"/>
      </w:divBdr>
      <w:divsChild>
        <w:div w:id="2095079664">
          <w:marLeft w:val="480"/>
          <w:marRight w:val="0"/>
          <w:marTop w:val="0"/>
          <w:marBottom w:val="0"/>
          <w:divBdr>
            <w:top w:val="none" w:sz="0" w:space="0" w:color="auto"/>
            <w:left w:val="none" w:sz="0" w:space="0" w:color="auto"/>
            <w:bottom w:val="none" w:sz="0" w:space="0" w:color="auto"/>
            <w:right w:val="none" w:sz="0" w:space="0" w:color="auto"/>
          </w:divBdr>
        </w:div>
        <w:div w:id="2083746217">
          <w:marLeft w:val="480"/>
          <w:marRight w:val="0"/>
          <w:marTop w:val="0"/>
          <w:marBottom w:val="0"/>
          <w:divBdr>
            <w:top w:val="none" w:sz="0" w:space="0" w:color="auto"/>
            <w:left w:val="none" w:sz="0" w:space="0" w:color="auto"/>
            <w:bottom w:val="none" w:sz="0" w:space="0" w:color="auto"/>
            <w:right w:val="none" w:sz="0" w:space="0" w:color="auto"/>
          </w:divBdr>
        </w:div>
        <w:div w:id="317074959">
          <w:marLeft w:val="480"/>
          <w:marRight w:val="0"/>
          <w:marTop w:val="0"/>
          <w:marBottom w:val="0"/>
          <w:divBdr>
            <w:top w:val="none" w:sz="0" w:space="0" w:color="auto"/>
            <w:left w:val="none" w:sz="0" w:space="0" w:color="auto"/>
            <w:bottom w:val="none" w:sz="0" w:space="0" w:color="auto"/>
            <w:right w:val="none" w:sz="0" w:space="0" w:color="auto"/>
          </w:divBdr>
        </w:div>
        <w:div w:id="2071615452">
          <w:marLeft w:val="480"/>
          <w:marRight w:val="0"/>
          <w:marTop w:val="0"/>
          <w:marBottom w:val="0"/>
          <w:divBdr>
            <w:top w:val="none" w:sz="0" w:space="0" w:color="auto"/>
            <w:left w:val="none" w:sz="0" w:space="0" w:color="auto"/>
            <w:bottom w:val="none" w:sz="0" w:space="0" w:color="auto"/>
            <w:right w:val="none" w:sz="0" w:space="0" w:color="auto"/>
          </w:divBdr>
        </w:div>
        <w:div w:id="1040473455">
          <w:marLeft w:val="480"/>
          <w:marRight w:val="0"/>
          <w:marTop w:val="0"/>
          <w:marBottom w:val="0"/>
          <w:divBdr>
            <w:top w:val="none" w:sz="0" w:space="0" w:color="auto"/>
            <w:left w:val="none" w:sz="0" w:space="0" w:color="auto"/>
            <w:bottom w:val="none" w:sz="0" w:space="0" w:color="auto"/>
            <w:right w:val="none" w:sz="0" w:space="0" w:color="auto"/>
          </w:divBdr>
        </w:div>
        <w:div w:id="511454032">
          <w:marLeft w:val="480"/>
          <w:marRight w:val="0"/>
          <w:marTop w:val="0"/>
          <w:marBottom w:val="0"/>
          <w:divBdr>
            <w:top w:val="none" w:sz="0" w:space="0" w:color="auto"/>
            <w:left w:val="none" w:sz="0" w:space="0" w:color="auto"/>
            <w:bottom w:val="none" w:sz="0" w:space="0" w:color="auto"/>
            <w:right w:val="none" w:sz="0" w:space="0" w:color="auto"/>
          </w:divBdr>
        </w:div>
        <w:div w:id="805777799">
          <w:marLeft w:val="480"/>
          <w:marRight w:val="0"/>
          <w:marTop w:val="0"/>
          <w:marBottom w:val="0"/>
          <w:divBdr>
            <w:top w:val="none" w:sz="0" w:space="0" w:color="auto"/>
            <w:left w:val="none" w:sz="0" w:space="0" w:color="auto"/>
            <w:bottom w:val="none" w:sz="0" w:space="0" w:color="auto"/>
            <w:right w:val="none" w:sz="0" w:space="0" w:color="auto"/>
          </w:divBdr>
        </w:div>
        <w:div w:id="686294960">
          <w:marLeft w:val="480"/>
          <w:marRight w:val="0"/>
          <w:marTop w:val="0"/>
          <w:marBottom w:val="0"/>
          <w:divBdr>
            <w:top w:val="none" w:sz="0" w:space="0" w:color="auto"/>
            <w:left w:val="none" w:sz="0" w:space="0" w:color="auto"/>
            <w:bottom w:val="none" w:sz="0" w:space="0" w:color="auto"/>
            <w:right w:val="none" w:sz="0" w:space="0" w:color="auto"/>
          </w:divBdr>
        </w:div>
        <w:div w:id="1846435753">
          <w:marLeft w:val="480"/>
          <w:marRight w:val="0"/>
          <w:marTop w:val="0"/>
          <w:marBottom w:val="0"/>
          <w:divBdr>
            <w:top w:val="none" w:sz="0" w:space="0" w:color="auto"/>
            <w:left w:val="none" w:sz="0" w:space="0" w:color="auto"/>
            <w:bottom w:val="none" w:sz="0" w:space="0" w:color="auto"/>
            <w:right w:val="none" w:sz="0" w:space="0" w:color="auto"/>
          </w:divBdr>
        </w:div>
        <w:div w:id="159975201">
          <w:marLeft w:val="480"/>
          <w:marRight w:val="0"/>
          <w:marTop w:val="0"/>
          <w:marBottom w:val="0"/>
          <w:divBdr>
            <w:top w:val="none" w:sz="0" w:space="0" w:color="auto"/>
            <w:left w:val="none" w:sz="0" w:space="0" w:color="auto"/>
            <w:bottom w:val="none" w:sz="0" w:space="0" w:color="auto"/>
            <w:right w:val="none" w:sz="0" w:space="0" w:color="auto"/>
          </w:divBdr>
        </w:div>
        <w:div w:id="397629555">
          <w:marLeft w:val="480"/>
          <w:marRight w:val="0"/>
          <w:marTop w:val="0"/>
          <w:marBottom w:val="0"/>
          <w:divBdr>
            <w:top w:val="none" w:sz="0" w:space="0" w:color="auto"/>
            <w:left w:val="none" w:sz="0" w:space="0" w:color="auto"/>
            <w:bottom w:val="none" w:sz="0" w:space="0" w:color="auto"/>
            <w:right w:val="none" w:sz="0" w:space="0" w:color="auto"/>
          </w:divBdr>
        </w:div>
        <w:div w:id="1214930563">
          <w:marLeft w:val="480"/>
          <w:marRight w:val="0"/>
          <w:marTop w:val="0"/>
          <w:marBottom w:val="0"/>
          <w:divBdr>
            <w:top w:val="none" w:sz="0" w:space="0" w:color="auto"/>
            <w:left w:val="none" w:sz="0" w:space="0" w:color="auto"/>
            <w:bottom w:val="none" w:sz="0" w:space="0" w:color="auto"/>
            <w:right w:val="none" w:sz="0" w:space="0" w:color="auto"/>
          </w:divBdr>
        </w:div>
        <w:div w:id="2063363879">
          <w:marLeft w:val="480"/>
          <w:marRight w:val="0"/>
          <w:marTop w:val="0"/>
          <w:marBottom w:val="0"/>
          <w:divBdr>
            <w:top w:val="none" w:sz="0" w:space="0" w:color="auto"/>
            <w:left w:val="none" w:sz="0" w:space="0" w:color="auto"/>
            <w:bottom w:val="none" w:sz="0" w:space="0" w:color="auto"/>
            <w:right w:val="none" w:sz="0" w:space="0" w:color="auto"/>
          </w:divBdr>
        </w:div>
        <w:div w:id="1593511813">
          <w:marLeft w:val="480"/>
          <w:marRight w:val="0"/>
          <w:marTop w:val="0"/>
          <w:marBottom w:val="0"/>
          <w:divBdr>
            <w:top w:val="none" w:sz="0" w:space="0" w:color="auto"/>
            <w:left w:val="none" w:sz="0" w:space="0" w:color="auto"/>
            <w:bottom w:val="none" w:sz="0" w:space="0" w:color="auto"/>
            <w:right w:val="none" w:sz="0" w:space="0" w:color="auto"/>
          </w:divBdr>
        </w:div>
        <w:div w:id="1643388697">
          <w:marLeft w:val="480"/>
          <w:marRight w:val="0"/>
          <w:marTop w:val="0"/>
          <w:marBottom w:val="0"/>
          <w:divBdr>
            <w:top w:val="none" w:sz="0" w:space="0" w:color="auto"/>
            <w:left w:val="none" w:sz="0" w:space="0" w:color="auto"/>
            <w:bottom w:val="none" w:sz="0" w:space="0" w:color="auto"/>
            <w:right w:val="none" w:sz="0" w:space="0" w:color="auto"/>
          </w:divBdr>
        </w:div>
        <w:div w:id="148012982">
          <w:marLeft w:val="480"/>
          <w:marRight w:val="0"/>
          <w:marTop w:val="0"/>
          <w:marBottom w:val="0"/>
          <w:divBdr>
            <w:top w:val="none" w:sz="0" w:space="0" w:color="auto"/>
            <w:left w:val="none" w:sz="0" w:space="0" w:color="auto"/>
            <w:bottom w:val="none" w:sz="0" w:space="0" w:color="auto"/>
            <w:right w:val="none" w:sz="0" w:space="0" w:color="auto"/>
          </w:divBdr>
        </w:div>
        <w:div w:id="370344450">
          <w:marLeft w:val="480"/>
          <w:marRight w:val="0"/>
          <w:marTop w:val="0"/>
          <w:marBottom w:val="0"/>
          <w:divBdr>
            <w:top w:val="none" w:sz="0" w:space="0" w:color="auto"/>
            <w:left w:val="none" w:sz="0" w:space="0" w:color="auto"/>
            <w:bottom w:val="none" w:sz="0" w:space="0" w:color="auto"/>
            <w:right w:val="none" w:sz="0" w:space="0" w:color="auto"/>
          </w:divBdr>
        </w:div>
        <w:div w:id="279386550">
          <w:marLeft w:val="480"/>
          <w:marRight w:val="0"/>
          <w:marTop w:val="0"/>
          <w:marBottom w:val="0"/>
          <w:divBdr>
            <w:top w:val="none" w:sz="0" w:space="0" w:color="auto"/>
            <w:left w:val="none" w:sz="0" w:space="0" w:color="auto"/>
            <w:bottom w:val="none" w:sz="0" w:space="0" w:color="auto"/>
            <w:right w:val="none" w:sz="0" w:space="0" w:color="auto"/>
          </w:divBdr>
        </w:div>
        <w:div w:id="1790708633">
          <w:marLeft w:val="480"/>
          <w:marRight w:val="0"/>
          <w:marTop w:val="0"/>
          <w:marBottom w:val="0"/>
          <w:divBdr>
            <w:top w:val="none" w:sz="0" w:space="0" w:color="auto"/>
            <w:left w:val="none" w:sz="0" w:space="0" w:color="auto"/>
            <w:bottom w:val="none" w:sz="0" w:space="0" w:color="auto"/>
            <w:right w:val="none" w:sz="0" w:space="0" w:color="auto"/>
          </w:divBdr>
        </w:div>
        <w:div w:id="1709527550">
          <w:marLeft w:val="480"/>
          <w:marRight w:val="0"/>
          <w:marTop w:val="0"/>
          <w:marBottom w:val="0"/>
          <w:divBdr>
            <w:top w:val="none" w:sz="0" w:space="0" w:color="auto"/>
            <w:left w:val="none" w:sz="0" w:space="0" w:color="auto"/>
            <w:bottom w:val="none" w:sz="0" w:space="0" w:color="auto"/>
            <w:right w:val="none" w:sz="0" w:space="0" w:color="auto"/>
          </w:divBdr>
        </w:div>
        <w:div w:id="350883524">
          <w:marLeft w:val="480"/>
          <w:marRight w:val="0"/>
          <w:marTop w:val="0"/>
          <w:marBottom w:val="0"/>
          <w:divBdr>
            <w:top w:val="none" w:sz="0" w:space="0" w:color="auto"/>
            <w:left w:val="none" w:sz="0" w:space="0" w:color="auto"/>
            <w:bottom w:val="none" w:sz="0" w:space="0" w:color="auto"/>
            <w:right w:val="none" w:sz="0" w:space="0" w:color="auto"/>
          </w:divBdr>
        </w:div>
        <w:div w:id="288970835">
          <w:marLeft w:val="480"/>
          <w:marRight w:val="0"/>
          <w:marTop w:val="0"/>
          <w:marBottom w:val="0"/>
          <w:divBdr>
            <w:top w:val="none" w:sz="0" w:space="0" w:color="auto"/>
            <w:left w:val="none" w:sz="0" w:space="0" w:color="auto"/>
            <w:bottom w:val="none" w:sz="0" w:space="0" w:color="auto"/>
            <w:right w:val="none" w:sz="0" w:space="0" w:color="auto"/>
          </w:divBdr>
        </w:div>
        <w:div w:id="95947675">
          <w:marLeft w:val="480"/>
          <w:marRight w:val="0"/>
          <w:marTop w:val="0"/>
          <w:marBottom w:val="0"/>
          <w:divBdr>
            <w:top w:val="none" w:sz="0" w:space="0" w:color="auto"/>
            <w:left w:val="none" w:sz="0" w:space="0" w:color="auto"/>
            <w:bottom w:val="none" w:sz="0" w:space="0" w:color="auto"/>
            <w:right w:val="none" w:sz="0" w:space="0" w:color="auto"/>
          </w:divBdr>
        </w:div>
        <w:div w:id="1415280093">
          <w:marLeft w:val="480"/>
          <w:marRight w:val="0"/>
          <w:marTop w:val="0"/>
          <w:marBottom w:val="0"/>
          <w:divBdr>
            <w:top w:val="none" w:sz="0" w:space="0" w:color="auto"/>
            <w:left w:val="none" w:sz="0" w:space="0" w:color="auto"/>
            <w:bottom w:val="none" w:sz="0" w:space="0" w:color="auto"/>
            <w:right w:val="none" w:sz="0" w:space="0" w:color="auto"/>
          </w:divBdr>
        </w:div>
        <w:div w:id="1146244027">
          <w:marLeft w:val="480"/>
          <w:marRight w:val="0"/>
          <w:marTop w:val="0"/>
          <w:marBottom w:val="0"/>
          <w:divBdr>
            <w:top w:val="none" w:sz="0" w:space="0" w:color="auto"/>
            <w:left w:val="none" w:sz="0" w:space="0" w:color="auto"/>
            <w:bottom w:val="none" w:sz="0" w:space="0" w:color="auto"/>
            <w:right w:val="none" w:sz="0" w:space="0" w:color="auto"/>
          </w:divBdr>
        </w:div>
        <w:div w:id="1404065704">
          <w:marLeft w:val="480"/>
          <w:marRight w:val="0"/>
          <w:marTop w:val="0"/>
          <w:marBottom w:val="0"/>
          <w:divBdr>
            <w:top w:val="none" w:sz="0" w:space="0" w:color="auto"/>
            <w:left w:val="none" w:sz="0" w:space="0" w:color="auto"/>
            <w:bottom w:val="none" w:sz="0" w:space="0" w:color="auto"/>
            <w:right w:val="none" w:sz="0" w:space="0" w:color="auto"/>
          </w:divBdr>
        </w:div>
        <w:div w:id="1505626379">
          <w:marLeft w:val="480"/>
          <w:marRight w:val="0"/>
          <w:marTop w:val="0"/>
          <w:marBottom w:val="0"/>
          <w:divBdr>
            <w:top w:val="none" w:sz="0" w:space="0" w:color="auto"/>
            <w:left w:val="none" w:sz="0" w:space="0" w:color="auto"/>
            <w:bottom w:val="none" w:sz="0" w:space="0" w:color="auto"/>
            <w:right w:val="none" w:sz="0" w:space="0" w:color="auto"/>
          </w:divBdr>
        </w:div>
        <w:div w:id="39937842">
          <w:marLeft w:val="480"/>
          <w:marRight w:val="0"/>
          <w:marTop w:val="0"/>
          <w:marBottom w:val="0"/>
          <w:divBdr>
            <w:top w:val="none" w:sz="0" w:space="0" w:color="auto"/>
            <w:left w:val="none" w:sz="0" w:space="0" w:color="auto"/>
            <w:bottom w:val="none" w:sz="0" w:space="0" w:color="auto"/>
            <w:right w:val="none" w:sz="0" w:space="0" w:color="auto"/>
          </w:divBdr>
        </w:div>
        <w:div w:id="422537022">
          <w:marLeft w:val="480"/>
          <w:marRight w:val="0"/>
          <w:marTop w:val="0"/>
          <w:marBottom w:val="0"/>
          <w:divBdr>
            <w:top w:val="none" w:sz="0" w:space="0" w:color="auto"/>
            <w:left w:val="none" w:sz="0" w:space="0" w:color="auto"/>
            <w:bottom w:val="none" w:sz="0" w:space="0" w:color="auto"/>
            <w:right w:val="none" w:sz="0" w:space="0" w:color="auto"/>
          </w:divBdr>
        </w:div>
        <w:div w:id="1319579314">
          <w:marLeft w:val="480"/>
          <w:marRight w:val="0"/>
          <w:marTop w:val="0"/>
          <w:marBottom w:val="0"/>
          <w:divBdr>
            <w:top w:val="none" w:sz="0" w:space="0" w:color="auto"/>
            <w:left w:val="none" w:sz="0" w:space="0" w:color="auto"/>
            <w:bottom w:val="none" w:sz="0" w:space="0" w:color="auto"/>
            <w:right w:val="none" w:sz="0" w:space="0" w:color="auto"/>
          </w:divBdr>
        </w:div>
        <w:div w:id="1838230124">
          <w:marLeft w:val="480"/>
          <w:marRight w:val="0"/>
          <w:marTop w:val="0"/>
          <w:marBottom w:val="0"/>
          <w:divBdr>
            <w:top w:val="none" w:sz="0" w:space="0" w:color="auto"/>
            <w:left w:val="none" w:sz="0" w:space="0" w:color="auto"/>
            <w:bottom w:val="none" w:sz="0" w:space="0" w:color="auto"/>
            <w:right w:val="none" w:sz="0" w:space="0" w:color="auto"/>
          </w:divBdr>
        </w:div>
        <w:div w:id="329522972">
          <w:marLeft w:val="480"/>
          <w:marRight w:val="0"/>
          <w:marTop w:val="0"/>
          <w:marBottom w:val="0"/>
          <w:divBdr>
            <w:top w:val="none" w:sz="0" w:space="0" w:color="auto"/>
            <w:left w:val="none" w:sz="0" w:space="0" w:color="auto"/>
            <w:bottom w:val="none" w:sz="0" w:space="0" w:color="auto"/>
            <w:right w:val="none" w:sz="0" w:space="0" w:color="auto"/>
          </w:divBdr>
        </w:div>
        <w:div w:id="38671286">
          <w:marLeft w:val="480"/>
          <w:marRight w:val="0"/>
          <w:marTop w:val="0"/>
          <w:marBottom w:val="0"/>
          <w:divBdr>
            <w:top w:val="none" w:sz="0" w:space="0" w:color="auto"/>
            <w:left w:val="none" w:sz="0" w:space="0" w:color="auto"/>
            <w:bottom w:val="none" w:sz="0" w:space="0" w:color="auto"/>
            <w:right w:val="none" w:sz="0" w:space="0" w:color="auto"/>
          </w:divBdr>
        </w:div>
      </w:divsChild>
    </w:div>
    <w:div w:id="1175613958">
      <w:bodyDiv w:val="1"/>
      <w:marLeft w:val="0"/>
      <w:marRight w:val="0"/>
      <w:marTop w:val="0"/>
      <w:marBottom w:val="0"/>
      <w:divBdr>
        <w:top w:val="none" w:sz="0" w:space="0" w:color="auto"/>
        <w:left w:val="none" w:sz="0" w:space="0" w:color="auto"/>
        <w:bottom w:val="none" w:sz="0" w:space="0" w:color="auto"/>
        <w:right w:val="none" w:sz="0" w:space="0" w:color="auto"/>
      </w:divBdr>
    </w:div>
    <w:div w:id="1177814787">
      <w:bodyDiv w:val="1"/>
      <w:marLeft w:val="0"/>
      <w:marRight w:val="0"/>
      <w:marTop w:val="0"/>
      <w:marBottom w:val="0"/>
      <w:divBdr>
        <w:top w:val="none" w:sz="0" w:space="0" w:color="auto"/>
        <w:left w:val="none" w:sz="0" w:space="0" w:color="auto"/>
        <w:bottom w:val="none" w:sz="0" w:space="0" w:color="auto"/>
        <w:right w:val="none" w:sz="0" w:space="0" w:color="auto"/>
      </w:divBdr>
    </w:div>
    <w:div w:id="1180661180">
      <w:bodyDiv w:val="1"/>
      <w:marLeft w:val="0"/>
      <w:marRight w:val="0"/>
      <w:marTop w:val="0"/>
      <w:marBottom w:val="0"/>
      <w:divBdr>
        <w:top w:val="none" w:sz="0" w:space="0" w:color="auto"/>
        <w:left w:val="none" w:sz="0" w:space="0" w:color="auto"/>
        <w:bottom w:val="none" w:sz="0" w:space="0" w:color="auto"/>
        <w:right w:val="none" w:sz="0" w:space="0" w:color="auto"/>
      </w:divBdr>
    </w:div>
    <w:div w:id="1182663727">
      <w:bodyDiv w:val="1"/>
      <w:marLeft w:val="0"/>
      <w:marRight w:val="0"/>
      <w:marTop w:val="0"/>
      <w:marBottom w:val="0"/>
      <w:divBdr>
        <w:top w:val="none" w:sz="0" w:space="0" w:color="auto"/>
        <w:left w:val="none" w:sz="0" w:space="0" w:color="auto"/>
        <w:bottom w:val="none" w:sz="0" w:space="0" w:color="auto"/>
        <w:right w:val="none" w:sz="0" w:space="0" w:color="auto"/>
      </w:divBdr>
    </w:div>
    <w:div w:id="1190528937">
      <w:bodyDiv w:val="1"/>
      <w:marLeft w:val="0"/>
      <w:marRight w:val="0"/>
      <w:marTop w:val="0"/>
      <w:marBottom w:val="0"/>
      <w:divBdr>
        <w:top w:val="none" w:sz="0" w:space="0" w:color="auto"/>
        <w:left w:val="none" w:sz="0" w:space="0" w:color="auto"/>
        <w:bottom w:val="none" w:sz="0" w:space="0" w:color="auto"/>
        <w:right w:val="none" w:sz="0" w:space="0" w:color="auto"/>
      </w:divBdr>
    </w:div>
    <w:div w:id="1200433268">
      <w:bodyDiv w:val="1"/>
      <w:marLeft w:val="0"/>
      <w:marRight w:val="0"/>
      <w:marTop w:val="0"/>
      <w:marBottom w:val="0"/>
      <w:divBdr>
        <w:top w:val="none" w:sz="0" w:space="0" w:color="auto"/>
        <w:left w:val="none" w:sz="0" w:space="0" w:color="auto"/>
        <w:bottom w:val="none" w:sz="0" w:space="0" w:color="auto"/>
        <w:right w:val="none" w:sz="0" w:space="0" w:color="auto"/>
      </w:divBdr>
    </w:div>
    <w:div w:id="1204514988">
      <w:bodyDiv w:val="1"/>
      <w:marLeft w:val="0"/>
      <w:marRight w:val="0"/>
      <w:marTop w:val="0"/>
      <w:marBottom w:val="0"/>
      <w:divBdr>
        <w:top w:val="none" w:sz="0" w:space="0" w:color="auto"/>
        <w:left w:val="none" w:sz="0" w:space="0" w:color="auto"/>
        <w:bottom w:val="none" w:sz="0" w:space="0" w:color="auto"/>
        <w:right w:val="none" w:sz="0" w:space="0" w:color="auto"/>
      </w:divBdr>
    </w:div>
    <w:div w:id="1207646150">
      <w:bodyDiv w:val="1"/>
      <w:marLeft w:val="0"/>
      <w:marRight w:val="0"/>
      <w:marTop w:val="0"/>
      <w:marBottom w:val="0"/>
      <w:divBdr>
        <w:top w:val="none" w:sz="0" w:space="0" w:color="auto"/>
        <w:left w:val="none" w:sz="0" w:space="0" w:color="auto"/>
        <w:bottom w:val="none" w:sz="0" w:space="0" w:color="auto"/>
        <w:right w:val="none" w:sz="0" w:space="0" w:color="auto"/>
      </w:divBdr>
    </w:div>
    <w:div w:id="1211452324">
      <w:bodyDiv w:val="1"/>
      <w:marLeft w:val="0"/>
      <w:marRight w:val="0"/>
      <w:marTop w:val="0"/>
      <w:marBottom w:val="0"/>
      <w:divBdr>
        <w:top w:val="none" w:sz="0" w:space="0" w:color="auto"/>
        <w:left w:val="none" w:sz="0" w:space="0" w:color="auto"/>
        <w:bottom w:val="none" w:sz="0" w:space="0" w:color="auto"/>
        <w:right w:val="none" w:sz="0" w:space="0" w:color="auto"/>
      </w:divBdr>
    </w:div>
    <w:div w:id="1216160875">
      <w:bodyDiv w:val="1"/>
      <w:marLeft w:val="0"/>
      <w:marRight w:val="0"/>
      <w:marTop w:val="0"/>
      <w:marBottom w:val="0"/>
      <w:divBdr>
        <w:top w:val="none" w:sz="0" w:space="0" w:color="auto"/>
        <w:left w:val="none" w:sz="0" w:space="0" w:color="auto"/>
        <w:bottom w:val="none" w:sz="0" w:space="0" w:color="auto"/>
        <w:right w:val="none" w:sz="0" w:space="0" w:color="auto"/>
      </w:divBdr>
    </w:div>
    <w:div w:id="1216771658">
      <w:bodyDiv w:val="1"/>
      <w:marLeft w:val="0"/>
      <w:marRight w:val="0"/>
      <w:marTop w:val="0"/>
      <w:marBottom w:val="0"/>
      <w:divBdr>
        <w:top w:val="none" w:sz="0" w:space="0" w:color="auto"/>
        <w:left w:val="none" w:sz="0" w:space="0" w:color="auto"/>
        <w:bottom w:val="none" w:sz="0" w:space="0" w:color="auto"/>
        <w:right w:val="none" w:sz="0" w:space="0" w:color="auto"/>
      </w:divBdr>
    </w:div>
    <w:div w:id="1217935996">
      <w:bodyDiv w:val="1"/>
      <w:marLeft w:val="0"/>
      <w:marRight w:val="0"/>
      <w:marTop w:val="0"/>
      <w:marBottom w:val="0"/>
      <w:divBdr>
        <w:top w:val="none" w:sz="0" w:space="0" w:color="auto"/>
        <w:left w:val="none" w:sz="0" w:space="0" w:color="auto"/>
        <w:bottom w:val="none" w:sz="0" w:space="0" w:color="auto"/>
        <w:right w:val="none" w:sz="0" w:space="0" w:color="auto"/>
      </w:divBdr>
    </w:div>
    <w:div w:id="1221868471">
      <w:bodyDiv w:val="1"/>
      <w:marLeft w:val="0"/>
      <w:marRight w:val="0"/>
      <w:marTop w:val="0"/>
      <w:marBottom w:val="0"/>
      <w:divBdr>
        <w:top w:val="none" w:sz="0" w:space="0" w:color="auto"/>
        <w:left w:val="none" w:sz="0" w:space="0" w:color="auto"/>
        <w:bottom w:val="none" w:sz="0" w:space="0" w:color="auto"/>
        <w:right w:val="none" w:sz="0" w:space="0" w:color="auto"/>
      </w:divBdr>
    </w:div>
    <w:div w:id="1222445377">
      <w:bodyDiv w:val="1"/>
      <w:marLeft w:val="0"/>
      <w:marRight w:val="0"/>
      <w:marTop w:val="0"/>
      <w:marBottom w:val="0"/>
      <w:divBdr>
        <w:top w:val="none" w:sz="0" w:space="0" w:color="auto"/>
        <w:left w:val="none" w:sz="0" w:space="0" w:color="auto"/>
        <w:bottom w:val="none" w:sz="0" w:space="0" w:color="auto"/>
        <w:right w:val="none" w:sz="0" w:space="0" w:color="auto"/>
      </w:divBdr>
    </w:div>
    <w:div w:id="1226070060">
      <w:bodyDiv w:val="1"/>
      <w:marLeft w:val="0"/>
      <w:marRight w:val="0"/>
      <w:marTop w:val="0"/>
      <w:marBottom w:val="0"/>
      <w:divBdr>
        <w:top w:val="none" w:sz="0" w:space="0" w:color="auto"/>
        <w:left w:val="none" w:sz="0" w:space="0" w:color="auto"/>
        <w:bottom w:val="none" w:sz="0" w:space="0" w:color="auto"/>
        <w:right w:val="none" w:sz="0" w:space="0" w:color="auto"/>
      </w:divBdr>
    </w:div>
    <w:div w:id="1226601567">
      <w:bodyDiv w:val="1"/>
      <w:marLeft w:val="0"/>
      <w:marRight w:val="0"/>
      <w:marTop w:val="0"/>
      <w:marBottom w:val="0"/>
      <w:divBdr>
        <w:top w:val="none" w:sz="0" w:space="0" w:color="auto"/>
        <w:left w:val="none" w:sz="0" w:space="0" w:color="auto"/>
        <w:bottom w:val="none" w:sz="0" w:space="0" w:color="auto"/>
        <w:right w:val="none" w:sz="0" w:space="0" w:color="auto"/>
      </w:divBdr>
    </w:div>
    <w:div w:id="1228610303">
      <w:bodyDiv w:val="1"/>
      <w:marLeft w:val="0"/>
      <w:marRight w:val="0"/>
      <w:marTop w:val="0"/>
      <w:marBottom w:val="0"/>
      <w:divBdr>
        <w:top w:val="none" w:sz="0" w:space="0" w:color="auto"/>
        <w:left w:val="none" w:sz="0" w:space="0" w:color="auto"/>
        <w:bottom w:val="none" w:sz="0" w:space="0" w:color="auto"/>
        <w:right w:val="none" w:sz="0" w:space="0" w:color="auto"/>
      </w:divBdr>
    </w:div>
    <w:div w:id="1229000849">
      <w:bodyDiv w:val="1"/>
      <w:marLeft w:val="0"/>
      <w:marRight w:val="0"/>
      <w:marTop w:val="0"/>
      <w:marBottom w:val="0"/>
      <w:divBdr>
        <w:top w:val="none" w:sz="0" w:space="0" w:color="auto"/>
        <w:left w:val="none" w:sz="0" w:space="0" w:color="auto"/>
        <w:bottom w:val="none" w:sz="0" w:space="0" w:color="auto"/>
        <w:right w:val="none" w:sz="0" w:space="0" w:color="auto"/>
      </w:divBdr>
    </w:div>
    <w:div w:id="1230576009">
      <w:bodyDiv w:val="1"/>
      <w:marLeft w:val="0"/>
      <w:marRight w:val="0"/>
      <w:marTop w:val="0"/>
      <w:marBottom w:val="0"/>
      <w:divBdr>
        <w:top w:val="none" w:sz="0" w:space="0" w:color="auto"/>
        <w:left w:val="none" w:sz="0" w:space="0" w:color="auto"/>
        <w:bottom w:val="none" w:sz="0" w:space="0" w:color="auto"/>
        <w:right w:val="none" w:sz="0" w:space="0" w:color="auto"/>
      </w:divBdr>
    </w:div>
    <w:div w:id="1232303269">
      <w:bodyDiv w:val="1"/>
      <w:marLeft w:val="0"/>
      <w:marRight w:val="0"/>
      <w:marTop w:val="0"/>
      <w:marBottom w:val="0"/>
      <w:divBdr>
        <w:top w:val="none" w:sz="0" w:space="0" w:color="auto"/>
        <w:left w:val="none" w:sz="0" w:space="0" w:color="auto"/>
        <w:bottom w:val="none" w:sz="0" w:space="0" w:color="auto"/>
        <w:right w:val="none" w:sz="0" w:space="0" w:color="auto"/>
      </w:divBdr>
    </w:div>
    <w:div w:id="1234701386">
      <w:bodyDiv w:val="1"/>
      <w:marLeft w:val="0"/>
      <w:marRight w:val="0"/>
      <w:marTop w:val="0"/>
      <w:marBottom w:val="0"/>
      <w:divBdr>
        <w:top w:val="none" w:sz="0" w:space="0" w:color="auto"/>
        <w:left w:val="none" w:sz="0" w:space="0" w:color="auto"/>
        <w:bottom w:val="none" w:sz="0" w:space="0" w:color="auto"/>
        <w:right w:val="none" w:sz="0" w:space="0" w:color="auto"/>
      </w:divBdr>
    </w:div>
    <w:div w:id="1235622674">
      <w:bodyDiv w:val="1"/>
      <w:marLeft w:val="0"/>
      <w:marRight w:val="0"/>
      <w:marTop w:val="0"/>
      <w:marBottom w:val="0"/>
      <w:divBdr>
        <w:top w:val="none" w:sz="0" w:space="0" w:color="auto"/>
        <w:left w:val="none" w:sz="0" w:space="0" w:color="auto"/>
        <w:bottom w:val="none" w:sz="0" w:space="0" w:color="auto"/>
        <w:right w:val="none" w:sz="0" w:space="0" w:color="auto"/>
      </w:divBdr>
    </w:div>
    <w:div w:id="1235747903">
      <w:bodyDiv w:val="1"/>
      <w:marLeft w:val="0"/>
      <w:marRight w:val="0"/>
      <w:marTop w:val="0"/>
      <w:marBottom w:val="0"/>
      <w:divBdr>
        <w:top w:val="none" w:sz="0" w:space="0" w:color="auto"/>
        <w:left w:val="none" w:sz="0" w:space="0" w:color="auto"/>
        <w:bottom w:val="none" w:sz="0" w:space="0" w:color="auto"/>
        <w:right w:val="none" w:sz="0" w:space="0" w:color="auto"/>
      </w:divBdr>
    </w:div>
    <w:div w:id="1235815542">
      <w:bodyDiv w:val="1"/>
      <w:marLeft w:val="0"/>
      <w:marRight w:val="0"/>
      <w:marTop w:val="0"/>
      <w:marBottom w:val="0"/>
      <w:divBdr>
        <w:top w:val="none" w:sz="0" w:space="0" w:color="auto"/>
        <w:left w:val="none" w:sz="0" w:space="0" w:color="auto"/>
        <w:bottom w:val="none" w:sz="0" w:space="0" w:color="auto"/>
        <w:right w:val="none" w:sz="0" w:space="0" w:color="auto"/>
      </w:divBdr>
    </w:div>
    <w:div w:id="1239051870">
      <w:bodyDiv w:val="1"/>
      <w:marLeft w:val="0"/>
      <w:marRight w:val="0"/>
      <w:marTop w:val="0"/>
      <w:marBottom w:val="0"/>
      <w:divBdr>
        <w:top w:val="none" w:sz="0" w:space="0" w:color="auto"/>
        <w:left w:val="none" w:sz="0" w:space="0" w:color="auto"/>
        <w:bottom w:val="none" w:sz="0" w:space="0" w:color="auto"/>
        <w:right w:val="none" w:sz="0" w:space="0" w:color="auto"/>
      </w:divBdr>
    </w:div>
    <w:div w:id="1240285390">
      <w:bodyDiv w:val="1"/>
      <w:marLeft w:val="0"/>
      <w:marRight w:val="0"/>
      <w:marTop w:val="0"/>
      <w:marBottom w:val="0"/>
      <w:divBdr>
        <w:top w:val="none" w:sz="0" w:space="0" w:color="auto"/>
        <w:left w:val="none" w:sz="0" w:space="0" w:color="auto"/>
        <w:bottom w:val="none" w:sz="0" w:space="0" w:color="auto"/>
        <w:right w:val="none" w:sz="0" w:space="0" w:color="auto"/>
      </w:divBdr>
    </w:div>
    <w:div w:id="1240361603">
      <w:bodyDiv w:val="1"/>
      <w:marLeft w:val="0"/>
      <w:marRight w:val="0"/>
      <w:marTop w:val="0"/>
      <w:marBottom w:val="0"/>
      <w:divBdr>
        <w:top w:val="none" w:sz="0" w:space="0" w:color="auto"/>
        <w:left w:val="none" w:sz="0" w:space="0" w:color="auto"/>
        <w:bottom w:val="none" w:sz="0" w:space="0" w:color="auto"/>
        <w:right w:val="none" w:sz="0" w:space="0" w:color="auto"/>
      </w:divBdr>
    </w:div>
    <w:div w:id="1247694529">
      <w:bodyDiv w:val="1"/>
      <w:marLeft w:val="0"/>
      <w:marRight w:val="0"/>
      <w:marTop w:val="0"/>
      <w:marBottom w:val="0"/>
      <w:divBdr>
        <w:top w:val="none" w:sz="0" w:space="0" w:color="auto"/>
        <w:left w:val="none" w:sz="0" w:space="0" w:color="auto"/>
        <w:bottom w:val="none" w:sz="0" w:space="0" w:color="auto"/>
        <w:right w:val="none" w:sz="0" w:space="0" w:color="auto"/>
      </w:divBdr>
    </w:div>
    <w:div w:id="1248802806">
      <w:bodyDiv w:val="1"/>
      <w:marLeft w:val="0"/>
      <w:marRight w:val="0"/>
      <w:marTop w:val="0"/>
      <w:marBottom w:val="0"/>
      <w:divBdr>
        <w:top w:val="none" w:sz="0" w:space="0" w:color="auto"/>
        <w:left w:val="none" w:sz="0" w:space="0" w:color="auto"/>
        <w:bottom w:val="none" w:sz="0" w:space="0" w:color="auto"/>
        <w:right w:val="none" w:sz="0" w:space="0" w:color="auto"/>
      </w:divBdr>
    </w:div>
    <w:div w:id="1250383934">
      <w:bodyDiv w:val="1"/>
      <w:marLeft w:val="0"/>
      <w:marRight w:val="0"/>
      <w:marTop w:val="0"/>
      <w:marBottom w:val="0"/>
      <w:divBdr>
        <w:top w:val="none" w:sz="0" w:space="0" w:color="auto"/>
        <w:left w:val="none" w:sz="0" w:space="0" w:color="auto"/>
        <w:bottom w:val="none" w:sz="0" w:space="0" w:color="auto"/>
        <w:right w:val="none" w:sz="0" w:space="0" w:color="auto"/>
      </w:divBdr>
    </w:div>
    <w:div w:id="1250583459">
      <w:bodyDiv w:val="1"/>
      <w:marLeft w:val="0"/>
      <w:marRight w:val="0"/>
      <w:marTop w:val="0"/>
      <w:marBottom w:val="0"/>
      <w:divBdr>
        <w:top w:val="none" w:sz="0" w:space="0" w:color="auto"/>
        <w:left w:val="none" w:sz="0" w:space="0" w:color="auto"/>
        <w:bottom w:val="none" w:sz="0" w:space="0" w:color="auto"/>
        <w:right w:val="none" w:sz="0" w:space="0" w:color="auto"/>
      </w:divBdr>
    </w:div>
    <w:div w:id="1251546184">
      <w:bodyDiv w:val="1"/>
      <w:marLeft w:val="0"/>
      <w:marRight w:val="0"/>
      <w:marTop w:val="0"/>
      <w:marBottom w:val="0"/>
      <w:divBdr>
        <w:top w:val="none" w:sz="0" w:space="0" w:color="auto"/>
        <w:left w:val="none" w:sz="0" w:space="0" w:color="auto"/>
        <w:bottom w:val="none" w:sz="0" w:space="0" w:color="auto"/>
        <w:right w:val="none" w:sz="0" w:space="0" w:color="auto"/>
      </w:divBdr>
    </w:div>
    <w:div w:id="1252349484">
      <w:bodyDiv w:val="1"/>
      <w:marLeft w:val="0"/>
      <w:marRight w:val="0"/>
      <w:marTop w:val="0"/>
      <w:marBottom w:val="0"/>
      <w:divBdr>
        <w:top w:val="none" w:sz="0" w:space="0" w:color="auto"/>
        <w:left w:val="none" w:sz="0" w:space="0" w:color="auto"/>
        <w:bottom w:val="none" w:sz="0" w:space="0" w:color="auto"/>
        <w:right w:val="none" w:sz="0" w:space="0" w:color="auto"/>
      </w:divBdr>
    </w:div>
    <w:div w:id="1254238627">
      <w:bodyDiv w:val="1"/>
      <w:marLeft w:val="0"/>
      <w:marRight w:val="0"/>
      <w:marTop w:val="0"/>
      <w:marBottom w:val="0"/>
      <w:divBdr>
        <w:top w:val="none" w:sz="0" w:space="0" w:color="auto"/>
        <w:left w:val="none" w:sz="0" w:space="0" w:color="auto"/>
        <w:bottom w:val="none" w:sz="0" w:space="0" w:color="auto"/>
        <w:right w:val="none" w:sz="0" w:space="0" w:color="auto"/>
      </w:divBdr>
    </w:div>
    <w:div w:id="1255242926">
      <w:bodyDiv w:val="1"/>
      <w:marLeft w:val="0"/>
      <w:marRight w:val="0"/>
      <w:marTop w:val="0"/>
      <w:marBottom w:val="0"/>
      <w:divBdr>
        <w:top w:val="none" w:sz="0" w:space="0" w:color="auto"/>
        <w:left w:val="none" w:sz="0" w:space="0" w:color="auto"/>
        <w:bottom w:val="none" w:sz="0" w:space="0" w:color="auto"/>
        <w:right w:val="none" w:sz="0" w:space="0" w:color="auto"/>
      </w:divBdr>
    </w:div>
    <w:div w:id="1255550855">
      <w:bodyDiv w:val="1"/>
      <w:marLeft w:val="0"/>
      <w:marRight w:val="0"/>
      <w:marTop w:val="0"/>
      <w:marBottom w:val="0"/>
      <w:divBdr>
        <w:top w:val="none" w:sz="0" w:space="0" w:color="auto"/>
        <w:left w:val="none" w:sz="0" w:space="0" w:color="auto"/>
        <w:bottom w:val="none" w:sz="0" w:space="0" w:color="auto"/>
        <w:right w:val="none" w:sz="0" w:space="0" w:color="auto"/>
      </w:divBdr>
    </w:div>
    <w:div w:id="1256673086">
      <w:bodyDiv w:val="1"/>
      <w:marLeft w:val="0"/>
      <w:marRight w:val="0"/>
      <w:marTop w:val="0"/>
      <w:marBottom w:val="0"/>
      <w:divBdr>
        <w:top w:val="none" w:sz="0" w:space="0" w:color="auto"/>
        <w:left w:val="none" w:sz="0" w:space="0" w:color="auto"/>
        <w:bottom w:val="none" w:sz="0" w:space="0" w:color="auto"/>
        <w:right w:val="none" w:sz="0" w:space="0" w:color="auto"/>
      </w:divBdr>
    </w:div>
    <w:div w:id="1261447536">
      <w:bodyDiv w:val="1"/>
      <w:marLeft w:val="0"/>
      <w:marRight w:val="0"/>
      <w:marTop w:val="0"/>
      <w:marBottom w:val="0"/>
      <w:divBdr>
        <w:top w:val="none" w:sz="0" w:space="0" w:color="auto"/>
        <w:left w:val="none" w:sz="0" w:space="0" w:color="auto"/>
        <w:bottom w:val="none" w:sz="0" w:space="0" w:color="auto"/>
        <w:right w:val="none" w:sz="0" w:space="0" w:color="auto"/>
      </w:divBdr>
    </w:div>
    <w:div w:id="1267032213">
      <w:bodyDiv w:val="1"/>
      <w:marLeft w:val="0"/>
      <w:marRight w:val="0"/>
      <w:marTop w:val="0"/>
      <w:marBottom w:val="0"/>
      <w:divBdr>
        <w:top w:val="none" w:sz="0" w:space="0" w:color="auto"/>
        <w:left w:val="none" w:sz="0" w:space="0" w:color="auto"/>
        <w:bottom w:val="none" w:sz="0" w:space="0" w:color="auto"/>
        <w:right w:val="none" w:sz="0" w:space="0" w:color="auto"/>
      </w:divBdr>
    </w:div>
    <w:div w:id="1268001806">
      <w:bodyDiv w:val="1"/>
      <w:marLeft w:val="0"/>
      <w:marRight w:val="0"/>
      <w:marTop w:val="0"/>
      <w:marBottom w:val="0"/>
      <w:divBdr>
        <w:top w:val="none" w:sz="0" w:space="0" w:color="auto"/>
        <w:left w:val="none" w:sz="0" w:space="0" w:color="auto"/>
        <w:bottom w:val="none" w:sz="0" w:space="0" w:color="auto"/>
        <w:right w:val="none" w:sz="0" w:space="0" w:color="auto"/>
      </w:divBdr>
    </w:div>
    <w:div w:id="1272856741">
      <w:bodyDiv w:val="1"/>
      <w:marLeft w:val="0"/>
      <w:marRight w:val="0"/>
      <w:marTop w:val="0"/>
      <w:marBottom w:val="0"/>
      <w:divBdr>
        <w:top w:val="none" w:sz="0" w:space="0" w:color="auto"/>
        <w:left w:val="none" w:sz="0" w:space="0" w:color="auto"/>
        <w:bottom w:val="none" w:sz="0" w:space="0" w:color="auto"/>
        <w:right w:val="none" w:sz="0" w:space="0" w:color="auto"/>
      </w:divBdr>
    </w:div>
    <w:div w:id="1273898353">
      <w:bodyDiv w:val="1"/>
      <w:marLeft w:val="0"/>
      <w:marRight w:val="0"/>
      <w:marTop w:val="0"/>
      <w:marBottom w:val="0"/>
      <w:divBdr>
        <w:top w:val="none" w:sz="0" w:space="0" w:color="auto"/>
        <w:left w:val="none" w:sz="0" w:space="0" w:color="auto"/>
        <w:bottom w:val="none" w:sz="0" w:space="0" w:color="auto"/>
        <w:right w:val="none" w:sz="0" w:space="0" w:color="auto"/>
      </w:divBdr>
    </w:div>
    <w:div w:id="1283881813">
      <w:bodyDiv w:val="1"/>
      <w:marLeft w:val="0"/>
      <w:marRight w:val="0"/>
      <w:marTop w:val="0"/>
      <w:marBottom w:val="0"/>
      <w:divBdr>
        <w:top w:val="none" w:sz="0" w:space="0" w:color="auto"/>
        <w:left w:val="none" w:sz="0" w:space="0" w:color="auto"/>
        <w:bottom w:val="none" w:sz="0" w:space="0" w:color="auto"/>
        <w:right w:val="none" w:sz="0" w:space="0" w:color="auto"/>
      </w:divBdr>
    </w:div>
    <w:div w:id="1284657896">
      <w:bodyDiv w:val="1"/>
      <w:marLeft w:val="0"/>
      <w:marRight w:val="0"/>
      <w:marTop w:val="0"/>
      <w:marBottom w:val="0"/>
      <w:divBdr>
        <w:top w:val="none" w:sz="0" w:space="0" w:color="auto"/>
        <w:left w:val="none" w:sz="0" w:space="0" w:color="auto"/>
        <w:bottom w:val="none" w:sz="0" w:space="0" w:color="auto"/>
        <w:right w:val="none" w:sz="0" w:space="0" w:color="auto"/>
      </w:divBdr>
    </w:div>
    <w:div w:id="1286547936">
      <w:bodyDiv w:val="1"/>
      <w:marLeft w:val="0"/>
      <w:marRight w:val="0"/>
      <w:marTop w:val="0"/>
      <w:marBottom w:val="0"/>
      <w:divBdr>
        <w:top w:val="none" w:sz="0" w:space="0" w:color="auto"/>
        <w:left w:val="none" w:sz="0" w:space="0" w:color="auto"/>
        <w:bottom w:val="none" w:sz="0" w:space="0" w:color="auto"/>
        <w:right w:val="none" w:sz="0" w:space="0" w:color="auto"/>
      </w:divBdr>
    </w:div>
    <w:div w:id="1289898232">
      <w:bodyDiv w:val="1"/>
      <w:marLeft w:val="0"/>
      <w:marRight w:val="0"/>
      <w:marTop w:val="0"/>
      <w:marBottom w:val="0"/>
      <w:divBdr>
        <w:top w:val="none" w:sz="0" w:space="0" w:color="auto"/>
        <w:left w:val="none" w:sz="0" w:space="0" w:color="auto"/>
        <w:bottom w:val="none" w:sz="0" w:space="0" w:color="auto"/>
        <w:right w:val="none" w:sz="0" w:space="0" w:color="auto"/>
      </w:divBdr>
    </w:div>
    <w:div w:id="1290354695">
      <w:bodyDiv w:val="1"/>
      <w:marLeft w:val="0"/>
      <w:marRight w:val="0"/>
      <w:marTop w:val="0"/>
      <w:marBottom w:val="0"/>
      <w:divBdr>
        <w:top w:val="none" w:sz="0" w:space="0" w:color="auto"/>
        <w:left w:val="none" w:sz="0" w:space="0" w:color="auto"/>
        <w:bottom w:val="none" w:sz="0" w:space="0" w:color="auto"/>
        <w:right w:val="none" w:sz="0" w:space="0" w:color="auto"/>
      </w:divBdr>
    </w:div>
    <w:div w:id="1292054843">
      <w:bodyDiv w:val="1"/>
      <w:marLeft w:val="0"/>
      <w:marRight w:val="0"/>
      <w:marTop w:val="0"/>
      <w:marBottom w:val="0"/>
      <w:divBdr>
        <w:top w:val="none" w:sz="0" w:space="0" w:color="auto"/>
        <w:left w:val="none" w:sz="0" w:space="0" w:color="auto"/>
        <w:bottom w:val="none" w:sz="0" w:space="0" w:color="auto"/>
        <w:right w:val="none" w:sz="0" w:space="0" w:color="auto"/>
      </w:divBdr>
    </w:div>
    <w:div w:id="1292399242">
      <w:bodyDiv w:val="1"/>
      <w:marLeft w:val="0"/>
      <w:marRight w:val="0"/>
      <w:marTop w:val="0"/>
      <w:marBottom w:val="0"/>
      <w:divBdr>
        <w:top w:val="none" w:sz="0" w:space="0" w:color="auto"/>
        <w:left w:val="none" w:sz="0" w:space="0" w:color="auto"/>
        <w:bottom w:val="none" w:sz="0" w:space="0" w:color="auto"/>
        <w:right w:val="none" w:sz="0" w:space="0" w:color="auto"/>
      </w:divBdr>
    </w:div>
    <w:div w:id="1295256776">
      <w:bodyDiv w:val="1"/>
      <w:marLeft w:val="0"/>
      <w:marRight w:val="0"/>
      <w:marTop w:val="0"/>
      <w:marBottom w:val="0"/>
      <w:divBdr>
        <w:top w:val="none" w:sz="0" w:space="0" w:color="auto"/>
        <w:left w:val="none" w:sz="0" w:space="0" w:color="auto"/>
        <w:bottom w:val="none" w:sz="0" w:space="0" w:color="auto"/>
        <w:right w:val="none" w:sz="0" w:space="0" w:color="auto"/>
      </w:divBdr>
    </w:div>
    <w:div w:id="1295283755">
      <w:bodyDiv w:val="1"/>
      <w:marLeft w:val="0"/>
      <w:marRight w:val="0"/>
      <w:marTop w:val="0"/>
      <w:marBottom w:val="0"/>
      <w:divBdr>
        <w:top w:val="none" w:sz="0" w:space="0" w:color="auto"/>
        <w:left w:val="none" w:sz="0" w:space="0" w:color="auto"/>
        <w:bottom w:val="none" w:sz="0" w:space="0" w:color="auto"/>
        <w:right w:val="none" w:sz="0" w:space="0" w:color="auto"/>
      </w:divBdr>
    </w:div>
    <w:div w:id="1299383007">
      <w:bodyDiv w:val="1"/>
      <w:marLeft w:val="0"/>
      <w:marRight w:val="0"/>
      <w:marTop w:val="0"/>
      <w:marBottom w:val="0"/>
      <w:divBdr>
        <w:top w:val="none" w:sz="0" w:space="0" w:color="auto"/>
        <w:left w:val="none" w:sz="0" w:space="0" w:color="auto"/>
        <w:bottom w:val="none" w:sz="0" w:space="0" w:color="auto"/>
        <w:right w:val="none" w:sz="0" w:space="0" w:color="auto"/>
      </w:divBdr>
    </w:div>
    <w:div w:id="1302998903">
      <w:bodyDiv w:val="1"/>
      <w:marLeft w:val="0"/>
      <w:marRight w:val="0"/>
      <w:marTop w:val="0"/>
      <w:marBottom w:val="0"/>
      <w:divBdr>
        <w:top w:val="none" w:sz="0" w:space="0" w:color="auto"/>
        <w:left w:val="none" w:sz="0" w:space="0" w:color="auto"/>
        <w:bottom w:val="none" w:sz="0" w:space="0" w:color="auto"/>
        <w:right w:val="none" w:sz="0" w:space="0" w:color="auto"/>
      </w:divBdr>
    </w:div>
    <w:div w:id="1303346280">
      <w:bodyDiv w:val="1"/>
      <w:marLeft w:val="0"/>
      <w:marRight w:val="0"/>
      <w:marTop w:val="0"/>
      <w:marBottom w:val="0"/>
      <w:divBdr>
        <w:top w:val="none" w:sz="0" w:space="0" w:color="auto"/>
        <w:left w:val="none" w:sz="0" w:space="0" w:color="auto"/>
        <w:bottom w:val="none" w:sz="0" w:space="0" w:color="auto"/>
        <w:right w:val="none" w:sz="0" w:space="0" w:color="auto"/>
      </w:divBdr>
    </w:div>
    <w:div w:id="1304232466">
      <w:bodyDiv w:val="1"/>
      <w:marLeft w:val="0"/>
      <w:marRight w:val="0"/>
      <w:marTop w:val="0"/>
      <w:marBottom w:val="0"/>
      <w:divBdr>
        <w:top w:val="none" w:sz="0" w:space="0" w:color="auto"/>
        <w:left w:val="none" w:sz="0" w:space="0" w:color="auto"/>
        <w:bottom w:val="none" w:sz="0" w:space="0" w:color="auto"/>
        <w:right w:val="none" w:sz="0" w:space="0" w:color="auto"/>
      </w:divBdr>
    </w:div>
    <w:div w:id="1306281089">
      <w:bodyDiv w:val="1"/>
      <w:marLeft w:val="0"/>
      <w:marRight w:val="0"/>
      <w:marTop w:val="0"/>
      <w:marBottom w:val="0"/>
      <w:divBdr>
        <w:top w:val="none" w:sz="0" w:space="0" w:color="auto"/>
        <w:left w:val="none" w:sz="0" w:space="0" w:color="auto"/>
        <w:bottom w:val="none" w:sz="0" w:space="0" w:color="auto"/>
        <w:right w:val="none" w:sz="0" w:space="0" w:color="auto"/>
      </w:divBdr>
    </w:div>
    <w:div w:id="1308124611">
      <w:bodyDiv w:val="1"/>
      <w:marLeft w:val="0"/>
      <w:marRight w:val="0"/>
      <w:marTop w:val="0"/>
      <w:marBottom w:val="0"/>
      <w:divBdr>
        <w:top w:val="none" w:sz="0" w:space="0" w:color="auto"/>
        <w:left w:val="none" w:sz="0" w:space="0" w:color="auto"/>
        <w:bottom w:val="none" w:sz="0" w:space="0" w:color="auto"/>
        <w:right w:val="none" w:sz="0" w:space="0" w:color="auto"/>
      </w:divBdr>
    </w:div>
    <w:div w:id="1309822094">
      <w:bodyDiv w:val="1"/>
      <w:marLeft w:val="0"/>
      <w:marRight w:val="0"/>
      <w:marTop w:val="0"/>
      <w:marBottom w:val="0"/>
      <w:divBdr>
        <w:top w:val="none" w:sz="0" w:space="0" w:color="auto"/>
        <w:left w:val="none" w:sz="0" w:space="0" w:color="auto"/>
        <w:bottom w:val="none" w:sz="0" w:space="0" w:color="auto"/>
        <w:right w:val="none" w:sz="0" w:space="0" w:color="auto"/>
      </w:divBdr>
    </w:div>
    <w:div w:id="1311858788">
      <w:bodyDiv w:val="1"/>
      <w:marLeft w:val="0"/>
      <w:marRight w:val="0"/>
      <w:marTop w:val="0"/>
      <w:marBottom w:val="0"/>
      <w:divBdr>
        <w:top w:val="none" w:sz="0" w:space="0" w:color="auto"/>
        <w:left w:val="none" w:sz="0" w:space="0" w:color="auto"/>
        <w:bottom w:val="none" w:sz="0" w:space="0" w:color="auto"/>
        <w:right w:val="none" w:sz="0" w:space="0" w:color="auto"/>
      </w:divBdr>
    </w:div>
    <w:div w:id="1318802288">
      <w:bodyDiv w:val="1"/>
      <w:marLeft w:val="0"/>
      <w:marRight w:val="0"/>
      <w:marTop w:val="0"/>
      <w:marBottom w:val="0"/>
      <w:divBdr>
        <w:top w:val="none" w:sz="0" w:space="0" w:color="auto"/>
        <w:left w:val="none" w:sz="0" w:space="0" w:color="auto"/>
        <w:bottom w:val="none" w:sz="0" w:space="0" w:color="auto"/>
        <w:right w:val="none" w:sz="0" w:space="0" w:color="auto"/>
      </w:divBdr>
    </w:div>
    <w:div w:id="1319727417">
      <w:bodyDiv w:val="1"/>
      <w:marLeft w:val="0"/>
      <w:marRight w:val="0"/>
      <w:marTop w:val="0"/>
      <w:marBottom w:val="0"/>
      <w:divBdr>
        <w:top w:val="none" w:sz="0" w:space="0" w:color="auto"/>
        <w:left w:val="none" w:sz="0" w:space="0" w:color="auto"/>
        <w:bottom w:val="none" w:sz="0" w:space="0" w:color="auto"/>
        <w:right w:val="none" w:sz="0" w:space="0" w:color="auto"/>
      </w:divBdr>
    </w:div>
    <w:div w:id="1324626770">
      <w:bodyDiv w:val="1"/>
      <w:marLeft w:val="0"/>
      <w:marRight w:val="0"/>
      <w:marTop w:val="0"/>
      <w:marBottom w:val="0"/>
      <w:divBdr>
        <w:top w:val="none" w:sz="0" w:space="0" w:color="auto"/>
        <w:left w:val="none" w:sz="0" w:space="0" w:color="auto"/>
        <w:bottom w:val="none" w:sz="0" w:space="0" w:color="auto"/>
        <w:right w:val="none" w:sz="0" w:space="0" w:color="auto"/>
      </w:divBdr>
    </w:div>
    <w:div w:id="1326519357">
      <w:bodyDiv w:val="1"/>
      <w:marLeft w:val="0"/>
      <w:marRight w:val="0"/>
      <w:marTop w:val="0"/>
      <w:marBottom w:val="0"/>
      <w:divBdr>
        <w:top w:val="none" w:sz="0" w:space="0" w:color="auto"/>
        <w:left w:val="none" w:sz="0" w:space="0" w:color="auto"/>
        <w:bottom w:val="none" w:sz="0" w:space="0" w:color="auto"/>
        <w:right w:val="none" w:sz="0" w:space="0" w:color="auto"/>
      </w:divBdr>
    </w:div>
    <w:div w:id="1327052543">
      <w:bodyDiv w:val="1"/>
      <w:marLeft w:val="0"/>
      <w:marRight w:val="0"/>
      <w:marTop w:val="0"/>
      <w:marBottom w:val="0"/>
      <w:divBdr>
        <w:top w:val="none" w:sz="0" w:space="0" w:color="auto"/>
        <w:left w:val="none" w:sz="0" w:space="0" w:color="auto"/>
        <w:bottom w:val="none" w:sz="0" w:space="0" w:color="auto"/>
        <w:right w:val="none" w:sz="0" w:space="0" w:color="auto"/>
      </w:divBdr>
    </w:div>
    <w:div w:id="1329018905">
      <w:bodyDiv w:val="1"/>
      <w:marLeft w:val="0"/>
      <w:marRight w:val="0"/>
      <w:marTop w:val="0"/>
      <w:marBottom w:val="0"/>
      <w:divBdr>
        <w:top w:val="none" w:sz="0" w:space="0" w:color="auto"/>
        <w:left w:val="none" w:sz="0" w:space="0" w:color="auto"/>
        <w:bottom w:val="none" w:sz="0" w:space="0" w:color="auto"/>
        <w:right w:val="none" w:sz="0" w:space="0" w:color="auto"/>
      </w:divBdr>
    </w:div>
    <w:div w:id="1333069847">
      <w:bodyDiv w:val="1"/>
      <w:marLeft w:val="0"/>
      <w:marRight w:val="0"/>
      <w:marTop w:val="0"/>
      <w:marBottom w:val="0"/>
      <w:divBdr>
        <w:top w:val="none" w:sz="0" w:space="0" w:color="auto"/>
        <w:left w:val="none" w:sz="0" w:space="0" w:color="auto"/>
        <w:bottom w:val="none" w:sz="0" w:space="0" w:color="auto"/>
        <w:right w:val="none" w:sz="0" w:space="0" w:color="auto"/>
      </w:divBdr>
    </w:div>
    <w:div w:id="1338926840">
      <w:bodyDiv w:val="1"/>
      <w:marLeft w:val="0"/>
      <w:marRight w:val="0"/>
      <w:marTop w:val="0"/>
      <w:marBottom w:val="0"/>
      <w:divBdr>
        <w:top w:val="none" w:sz="0" w:space="0" w:color="auto"/>
        <w:left w:val="none" w:sz="0" w:space="0" w:color="auto"/>
        <w:bottom w:val="none" w:sz="0" w:space="0" w:color="auto"/>
        <w:right w:val="none" w:sz="0" w:space="0" w:color="auto"/>
      </w:divBdr>
    </w:div>
    <w:div w:id="1340305033">
      <w:bodyDiv w:val="1"/>
      <w:marLeft w:val="0"/>
      <w:marRight w:val="0"/>
      <w:marTop w:val="0"/>
      <w:marBottom w:val="0"/>
      <w:divBdr>
        <w:top w:val="none" w:sz="0" w:space="0" w:color="auto"/>
        <w:left w:val="none" w:sz="0" w:space="0" w:color="auto"/>
        <w:bottom w:val="none" w:sz="0" w:space="0" w:color="auto"/>
        <w:right w:val="none" w:sz="0" w:space="0" w:color="auto"/>
      </w:divBdr>
    </w:div>
    <w:div w:id="1340355824">
      <w:bodyDiv w:val="1"/>
      <w:marLeft w:val="0"/>
      <w:marRight w:val="0"/>
      <w:marTop w:val="0"/>
      <w:marBottom w:val="0"/>
      <w:divBdr>
        <w:top w:val="none" w:sz="0" w:space="0" w:color="auto"/>
        <w:left w:val="none" w:sz="0" w:space="0" w:color="auto"/>
        <w:bottom w:val="none" w:sz="0" w:space="0" w:color="auto"/>
        <w:right w:val="none" w:sz="0" w:space="0" w:color="auto"/>
      </w:divBdr>
    </w:div>
    <w:div w:id="1340959838">
      <w:bodyDiv w:val="1"/>
      <w:marLeft w:val="0"/>
      <w:marRight w:val="0"/>
      <w:marTop w:val="0"/>
      <w:marBottom w:val="0"/>
      <w:divBdr>
        <w:top w:val="none" w:sz="0" w:space="0" w:color="auto"/>
        <w:left w:val="none" w:sz="0" w:space="0" w:color="auto"/>
        <w:bottom w:val="none" w:sz="0" w:space="0" w:color="auto"/>
        <w:right w:val="none" w:sz="0" w:space="0" w:color="auto"/>
      </w:divBdr>
    </w:div>
    <w:div w:id="1341928910">
      <w:bodyDiv w:val="1"/>
      <w:marLeft w:val="0"/>
      <w:marRight w:val="0"/>
      <w:marTop w:val="0"/>
      <w:marBottom w:val="0"/>
      <w:divBdr>
        <w:top w:val="none" w:sz="0" w:space="0" w:color="auto"/>
        <w:left w:val="none" w:sz="0" w:space="0" w:color="auto"/>
        <w:bottom w:val="none" w:sz="0" w:space="0" w:color="auto"/>
        <w:right w:val="none" w:sz="0" w:space="0" w:color="auto"/>
      </w:divBdr>
    </w:div>
    <w:div w:id="1342388120">
      <w:bodyDiv w:val="1"/>
      <w:marLeft w:val="0"/>
      <w:marRight w:val="0"/>
      <w:marTop w:val="0"/>
      <w:marBottom w:val="0"/>
      <w:divBdr>
        <w:top w:val="none" w:sz="0" w:space="0" w:color="auto"/>
        <w:left w:val="none" w:sz="0" w:space="0" w:color="auto"/>
        <w:bottom w:val="none" w:sz="0" w:space="0" w:color="auto"/>
        <w:right w:val="none" w:sz="0" w:space="0" w:color="auto"/>
      </w:divBdr>
    </w:div>
    <w:div w:id="1342775633">
      <w:bodyDiv w:val="1"/>
      <w:marLeft w:val="0"/>
      <w:marRight w:val="0"/>
      <w:marTop w:val="0"/>
      <w:marBottom w:val="0"/>
      <w:divBdr>
        <w:top w:val="none" w:sz="0" w:space="0" w:color="auto"/>
        <w:left w:val="none" w:sz="0" w:space="0" w:color="auto"/>
        <w:bottom w:val="none" w:sz="0" w:space="0" w:color="auto"/>
        <w:right w:val="none" w:sz="0" w:space="0" w:color="auto"/>
      </w:divBdr>
    </w:div>
    <w:div w:id="1343314014">
      <w:bodyDiv w:val="1"/>
      <w:marLeft w:val="0"/>
      <w:marRight w:val="0"/>
      <w:marTop w:val="0"/>
      <w:marBottom w:val="0"/>
      <w:divBdr>
        <w:top w:val="none" w:sz="0" w:space="0" w:color="auto"/>
        <w:left w:val="none" w:sz="0" w:space="0" w:color="auto"/>
        <w:bottom w:val="none" w:sz="0" w:space="0" w:color="auto"/>
        <w:right w:val="none" w:sz="0" w:space="0" w:color="auto"/>
      </w:divBdr>
    </w:div>
    <w:div w:id="1343582943">
      <w:bodyDiv w:val="1"/>
      <w:marLeft w:val="0"/>
      <w:marRight w:val="0"/>
      <w:marTop w:val="0"/>
      <w:marBottom w:val="0"/>
      <w:divBdr>
        <w:top w:val="none" w:sz="0" w:space="0" w:color="auto"/>
        <w:left w:val="none" w:sz="0" w:space="0" w:color="auto"/>
        <w:bottom w:val="none" w:sz="0" w:space="0" w:color="auto"/>
        <w:right w:val="none" w:sz="0" w:space="0" w:color="auto"/>
      </w:divBdr>
    </w:div>
    <w:div w:id="1343702329">
      <w:bodyDiv w:val="1"/>
      <w:marLeft w:val="0"/>
      <w:marRight w:val="0"/>
      <w:marTop w:val="0"/>
      <w:marBottom w:val="0"/>
      <w:divBdr>
        <w:top w:val="none" w:sz="0" w:space="0" w:color="auto"/>
        <w:left w:val="none" w:sz="0" w:space="0" w:color="auto"/>
        <w:bottom w:val="none" w:sz="0" w:space="0" w:color="auto"/>
        <w:right w:val="none" w:sz="0" w:space="0" w:color="auto"/>
      </w:divBdr>
    </w:div>
    <w:div w:id="1346664612">
      <w:bodyDiv w:val="1"/>
      <w:marLeft w:val="0"/>
      <w:marRight w:val="0"/>
      <w:marTop w:val="0"/>
      <w:marBottom w:val="0"/>
      <w:divBdr>
        <w:top w:val="none" w:sz="0" w:space="0" w:color="auto"/>
        <w:left w:val="none" w:sz="0" w:space="0" w:color="auto"/>
        <w:bottom w:val="none" w:sz="0" w:space="0" w:color="auto"/>
        <w:right w:val="none" w:sz="0" w:space="0" w:color="auto"/>
      </w:divBdr>
    </w:div>
    <w:div w:id="1346862904">
      <w:bodyDiv w:val="1"/>
      <w:marLeft w:val="0"/>
      <w:marRight w:val="0"/>
      <w:marTop w:val="0"/>
      <w:marBottom w:val="0"/>
      <w:divBdr>
        <w:top w:val="none" w:sz="0" w:space="0" w:color="auto"/>
        <w:left w:val="none" w:sz="0" w:space="0" w:color="auto"/>
        <w:bottom w:val="none" w:sz="0" w:space="0" w:color="auto"/>
        <w:right w:val="none" w:sz="0" w:space="0" w:color="auto"/>
      </w:divBdr>
    </w:div>
    <w:div w:id="1348672010">
      <w:bodyDiv w:val="1"/>
      <w:marLeft w:val="0"/>
      <w:marRight w:val="0"/>
      <w:marTop w:val="0"/>
      <w:marBottom w:val="0"/>
      <w:divBdr>
        <w:top w:val="none" w:sz="0" w:space="0" w:color="auto"/>
        <w:left w:val="none" w:sz="0" w:space="0" w:color="auto"/>
        <w:bottom w:val="none" w:sz="0" w:space="0" w:color="auto"/>
        <w:right w:val="none" w:sz="0" w:space="0" w:color="auto"/>
      </w:divBdr>
    </w:div>
    <w:div w:id="1349941300">
      <w:bodyDiv w:val="1"/>
      <w:marLeft w:val="0"/>
      <w:marRight w:val="0"/>
      <w:marTop w:val="0"/>
      <w:marBottom w:val="0"/>
      <w:divBdr>
        <w:top w:val="none" w:sz="0" w:space="0" w:color="auto"/>
        <w:left w:val="none" w:sz="0" w:space="0" w:color="auto"/>
        <w:bottom w:val="none" w:sz="0" w:space="0" w:color="auto"/>
        <w:right w:val="none" w:sz="0" w:space="0" w:color="auto"/>
      </w:divBdr>
    </w:div>
    <w:div w:id="1353266725">
      <w:bodyDiv w:val="1"/>
      <w:marLeft w:val="0"/>
      <w:marRight w:val="0"/>
      <w:marTop w:val="0"/>
      <w:marBottom w:val="0"/>
      <w:divBdr>
        <w:top w:val="none" w:sz="0" w:space="0" w:color="auto"/>
        <w:left w:val="none" w:sz="0" w:space="0" w:color="auto"/>
        <w:bottom w:val="none" w:sz="0" w:space="0" w:color="auto"/>
        <w:right w:val="none" w:sz="0" w:space="0" w:color="auto"/>
      </w:divBdr>
    </w:div>
    <w:div w:id="1353843284">
      <w:bodyDiv w:val="1"/>
      <w:marLeft w:val="0"/>
      <w:marRight w:val="0"/>
      <w:marTop w:val="0"/>
      <w:marBottom w:val="0"/>
      <w:divBdr>
        <w:top w:val="none" w:sz="0" w:space="0" w:color="auto"/>
        <w:left w:val="none" w:sz="0" w:space="0" w:color="auto"/>
        <w:bottom w:val="none" w:sz="0" w:space="0" w:color="auto"/>
        <w:right w:val="none" w:sz="0" w:space="0" w:color="auto"/>
      </w:divBdr>
    </w:div>
    <w:div w:id="1357005442">
      <w:bodyDiv w:val="1"/>
      <w:marLeft w:val="0"/>
      <w:marRight w:val="0"/>
      <w:marTop w:val="0"/>
      <w:marBottom w:val="0"/>
      <w:divBdr>
        <w:top w:val="none" w:sz="0" w:space="0" w:color="auto"/>
        <w:left w:val="none" w:sz="0" w:space="0" w:color="auto"/>
        <w:bottom w:val="none" w:sz="0" w:space="0" w:color="auto"/>
        <w:right w:val="none" w:sz="0" w:space="0" w:color="auto"/>
      </w:divBdr>
    </w:div>
    <w:div w:id="1358700576">
      <w:bodyDiv w:val="1"/>
      <w:marLeft w:val="0"/>
      <w:marRight w:val="0"/>
      <w:marTop w:val="0"/>
      <w:marBottom w:val="0"/>
      <w:divBdr>
        <w:top w:val="none" w:sz="0" w:space="0" w:color="auto"/>
        <w:left w:val="none" w:sz="0" w:space="0" w:color="auto"/>
        <w:bottom w:val="none" w:sz="0" w:space="0" w:color="auto"/>
        <w:right w:val="none" w:sz="0" w:space="0" w:color="auto"/>
      </w:divBdr>
    </w:div>
    <w:div w:id="1360546084">
      <w:bodyDiv w:val="1"/>
      <w:marLeft w:val="0"/>
      <w:marRight w:val="0"/>
      <w:marTop w:val="0"/>
      <w:marBottom w:val="0"/>
      <w:divBdr>
        <w:top w:val="none" w:sz="0" w:space="0" w:color="auto"/>
        <w:left w:val="none" w:sz="0" w:space="0" w:color="auto"/>
        <w:bottom w:val="none" w:sz="0" w:space="0" w:color="auto"/>
        <w:right w:val="none" w:sz="0" w:space="0" w:color="auto"/>
      </w:divBdr>
    </w:div>
    <w:div w:id="1360666347">
      <w:bodyDiv w:val="1"/>
      <w:marLeft w:val="0"/>
      <w:marRight w:val="0"/>
      <w:marTop w:val="0"/>
      <w:marBottom w:val="0"/>
      <w:divBdr>
        <w:top w:val="none" w:sz="0" w:space="0" w:color="auto"/>
        <w:left w:val="none" w:sz="0" w:space="0" w:color="auto"/>
        <w:bottom w:val="none" w:sz="0" w:space="0" w:color="auto"/>
        <w:right w:val="none" w:sz="0" w:space="0" w:color="auto"/>
      </w:divBdr>
    </w:div>
    <w:div w:id="1361249611">
      <w:bodyDiv w:val="1"/>
      <w:marLeft w:val="0"/>
      <w:marRight w:val="0"/>
      <w:marTop w:val="0"/>
      <w:marBottom w:val="0"/>
      <w:divBdr>
        <w:top w:val="none" w:sz="0" w:space="0" w:color="auto"/>
        <w:left w:val="none" w:sz="0" w:space="0" w:color="auto"/>
        <w:bottom w:val="none" w:sz="0" w:space="0" w:color="auto"/>
        <w:right w:val="none" w:sz="0" w:space="0" w:color="auto"/>
      </w:divBdr>
    </w:div>
    <w:div w:id="1365057511">
      <w:bodyDiv w:val="1"/>
      <w:marLeft w:val="0"/>
      <w:marRight w:val="0"/>
      <w:marTop w:val="0"/>
      <w:marBottom w:val="0"/>
      <w:divBdr>
        <w:top w:val="none" w:sz="0" w:space="0" w:color="auto"/>
        <w:left w:val="none" w:sz="0" w:space="0" w:color="auto"/>
        <w:bottom w:val="none" w:sz="0" w:space="0" w:color="auto"/>
        <w:right w:val="none" w:sz="0" w:space="0" w:color="auto"/>
      </w:divBdr>
    </w:div>
    <w:div w:id="1365860917">
      <w:bodyDiv w:val="1"/>
      <w:marLeft w:val="0"/>
      <w:marRight w:val="0"/>
      <w:marTop w:val="0"/>
      <w:marBottom w:val="0"/>
      <w:divBdr>
        <w:top w:val="none" w:sz="0" w:space="0" w:color="auto"/>
        <w:left w:val="none" w:sz="0" w:space="0" w:color="auto"/>
        <w:bottom w:val="none" w:sz="0" w:space="0" w:color="auto"/>
        <w:right w:val="none" w:sz="0" w:space="0" w:color="auto"/>
      </w:divBdr>
    </w:div>
    <w:div w:id="1366365896">
      <w:bodyDiv w:val="1"/>
      <w:marLeft w:val="0"/>
      <w:marRight w:val="0"/>
      <w:marTop w:val="0"/>
      <w:marBottom w:val="0"/>
      <w:divBdr>
        <w:top w:val="none" w:sz="0" w:space="0" w:color="auto"/>
        <w:left w:val="none" w:sz="0" w:space="0" w:color="auto"/>
        <w:bottom w:val="none" w:sz="0" w:space="0" w:color="auto"/>
        <w:right w:val="none" w:sz="0" w:space="0" w:color="auto"/>
      </w:divBdr>
    </w:div>
    <w:div w:id="1366834473">
      <w:bodyDiv w:val="1"/>
      <w:marLeft w:val="0"/>
      <w:marRight w:val="0"/>
      <w:marTop w:val="0"/>
      <w:marBottom w:val="0"/>
      <w:divBdr>
        <w:top w:val="none" w:sz="0" w:space="0" w:color="auto"/>
        <w:left w:val="none" w:sz="0" w:space="0" w:color="auto"/>
        <w:bottom w:val="none" w:sz="0" w:space="0" w:color="auto"/>
        <w:right w:val="none" w:sz="0" w:space="0" w:color="auto"/>
      </w:divBdr>
    </w:div>
    <w:div w:id="1367752314">
      <w:bodyDiv w:val="1"/>
      <w:marLeft w:val="0"/>
      <w:marRight w:val="0"/>
      <w:marTop w:val="0"/>
      <w:marBottom w:val="0"/>
      <w:divBdr>
        <w:top w:val="none" w:sz="0" w:space="0" w:color="auto"/>
        <w:left w:val="none" w:sz="0" w:space="0" w:color="auto"/>
        <w:bottom w:val="none" w:sz="0" w:space="0" w:color="auto"/>
        <w:right w:val="none" w:sz="0" w:space="0" w:color="auto"/>
      </w:divBdr>
    </w:div>
    <w:div w:id="1367950308">
      <w:bodyDiv w:val="1"/>
      <w:marLeft w:val="0"/>
      <w:marRight w:val="0"/>
      <w:marTop w:val="0"/>
      <w:marBottom w:val="0"/>
      <w:divBdr>
        <w:top w:val="none" w:sz="0" w:space="0" w:color="auto"/>
        <w:left w:val="none" w:sz="0" w:space="0" w:color="auto"/>
        <w:bottom w:val="none" w:sz="0" w:space="0" w:color="auto"/>
        <w:right w:val="none" w:sz="0" w:space="0" w:color="auto"/>
      </w:divBdr>
    </w:div>
    <w:div w:id="1368873557">
      <w:bodyDiv w:val="1"/>
      <w:marLeft w:val="0"/>
      <w:marRight w:val="0"/>
      <w:marTop w:val="0"/>
      <w:marBottom w:val="0"/>
      <w:divBdr>
        <w:top w:val="none" w:sz="0" w:space="0" w:color="auto"/>
        <w:left w:val="none" w:sz="0" w:space="0" w:color="auto"/>
        <w:bottom w:val="none" w:sz="0" w:space="0" w:color="auto"/>
        <w:right w:val="none" w:sz="0" w:space="0" w:color="auto"/>
      </w:divBdr>
    </w:div>
    <w:div w:id="1369988871">
      <w:bodyDiv w:val="1"/>
      <w:marLeft w:val="0"/>
      <w:marRight w:val="0"/>
      <w:marTop w:val="0"/>
      <w:marBottom w:val="0"/>
      <w:divBdr>
        <w:top w:val="none" w:sz="0" w:space="0" w:color="auto"/>
        <w:left w:val="none" w:sz="0" w:space="0" w:color="auto"/>
        <w:bottom w:val="none" w:sz="0" w:space="0" w:color="auto"/>
        <w:right w:val="none" w:sz="0" w:space="0" w:color="auto"/>
      </w:divBdr>
    </w:div>
    <w:div w:id="1382513979">
      <w:bodyDiv w:val="1"/>
      <w:marLeft w:val="0"/>
      <w:marRight w:val="0"/>
      <w:marTop w:val="0"/>
      <w:marBottom w:val="0"/>
      <w:divBdr>
        <w:top w:val="none" w:sz="0" w:space="0" w:color="auto"/>
        <w:left w:val="none" w:sz="0" w:space="0" w:color="auto"/>
        <w:bottom w:val="none" w:sz="0" w:space="0" w:color="auto"/>
        <w:right w:val="none" w:sz="0" w:space="0" w:color="auto"/>
      </w:divBdr>
    </w:div>
    <w:div w:id="1383092168">
      <w:bodyDiv w:val="1"/>
      <w:marLeft w:val="0"/>
      <w:marRight w:val="0"/>
      <w:marTop w:val="0"/>
      <w:marBottom w:val="0"/>
      <w:divBdr>
        <w:top w:val="none" w:sz="0" w:space="0" w:color="auto"/>
        <w:left w:val="none" w:sz="0" w:space="0" w:color="auto"/>
        <w:bottom w:val="none" w:sz="0" w:space="0" w:color="auto"/>
        <w:right w:val="none" w:sz="0" w:space="0" w:color="auto"/>
      </w:divBdr>
    </w:div>
    <w:div w:id="1384939518">
      <w:bodyDiv w:val="1"/>
      <w:marLeft w:val="0"/>
      <w:marRight w:val="0"/>
      <w:marTop w:val="0"/>
      <w:marBottom w:val="0"/>
      <w:divBdr>
        <w:top w:val="none" w:sz="0" w:space="0" w:color="auto"/>
        <w:left w:val="none" w:sz="0" w:space="0" w:color="auto"/>
        <w:bottom w:val="none" w:sz="0" w:space="0" w:color="auto"/>
        <w:right w:val="none" w:sz="0" w:space="0" w:color="auto"/>
      </w:divBdr>
    </w:div>
    <w:div w:id="1387222305">
      <w:bodyDiv w:val="1"/>
      <w:marLeft w:val="0"/>
      <w:marRight w:val="0"/>
      <w:marTop w:val="0"/>
      <w:marBottom w:val="0"/>
      <w:divBdr>
        <w:top w:val="none" w:sz="0" w:space="0" w:color="auto"/>
        <w:left w:val="none" w:sz="0" w:space="0" w:color="auto"/>
        <w:bottom w:val="none" w:sz="0" w:space="0" w:color="auto"/>
        <w:right w:val="none" w:sz="0" w:space="0" w:color="auto"/>
      </w:divBdr>
    </w:div>
    <w:div w:id="1388453906">
      <w:bodyDiv w:val="1"/>
      <w:marLeft w:val="0"/>
      <w:marRight w:val="0"/>
      <w:marTop w:val="0"/>
      <w:marBottom w:val="0"/>
      <w:divBdr>
        <w:top w:val="none" w:sz="0" w:space="0" w:color="auto"/>
        <w:left w:val="none" w:sz="0" w:space="0" w:color="auto"/>
        <w:bottom w:val="none" w:sz="0" w:space="0" w:color="auto"/>
        <w:right w:val="none" w:sz="0" w:space="0" w:color="auto"/>
      </w:divBdr>
    </w:div>
    <w:div w:id="1388994869">
      <w:bodyDiv w:val="1"/>
      <w:marLeft w:val="0"/>
      <w:marRight w:val="0"/>
      <w:marTop w:val="0"/>
      <w:marBottom w:val="0"/>
      <w:divBdr>
        <w:top w:val="none" w:sz="0" w:space="0" w:color="auto"/>
        <w:left w:val="none" w:sz="0" w:space="0" w:color="auto"/>
        <w:bottom w:val="none" w:sz="0" w:space="0" w:color="auto"/>
        <w:right w:val="none" w:sz="0" w:space="0" w:color="auto"/>
      </w:divBdr>
    </w:div>
    <w:div w:id="1390348232">
      <w:bodyDiv w:val="1"/>
      <w:marLeft w:val="0"/>
      <w:marRight w:val="0"/>
      <w:marTop w:val="0"/>
      <w:marBottom w:val="0"/>
      <w:divBdr>
        <w:top w:val="none" w:sz="0" w:space="0" w:color="auto"/>
        <w:left w:val="none" w:sz="0" w:space="0" w:color="auto"/>
        <w:bottom w:val="none" w:sz="0" w:space="0" w:color="auto"/>
        <w:right w:val="none" w:sz="0" w:space="0" w:color="auto"/>
      </w:divBdr>
    </w:div>
    <w:div w:id="1394351248">
      <w:bodyDiv w:val="1"/>
      <w:marLeft w:val="0"/>
      <w:marRight w:val="0"/>
      <w:marTop w:val="0"/>
      <w:marBottom w:val="0"/>
      <w:divBdr>
        <w:top w:val="none" w:sz="0" w:space="0" w:color="auto"/>
        <w:left w:val="none" w:sz="0" w:space="0" w:color="auto"/>
        <w:bottom w:val="none" w:sz="0" w:space="0" w:color="auto"/>
        <w:right w:val="none" w:sz="0" w:space="0" w:color="auto"/>
      </w:divBdr>
    </w:div>
    <w:div w:id="1394961661">
      <w:bodyDiv w:val="1"/>
      <w:marLeft w:val="0"/>
      <w:marRight w:val="0"/>
      <w:marTop w:val="0"/>
      <w:marBottom w:val="0"/>
      <w:divBdr>
        <w:top w:val="none" w:sz="0" w:space="0" w:color="auto"/>
        <w:left w:val="none" w:sz="0" w:space="0" w:color="auto"/>
        <w:bottom w:val="none" w:sz="0" w:space="0" w:color="auto"/>
        <w:right w:val="none" w:sz="0" w:space="0" w:color="auto"/>
      </w:divBdr>
    </w:div>
    <w:div w:id="1396275678">
      <w:bodyDiv w:val="1"/>
      <w:marLeft w:val="0"/>
      <w:marRight w:val="0"/>
      <w:marTop w:val="0"/>
      <w:marBottom w:val="0"/>
      <w:divBdr>
        <w:top w:val="none" w:sz="0" w:space="0" w:color="auto"/>
        <w:left w:val="none" w:sz="0" w:space="0" w:color="auto"/>
        <w:bottom w:val="none" w:sz="0" w:space="0" w:color="auto"/>
        <w:right w:val="none" w:sz="0" w:space="0" w:color="auto"/>
      </w:divBdr>
    </w:div>
    <w:div w:id="1398817861">
      <w:bodyDiv w:val="1"/>
      <w:marLeft w:val="0"/>
      <w:marRight w:val="0"/>
      <w:marTop w:val="0"/>
      <w:marBottom w:val="0"/>
      <w:divBdr>
        <w:top w:val="none" w:sz="0" w:space="0" w:color="auto"/>
        <w:left w:val="none" w:sz="0" w:space="0" w:color="auto"/>
        <w:bottom w:val="none" w:sz="0" w:space="0" w:color="auto"/>
        <w:right w:val="none" w:sz="0" w:space="0" w:color="auto"/>
      </w:divBdr>
    </w:div>
    <w:div w:id="1399136609">
      <w:bodyDiv w:val="1"/>
      <w:marLeft w:val="0"/>
      <w:marRight w:val="0"/>
      <w:marTop w:val="0"/>
      <w:marBottom w:val="0"/>
      <w:divBdr>
        <w:top w:val="none" w:sz="0" w:space="0" w:color="auto"/>
        <w:left w:val="none" w:sz="0" w:space="0" w:color="auto"/>
        <w:bottom w:val="none" w:sz="0" w:space="0" w:color="auto"/>
        <w:right w:val="none" w:sz="0" w:space="0" w:color="auto"/>
      </w:divBdr>
    </w:div>
    <w:div w:id="1399790489">
      <w:bodyDiv w:val="1"/>
      <w:marLeft w:val="0"/>
      <w:marRight w:val="0"/>
      <w:marTop w:val="0"/>
      <w:marBottom w:val="0"/>
      <w:divBdr>
        <w:top w:val="none" w:sz="0" w:space="0" w:color="auto"/>
        <w:left w:val="none" w:sz="0" w:space="0" w:color="auto"/>
        <w:bottom w:val="none" w:sz="0" w:space="0" w:color="auto"/>
        <w:right w:val="none" w:sz="0" w:space="0" w:color="auto"/>
      </w:divBdr>
    </w:div>
    <w:div w:id="1400908933">
      <w:bodyDiv w:val="1"/>
      <w:marLeft w:val="0"/>
      <w:marRight w:val="0"/>
      <w:marTop w:val="0"/>
      <w:marBottom w:val="0"/>
      <w:divBdr>
        <w:top w:val="none" w:sz="0" w:space="0" w:color="auto"/>
        <w:left w:val="none" w:sz="0" w:space="0" w:color="auto"/>
        <w:bottom w:val="none" w:sz="0" w:space="0" w:color="auto"/>
        <w:right w:val="none" w:sz="0" w:space="0" w:color="auto"/>
      </w:divBdr>
    </w:div>
    <w:div w:id="1401098371">
      <w:bodyDiv w:val="1"/>
      <w:marLeft w:val="0"/>
      <w:marRight w:val="0"/>
      <w:marTop w:val="0"/>
      <w:marBottom w:val="0"/>
      <w:divBdr>
        <w:top w:val="none" w:sz="0" w:space="0" w:color="auto"/>
        <w:left w:val="none" w:sz="0" w:space="0" w:color="auto"/>
        <w:bottom w:val="none" w:sz="0" w:space="0" w:color="auto"/>
        <w:right w:val="none" w:sz="0" w:space="0" w:color="auto"/>
      </w:divBdr>
    </w:div>
    <w:div w:id="1411930424">
      <w:bodyDiv w:val="1"/>
      <w:marLeft w:val="0"/>
      <w:marRight w:val="0"/>
      <w:marTop w:val="0"/>
      <w:marBottom w:val="0"/>
      <w:divBdr>
        <w:top w:val="none" w:sz="0" w:space="0" w:color="auto"/>
        <w:left w:val="none" w:sz="0" w:space="0" w:color="auto"/>
        <w:bottom w:val="none" w:sz="0" w:space="0" w:color="auto"/>
        <w:right w:val="none" w:sz="0" w:space="0" w:color="auto"/>
      </w:divBdr>
    </w:div>
    <w:div w:id="1412964563">
      <w:bodyDiv w:val="1"/>
      <w:marLeft w:val="0"/>
      <w:marRight w:val="0"/>
      <w:marTop w:val="0"/>
      <w:marBottom w:val="0"/>
      <w:divBdr>
        <w:top w:val="none" w:sz="0" w:space="0" w:color="auto"/>
        <w:left w:val="none" w:sz="0" w:space="0" w:color="auto"/>
        <w:bottom w:val="none" w:sz="0" w:space="0" w:color="auto"/>
        <w:right w:val="none" w:sz="0" w:space="0" w:color="auto"/>
      </w:divBdr>
    </w:div>
    <w:div w:id="1413356754">
      <w:bodyDiv w:val="1"/>
      <w:marLeft w:val="0"/>
      <w:marRight w:val="0"/>
      <w:marTop w:val="0"/>
      <w:marBottom w:val="0"/>
      <w:divBdr>
        <w:top w:val="none" w:sz="0" w:space="0" w:color="auto"/>
        <w:left w:val="none" w:sz="0" w:space="0" w:color="auto"/>
        <w:bottom w:val="none" w:sz="0" w:space="0" w:color="auto"/>
        <w:right w:val="none" w:sz="0" w:space="0" w:color="auto"/>
      </w:divBdr>
    </w:div>
    <w:div w:id="1413508318">
      <w:bodyDiv w:val="1"/>
      <w:marLeft w:val="0"/>
      <w:marRight w:val="0"/>
      <w:marTop w:val="0"/>
      <w:marBottom w:val="0"/>
      <w:divBdr>
        <w:top w:val="none" w:sz="0" w:space="0" w:color="auto"/>
        <w:left w:val="none" w:sz="0" w:space="0" w:color="auto"/>
        <w:bottom w:val="none" w:sz="0" w:space="0" w:color="auto"/>
        <w:right w:val="none" w:sz="0" w:space="0" w:color="auto"/>
      </w:divBdr>
    </w:div>
    <w:div w:id="1417089113">
      <w:bodyDiv w:val="1"/>
      <w:marLeft w:val="0"/>
      <w:marRight w:val="0"/>
      <w:marTop w:val="0"/>
      <w:marBottom w:val="0"/>
      <w:divBdr>
        <w:top w:val="none" w:sz="0" w:space="0" w:color="auto"/>
        <w:left w:val="none" w:sz="0" w:space="0" w:color="auto"/>
        <w:bottom w:val="none" w:sz="0" w:space="0" w:color="auto"/>
        <w:right w:val="none" w:sz="0" w:space="0" w:color="auto"/>
      </w:divBdr>
    </w:div>
    <w:div w:id="1418094019">
      <w:bodyDiv w:val="1"/>
      <w:marLeft w:val="0"/>
      <w:marRight w:val="0"/>
      <w:marTop w:val="0"/>
      <w:marBottom w:val="0"/>
      <w:divBdr>
        <w:top w:val="none" w:sz="0" w:space="0" w:color="auto"/>
        <w:left w:val="none" w:sz="0" w:space="0" w:color="auto"/>
        <w:bottom w:val="none" w:sz="0" w:space="0" w:color="auto"/>
        <w:right w:val="none" w:sz="0" w:space="0" w:color="auto"/>
      </w:divBdr>
    </w:div>
    <w:div w:id="1426145266">
      <w:bodyDiv w:val="1"/>
      <w:marLeft w:val="0"/>
      <w:marRight w:val="0"/>
      <w:marTop w:val="0"/>
      <w:marBottom w:val="0"/>
      <w:divBdr>
        <w:top w:val="none" w:sz="0" w:space="0" w:color="auto"/>
        <w:left w:val="none" w:sz="0" w:space="0" w:color="auto"/>
        <w:bottom w:val="none" w:sz="0" w:space="0" w:color="auto"/>
        <w:right w:val="none" w:sz="0" w:space="0" w:color="auto"/>
      </w:divBdr>
    </w:div>
    <w:div w:id="1430932991">
      <w:bodyDiv w:val="1"/>
      <w:marLeft w:val="0"/>
      <w:marRight w:val="0"/>
      <w:marTop w:val="0"/>
      <w:marBottom w:val="0"/>
      <w:divBdr>
        <w:top w:val="none" w:sz="0" w:space="0" w:color="auto"/>
        <w:left w:val="none" w:sz="0" w:space="0" w:color="auto"/>
        <w:bottom w:val="none" w:sz="0" w:space="0" w:color="auto"/>
        <w:right w:val="none" w:sz="0" w:space="0" w:color="auto"/>
      </w:divBdr>
    </w:div>
    <w:div w:id="1431850826">
      <w:bodyDiv w:val="1"/>
      <w:marLeft w:val="0"/>
      <w:marRight w:val="0"/>
      <w:marTop w:val="0"/>
      <w:marBottom w:val="0"/>
      <w:divBdr>
        <w:top w:val="none" w:sz="0" w:space="0" w:color="auto"/>
        <w:left w:val="none" w:sz="0" w:space="0" w:color="auto"/>
        <w:bottom w:val="none" w:sz="0" w:space="0" w:color="auto"/>
        <w:right w:val="none" w:sz="0" w:space="0" w:color="auto"/>
      </w:divBdr>
    </w:div>
    <w:div w:id="1438939736">
      <w:bodyDiv w:val="1"/>
      <w:marLeft w:val="0"/>
      <w:marRight w:val="0"/>
      <w:marTop w:val="0"/>
      <w:marBottom w:val="0"/>
      <w:divBdr>
        <w:top w:val="none" w:sz="0" w:space="0" w:color="auto"/>
        <w:left w:val="none" w:sz="0" w:space="0" w:color="auto"/>
        <w:bottom w:val="none" w:sz="0" w:space="0" w:color="auto"/>
        <w:right w:val="none" w:sz="0" w:space="0" w:color="auto"/>
      </w:divBdr>
    </w:div>
    <w:div w:id="1440371022">
      <w:bodyDiv w:val="1"/>
      <w:marLeft w:val="0"/>
      <w:marRight w:val="0"/>
      <w:marTop w:val="0"/>
      <w:marBottom w:val="0"/>
      <w:divBdr>
        <w:top w:val="none" w:sz="0" w:space="0" w:color="auto"/>
        <w:left w:val="none" w:sz="0" w:space="0" w:color="auto"/>
        <w:bottom w:val="none" w:sz="0" w:space="0" w:color="auto"/>
        <w:right w:val="none" w:sz="0" w:space="0" w:color="auto"/>
      </w:divBdr>
    </w:div>
    <w:div w:id="1440954325">
      <w:bodyDiv w:val="1"/>
      <w:marLeft w:val="0"/>
      <w:marRight w:val="0"/>
      <w:marTop w:val="0"/>
      <w:marBottom w:val="0"/>
      <w:divBdr>
        <w:top w:val="none" w:sz="0" w:space="0" w:color="auto"/>
        <w:left w:val="none" w:sz="0" w:space="0" w:color="auto"/>
        <w:bottom w:val="none" w:sz="0" w:space="0" w:color="auto"/>
        <w:right w:val="none" w:sz="0" w:space="0" w:color="auto"/>
      </w:divBdr>
    </w:div>
    <w:div w:id="1441605125">
      <w:bodyDiv w:val="1"/>
      <w:marLeft w:val="0"/>
      <w:marRight w:val="0"/>
      <w:marTop w:val="0"/>
      <w:marBottom w:val="0"/>
      <w:divBdr>
        <w:top w:val="none" w:sz="0" w:space="0" w:color="auto"/>
        <w:left w:val="none" w:sz="0" w:space="0" w:color="auto"/>
        <w:bottom w:val="none" w:sz="0" w:space="0" w:color="auto"/>
        <w:right w:val="none" w:sz="0" w:space="0" w:color="auto"/>
      </w:divBdr>
    </w:div>
    <w:div w:id="1441952894">
      <w:bodyDiv w:val="1"/>
      <w:marLeft w:val="0"/>
      <w:marRight w:val="0"/>
      <w:marTop w:val="0"/>
      <w:marBottom w:val="0"/>
      <w:divBdr>
        <w:top w:val="none" w:sz="0" w:space="0" w:color="auto"/>
        <w:left w:val="none" w:sz="0" w:space="0" w:color="auto"/>
        <w:bottom w:val="none" w:sz="0" w:space="0" w:color="auto"/>
        <w:right w:val="none" w:sz="0" w:space="0" w:color="auto"/>
      </w:divBdr>
    </w:div>
    <w:div w:id="1443962363">
      <w:bodyDiv w:val="1"/>
      <w:marLeft w:val="0"/>
      <w:marRight w:val="0"/>
      <w:marTop w:val="0"/>
      <w:marBottom w:val="0"/>
      <w:divBdr>
        <w:top w:val="none" w:sz="0" w:space="0" w:color="auto"/>
        <w:left w:val="none" w:sz="0" w:space="0" w:color="auto"/>
        <w:bottom w:val="none" w:sz="0" w:space="0" w:color="auto"/>
        <w:right w:val="none" w:sz="0" w:space="0" w:color="auto"/>
      </w:divBdr>
    </w:div>
    <w:div w:id="1453280519">
      <w:bodyDiv w:val="1"/>
      <w:marLeft w:val="0"/>
      <w:marRight w:val="0"/>
      <w:marTop w:val="0"/>
      <w:marBottom w:val="0"/>
      <w:divBdr>
        <w:top w:val="none" w:sz="0" w:space="0" w:color="auto"/>
        <w:left w:val="none" w:sz="0" w:space="0" w:color="auto"/>
        <w:bottom w:val="none" w:sz="0" w:space="0" w:color="auto"/>
        <w:right w:val="none" w:sz="0" w:space="0" w:color="auto"/>
      </w:divBdr>
      <w:divsChild>
        <w:div w:id="1161316040">
          <w:marLeft w:val="480"/>
          <w:marRight w:val="0"/>
          <w:marTop w:val="0"/>
          <w:marBottom w:val="0"/>
          <w:divBdr>
            <w:top w:val="none" w:sz="0" w:space="0" w:color="auto"/>
            <w:left w:val="none" w:sz="0" w:space="0" w:color="auto"/>
            <w:bottom w:val="none" w:sz="0" w:space="0" w:color="auto"/>
            <w:right w:val="none" w:sz="0" w:space="0" w:color="auto"/>
          </w:divBdr>
        </w:div>
        <w:div w:id="70658615">
          <w:marLeft w:val="480"/>
          <w:marRight w:val="0"/>
          <w:marTop w:val="0"/>
          <w:marBottom w:val="0"/>
          <w:divBdr>
            <w:top w:val="none" w:sz="0" w:space="0" w:color="auto"/>
            <w:left w:val="none" w:sz="0" w:space="0" w:color="auto"/>
            <w:bottom w:val="none" w:sz="0" w:space="0" w:color="auto"/>
            <w:right w:val="none" w:sz="0" w:space="0" w:color="auto"/>
          </w:divBdr>
        </w:div>
        <w:div w:id="350692768">
          <w:marLeft w:val="480"/>
          <w:marRight w:val="0"/>
          <w:marTop w:val="0"/>
          <w:marBottom w:val="0"/>
          <w:divBdr>
            <w:top w:val="none" w:sz="0" w:space="0" w:color="auto"/>
            <w:left w:val="none" w:sz="0" w:space="0" w:color="auto"/>
            <w:bottom w:val="none" w:sz="0" w:space="0" w:color="auto"/>
            <w:right w:val="none" w:sz="0" w:space="0" w:color="auto"/>
          </w:divBdr>
        </w:div>
        <w:div w:id="1845825728">
          <w:marLeft w:val="480"/>
          <w:marRight w:val="0"/>
          <w:marTop w:val="0"/>
          <w:marBottom w:val="0"/>
          <w:divBdr>
            <w:top w:val="none" w:sz="0" w:space="0" w:color="auto"/>
            <w:left w:val="none" w:sz="0" w:space="0" w:color="auto"/>
            <w:bottom w:val="none" w:sz="0" w:space="0" w:color="auto"/>
            <w:right w:val="none" w:sz="0" w:space="0" w:color="auto"/>
          </w:divBdr>
        </w:div>
        <w:div w:id="525170013">
          <w:marLeft w:val="480"/>
          <w:marRight w:val="0"/>
          <w:marTop w:val="0"/>
          <w:marBottom w:val="0"/>
          <w:divBdr>
            <w:top w:val="none" w:sz="0" w:space="0" w:color="auto"/>
            <w:left w:val="none" w:sz="0" w:space="0" w:color="auto"/>
            <w:bottom w:val="none" w:sz="0" w:space="0" w:color="auto"/>
            <w:right w:val="none" w:sz="0" w:space="0" w:color="auto"/>
          </w:divBdr>
        </w:div>
        <w:div w:id="502092866">
          <w:marLeft w:val="480"/>
          <w:marRight w:val="0"/>
          <w:marTop w:val="0"/>
          <w:marBottom w:val="0"/>
          <w:divBdr>
            <w:top w:val="none" w:sz="0" w:space="0" w:color="auto"/>
            <w:left w:val="none" w:sz="0" w:space="0" w:color="auto"/>
            <w:bottom w:val="none" w:sz="0" w:space="0" w:color="auto"/>
            <w:right w:val="none" w:sz="0" w:space="0" w:color="auto"/>
          </w:divBdr>
        </w:div>
        <w:div w:id="240215149">
          <w:marLeft w:val="480"/>
          <w:marRight w:val="0"/>
          <w:marTop w:val="0"/>
          <w:marBottom w:val="0"/>
          <w:divBdr>
            <w:top w:val="none" w:sz="0" w:space="0" w:color="auto"/>
            <w:left w:val="none" w:sz="0" w:space="0" w:color="auto"/>
            <w:bottom w:val="none" w:sz="0" w:space="0" w:color="auto"/>
            <w:right w:val="none" w:sz="0" w:space="0" w:color="auto"/>
          </w:divBdr>
        </w:div>
        <w:div w:id="1565990427">
          <w:marLeft w:val="480"/>
          <w:marRight w:val="0"/>
          <w:marTop w:val="0"/>
          <w:marBottom w:val="0"/>
          <w:divBdr>
            <w:top w:val="none" w:sz="0" w:space="0" w:color="auto"/>
            <w:left w:val="none" w:sz="0" w:space="0" w:color="auto"/>
            <w:bottom w:val="none" w:sz="0" w:space="0" w:color="auto"/>
            <w:right w:val="none" w:sz="0" w:space="0" w:color="auto"/>
          </w:divBdr>
        </w:div>
        <w:div w:id="242571042">
          <w:marLeft w:val="480"/>
          <w:marRight w:val="0"/>
          <w:marTop w:val="0"/>
          <w:marBottom w:val="0"/>
          <w:divBdr>
            <w:top w:val="none" w:sz="0" w:space="0" w:color="auto"/>
            <w:left w:val="none" w:sz="0" w:space="0" w:color="auto"/>
            <w:bottom w:val="none" w:sz="0" w:space="0" w:color="auto"/>
            <w:right w:val="none" w:sz="0" w:space="0" w:color="auto"/>
          </w:divBdr>
        </w:div>
        <w:div w:id="1138381073">
          <w:marLeft w:val="480"/>
          <w:marRight w:val="0"/>
          <w:marTop w:val="0"/>
          <w:marBottom w:val="0"/>
          <w:divBdr>
            <w:top w:val="none" w:sz="0" w:space="0" w:color="auto"/>
            <w:left w:val="none" w:sz="0" w:space="0" w:color="auto"/>
            <w:bottom w:val="none" w:sz="0" w:space="0" w:color="auto"/>
            <w:right w:val="none" w:sz="0" w:space="0" w:color="auto"/>
          </w:divBdr>
        </w:div>
        <w:div w:id="545138353">
          <w:marLeft w:val="480"/>
          <w:marRight w:val="0"/>
          <w:marTop w:val="0"/>
          <w:marBottom w:val="0"/>
          <w:divBdr>
            <w:top w:val="none" w:sz="0" w:space="0" w:color="auto"/>
            <w:left w:val="none" w:sz="0" w:space="0" w:color="auto"/>
            <w:bottom w:val="none" w:sz="0" w:space="0" w:color="auto"/>
            <w:right w:val="none" w:sz="0" w:space="0" w:color="auto"/>
          </w:divBdr>
        </w:div>
        <w:div w:id="1494056862">
          <w:marLeft w:val="480"/>
          <w:marRight w:val="0"/>
          <w:marTop w:val="0"/>
          <w:marBottom w:val="0"/>
          <w:divBdr>
            <w:top w:val="none" w:sz="0" w:space="0" w:color="auto"/>
            <w:left w:val="none" w:sz="0" w:space="0" w:color="auto"/>
            <w:bottom w:val="none" w:sz="0" w:space="0" w:color="auto"/>
            <w:right w:val="none" w:sz="0" w:space="0" w:color="auto"/>
          </w:divBdr>
        </w:div>
        <w:div w:id="71855166">
          <w:marLeft w:val="480"/>
          <w:marRight w:val="0"/>
          <w:marTop w:val="0"/>
          <w:marBottom w:val="0"/>
          <w:divBdr>
            <w:top w:val="none" w:sz="0" w:space="0" w:color="auto"/>
            <w:left w:val="none" w:sz="0" w:space="0" w:color="auto"/>
            <w:bottom w:val="none" w:sz="0" w:space="0" w:color="auto"/>
            <w:right w:val="none" w:sz="0" w:space="0" w:color="auto"/>
          </w:divBdr>
        </w:div>
        <w:div w:id="549919660">
          <w:marLeft w:val="480"/>
          <w:marRight w:val="0"/>
          <w:marTop w:val="0"/>
          <w:marBottom w:val="0"/>
          <w:divBdr>
            <w:top w:val="none" w:sz="0" w:space="0" w:color="auto"/>
            <w:left w:val="none" w:sz="0" w:space="0" w:color="auto"/>
            <w:bottom w:val="none" w:sz="0" w:space="0" w:color="auto"/>
            <w:right w:val="none" w:sz="0" w:space="0" w:color="auto"/>
          </w:divBdr>
        </w:div>
        <w:div w:id="940919656">
          <w:marLeft w:val="480"/>
          <w:marRight w:val="0"/>
          <w:marTop w:val="0"/>
          <w:marBottom w:val="0"/>
          <w:divBdr>
            <w:top w:val="none" w:sz="0" w:space="0" w:color="auto"/>
            <w:left w:val="none" w:sz="0" w:space="0" w:color="auto"/>
            <w:bottom w:val="none" w:sz="0" w:space="0" w:color="auto"/>
            <w:right w:val="none" w:sz="0" w:space="0" w:color="auto"/>
          </w:divBdr>
        </w:div>
        <w:div w:id="2090299082">
          <w:marLeft w:val="480"/>
          <w:marRight w:val="0"/>
          <w:marTop w:val="0"/>
          <w:marBottom w:val="0"/>
          <w:divBdr>
            <w:top w:val="none" w:sz="0" w:space="0" w:color="auto"/>
            <w:left w:val="none" w:sz="0" w:space="0" w:color="auto"/>
            <w:bottom w:val="none" w:sz="0" w:space="0" w:color="auto"/>
            <w:right w:val="none" w:sz="0" w:space="0" w:color="auto"/>
          </w:divBdr>
        </w:div>
        <w:div w:id="1538738456">
          <w:marLeft w:val="480"/>
          <w:marRight w:val="0"/>
          <w:marTop w:val="0"/>
          <w:marBottom w:val="0"/>
          <w:divBdr>
            <w:top w:val="none" w:sz="0" w:space="0" w:color="auto"/>
            <w:left w:val="none" w:sz="0" w:space="0" w:color="auto"/>
            <w:bottom w:val="none" w:sz="0" w:space="0" w:color="auto"/>
            <w:right w:val="none" w:sz="0" w:space="0" w:color="auto"/>
          </w:divBdr>
        </w:div>
        <w:div w:id="818963497">
          <w:marLeft w:val="480"/>
          <w:marRight w:val="0"/>
          <w:marTop w:val="0"/>
          <w:marBottom w:val="0"/>
          <w:divBdr>
            <w:top w:val="none" w:sz="0" w:space="0" w:color="auto"/>
            <w:left w:val="none" w:sz="0" w:space="0" w:color="auto"/>
            <w:bottom w:val="none" w:sz="0" w:space="0" w:color="auto"/>
            <w:right w:val="none" w:sz="0" w:space="0" w:color="auto"/>
          </w:divBdr>
        </w:div>
        <w:div w:id="682825133">
          <w:marLeft w:val="480"/>
          <w:marRight w:val="0"/>
          <w:marTop w:val="0"/>
          <w:marBottom w:val="0"/>
          <w:divBdr>
            <w:top w:val="none" w:sz="0" w:space="0" w:color="auto"/>
            <w:left w:val="none" w:sz="0" w:space="0" w:color="auto"/>
            <w:bottom w:val="none" w:sz="0" w:space="0" w:color="auto"/>
            <w:right w:val="none" w:sz="0" w:space="0" w:color="auto"/>
          </w:divBdr>
        </w:div>
        <w:div w:id="591662563">
          <w:marLeft w:val="480"/>
          <w:marRight w:val="0"/>
          <w:marTop w:val="0"/>
          <w:marBottom w:val="0"/>
          <w:divBdr>
            <w:top w:val="none" w:sz="0" w:space="0" w:color="auto"/>
            <w:left w:val="none" w:sz="0" w:space="0" w:color="auto"/>
            <w:bottom w:val="none" w:sz="0" w:space="0" w:color="auto"/>
            <w:right w:val="none" w:sz="0" w:space="0" w:color="auto"/>
          </w:divBdr>
        </w:div>
        <w:div w:id="1241908950">
          <w:marLeft w:val="480"/>
          <w:marRight w:val="0"/>
          <w:marTop w:val="0"/>
          <w:marBottom w:val="0"/>
          <w:divBdr>
            <w:top w:val="none" w:sz="0" w:space="0" w:color="auto"/>
            <w:left w:val="none" w:sz="0" w:space="0" w:color="auto"/>
            <w:bottom w:val="none" w:sz="0" w:space="0" w:color="auto"/>
            <w:right w:val="none" w:sz="0" w:space="0" w:color="auto"/>
          </w:divBdr>
        </w:div>
        <w:div w:id="1412891114">
          <w:marLeft w:val="480"/>
          <w:marRight w:val="0"/>
          <w:marTop w:val="0"/>
          <w:marBottom w:val="0"/>
          <w:divBdr>
            <w:top w:val="none" w:sz="0" w:space="0" w:color="auto"/>
            <w:left w:val="none" w:sz="0" w:space="0" w:color="auto"/>
            <w:bottom w:val="none" w:sz="0" w:space="0" w:color="auto"/>
            <w:right w:val="none" w:sz="0" w:space="0" w:color="auto"/>
          </w:divBdr>
        </w:div>
        <w:div w:id="2077124274">
          <w:marLeft w:val="480"/>
          <w:marRight w:val="0"/>
          <w:marTop w:val="0"/>
          <w:marBottom w:val="0"/>
          <w:divBdr>
            <w:top w:val="none" w:sz="0" w:space="0" w:color="auto"/>
            <w:left w:val="none" w:sz="0" w:space="0" w:color="auto"/>
            <w:bottom w:val="none" w:sz="0" w:space="0" w:color="auto"/>
            <w:right w:val="none" w:sz="0" w:space="0" w:color="auto"/>
          </w:divBdr>
        </w:div>
        <w:div w:id="1443917649">
          <w:marLeft w:val="480"/>
          <w:marRight w:val="0"/>
          <w:marTop w:val="0"/>
          <w:marBottom w:val="0"/>
          <w:divBdr>
            <w:top w:val="none" w:sz="0" w:space="0" w:color="auto"/>
            <w:left w:val="none" w:sz="0" w:space="0" w:color="auto"/>
            <w:bottom w:val="none" w:sz="0" w:space="0" w:color="auto"/>
            <w:right w:val="none" w:sz="0" w:space="0" w:color="auto"/>
          </w:divBdr>
        </w:div>
        <w:div w:id="337781365">
          <w:marLeft w:val="480"/>
          <w:marRight w:val="0"/>
          <w:marTop w:val="0"/>
          <w:marBottom w:val="0"/>
          <w:divBdr>
            <w:top w:val="none" w:sz="0" w:space="0" w:color="auto"/>
            <w:left w:val="none" w:sz="0" w:space="0" w:color="auto"/>
            <w:bottom w:val="none" w:sz="0" w:space="0" w:color="auto"/>
            <w:right w:val="none" w:sz="0" w:space="0" w:color="auto"/>
          </w:divBdr>
        </w:div>
        <w:div w:id="2105951878">
          <w:marLeft w:val="480"/>
          <w:marRight w:val="0"/>
          <w:marTop w:val="0"/>
          <w:marBottom w:val="0"/>
          <w:divBdr>
            <w:top w:val="none" w:sz="0" w:space="0" w:color="auto"/>
            <w:left w:val="none" w:sz="0" w:space="0" w:color="auto"/>
            <w:bottom w:val="none" w:sz="0" w:space="0" w:color="auto"/>
            <w:right w:val="none" w:sz="0" w:space="0" w:color="auto"/>
          </w:divBdr>
        </w:div>
        <w:div w:id="811218201">
          <w:marLeft w:val="480"/>
          <w:marRight w:val="0"/>
          <w:marTop w:val="0"/>
          <w:marBottom w:val="0"/>
          <w:divBdr>
            <w:top w:val="none" w:sz="0" w:space="0" w:color="auto"/>
            <w:left w:val="none" w:sz="0" w:space="0" w:color="auto"/>
            <w:bottom w:val="none" w:sz="0" w:space="0" w:color="auto"/>
            <w:right w:val="none" w:sz="0" w:space="0" w:color="auto"/>
          </w:divBdr>
        </w:div>
        <w:div w:id="135228008">
          <w:marLeft w:val="480"/>
          <w:marRight w:val="0"/>
          <w:marTop w:val="0"/>
          <w:marBottom w:val="0"/>
          <w:divBdr>
            <w:top w:val="none" w:sz="0" w:space="0" w:color="auto"/>
            <w:left w:val="none" w:sz="0" w:space="0" w:color="auto"/>
            <w:bottom w:val="none" w:sz="0" w:space="0" w:color="auto"/>
            <w:right w:val="none" w:sz="0" w:space="0" w:color="auto"/>
          </w:divBdr>
        </w:div>
        <w:div w:id="1079643128">
          <w:marLeft w:val="480"/>
          <w:marRight w:val="0"/>
          <w:marTop w:val="0"/>
          <w:marBottom w:val="0"/>
          <w:divBdr>
            <w:top w:val="none" w:sz="0" w:space="0" w:color="auto"/>
            <w:left w:val="none" w:sz="0" w:space="0" w:color="auto"/>
            <w:bottom w:val="none" w:sz="0" w:space="0" w:color="auto"/>
            <w:right w:val="none" w:sz="0" w:space="0" w:color="auto"/>
          </w:divBdr>
        </w:div>
        <w:div w:id="1042557356">
          <w:marLeft w:val="480"/>
          <w:marRight w:val="0"/>
          <w:marTop w:val="0"/>
          <w:marBottom w:val="0"/>
          <w:divBdr>
            <w:top w:val="none" w:sz="0" w:space="0" w:color="auto"/>
            <w:left w:val="none" w:sz="0" w:space="0" w:color="auto"/>
            <w:bottom w:val="none" w:sz="0" w:space="0" w:color="auto"/>
            <w:right w:val="none" w:sz="0" w:space="0" w:color="auto"/>
          </w:divBdr>
        </w:div>
        <w:div w:id="1098789407">
          <w:marLeft w:val="480"/>
          <w:marRight w:val="0"/>
          <w:marTop w:val="0"/>
          <w:marBottom w:val="0"/>
          <w:divBdr>
            <w:top w:val="none" w:sz="0" w:space="0" w:color="auto"/>
            <w:left w:val="none" w:sz="0" w:space="0" w:color="auto"/>
            <w:bottom w:val="none" w:sz="0" w:space="0" w:color="auto"/>
            <w:right w:val="none" w:sz="0" w:space="0" w:color="auto"/>
          </w:divBdr>
        </w:div>
        <w:div w:id="1480922278">
          <w:marLeft w:val="480"/>
          <w:marRight w:val="0"/>
          <w:marTop w:val="0"/>
          <w:marBottom w:val="0"/>
          <w:divBdr>
            <w:top w:val="none" w:sz="0" w:space="0" w:color="auto"/>
            <w:left w:val="none" w:sz="0" w:space="0" w:color="auto"/>
            <w:bottom w:val="none" w:sz="0" w:space="0" w:color="auto"/>
            <w:right w:val="none" w:sz="0" w:space="0" w:color="auto"/>
          </w:divBdr>
        </w:div>
        <w:div w:id="787314015">
          <w:marLeft w:val="480"/>
          <w:marRight w:val="0"/>
          <w:marTop w:val="0"/>
          <w:marBottom w:val="0"/>
          <w:divBdr>
            <w:top w:val="none" w:sz="0" w:space="0" w:color="auto"/>
            <w:left w:val="none" w:sz="0" w:space="0" w:color="auto"/>
            <w:bottom w:val="none" w:sz="0" w:space="0" w:color="auto"/>
            <w:right w:val="none" w:sz="0" w:space="0" w:color="auto"/>
          </w:divBdr>
        </w:div>
      </w:divsChild>
    </w:div>
    <w:div w:id="1453481880">
      <w:bodyDiv w:val="1"/>
      <w:marLeft w:val="0"/>
      <w:marRight w:val="0"/>
      <w:marTop w:val="0"/>
      <w:marBottom w:val="0"/>
      <w:divBdr>
        <w:top w:val="none" w:sz="0" w:space="0" w:color="auto"/>
        <w:left w:val="none" w:sz="0" w:space="0" w:color="auto"/>
        <w:bottom w:val="none" w:sz="0" w:space="0" w:color="auto"/>
        <w:right w:val="none" w:sz="0" w:space="0" w:color="auto"/>
      </w:divBdr>
    </w:div>
    <w:div w:id="1459299421">
      <w:bodyDiv w:val="1"/>
      <w:marLeft w:val="0"/>
      <w:marRight w:val="0"/>
      <w:marTop w:val="0"/>
      <w:marBottom w:val="0"/>
      <w:divBdr>
        <w:top w:val="none" w:sz="0" w:space="0" w:color="auto"/>
        <w:left w:val="none" w:sz="0" w:space="0" w:color="auto"/>
        <w:bottom w:val="none" w:sz="0" w:space="0" w:color="auto"/>
        <w:right w:val="none" w:sz="0" w:space="0" w:color="auto"/>
      </w:divBdr>
    </w:div>
    <w:div w:id="1459882004">
      <w:bodyDiv w:val="1"/>
      <w:marLeft w:val="0"/>
      <w:marRight w:val="0"/>
      <w:marTop w:val="0"/>
      <w:marBottom w:val="0"/>
      <w:divBdr>
        <w:top w:val="none" w:sz="0" w:space="0" w:color="auto"/>
        <w:left w:val="none" w:sz="0" w:space="0" w:color="auto"/>
        <w:bottom w:val="none" w:sz="0" w:space="0" w:color="auto"/>
        <w:right w:val="none" w:sz="0" w:space="0" w:color="auto"/>
      </w:divBdr>
    </w:div>
    <w:div w:id="1462185158">
      <w:bodyDiv w:val="1"/>
      <w:marLeft w:val="0"/>
      <w:marRight w:val="0"/>
      <w:marTop w:val="0"/>
      <w:marBottom w:val="0"/>
      <w:divBdr>
        <w:top w:val="none" w:sz="0" w:space="0" w:color="auto"/>
        <w:left w:val="none" w:sz="0" w:space="0" w:color="auto"/>
        <w:bottom w:val="none" w:sz="0" w:space="0" w:color="auto"/>
        <w:right w:val="none" w:sz="0" w:space="0" w:color="auto"/>
      </w:divBdr>
    </w:div>
    <w:div w:id="1462186415">
      <w:bodyDiv w:val="1"/>
      <w:marLeft w:val="0"/>
      <w:marRight w:val="0"/>
      <w:marTop w:val="0"/>
      <w:marBottom w:val="0"/>
      <w:divBdr>
        <w:top w:val="none" w:sz="0" w:space="0" w:color="auto"/>
        <w:left w:val="none" w:sz="0" w:space="0" w:color="auto"/>
        <w:bottom w:val="none" w:sz="0" w:space="0" w:color="auto"/>
        <w:right w:val="none" w:sz="0" w:space="0" w:color="auto"/>
      </w:divBdr>
    </w:div>
    <w:div w:id="1464155651">
      <w:bodyDiv w:val="1"/>
      <w:marLeft w:val="0"/>
      <w:marRight w:val="0"/>
      <w:marTop w:val="0"/>
      <w:marBottom w:val="0"/>
      <w:divBdr>
        <w:top w:val="none" w:sz="0" w:space="0" w:color="auto"/>
        <w:left w:val="none" w:sz="0" w:space="0" w:color="auto"/>
        <w:bottom w:val="none" w:sz="0" w:space="0" w:color="auto"/>
        <w:right w:val="none" w:sz="0" w:space="0" w:color="auto"/>
      </w:divBdr>
    </w:div>
    <w:div w:id="1464496577">
      <w:bodyDiv w:val="1"/>
      <w:marLeft w:val="0"/>
      <w:marRight w:val="0"/>
      <w:marTop w:val="0"/>
      <w:marBottom w:val="0"/>
      <w:divBdr>
        <w:top w:val="none" w:sz="0" w:space="0" w:color="auto"/>
        <w:left w:val="none" w:sz="0" w:space="0" w:color="auto"/>
        <w:bottom w:val="none" w:sz="0" w:space="0" w:color="auto"/>
        <w:right w:val="none" w:sz="0" w:space="0" w:color="auto"/>
      </w:divBdr>
    </w:div>
    <w:div w:id="1468860606">
      <w:bodyDiv w:val="1"/>
      <w:marLeft w:val="0"/>
      <w:marRight w:val="0"/>
      <w:marTop w:val="0"/>
      <w:marBottom w:val="0"/>
      <w:divBdr>
        <w:top w:val="none" w:sz="0" w:space="0" w:color="auto"/>
        <w:left w:val="none" w:sz="0" w:space="0" w:color="auto"/>
        <w:bottom w:val="none" w:sz="0" w:space="0" w:color="auto"/>
        <w:right w:val="none" w:sz="0" w:space="0" w:color="auto"/>
      </w:divBdr>
    </w:div>
    <w:div w:id="1470047538">
      <w:bodyDiv w:val="1"/>
      <w:marLeft w:val="0"/>
      <w:marRight w:val="0"/>
      <w:marTop w:val="0"/>
      <w:marBottom w:val="0"/>
      <w:divBdr>
        <w:top w:val="none" w:sz="0" w:space="0" w:color="auto"/>
        <w:left w:val="none" w:sz="0" w:space="0" w:color="auto"/>
        <w:bottom w:val="none" w:sz="0" w:space="0" w:color="auto"/>
        <w:right w:val="none" w:sz="0" w:space="0" w:color="auto"/>
      </w:divBdr>
    </w:div>
    <w:div w:id="1472402249">
      <w:bodyDiv w:val="1"/>
      <w:marLeft w:val="0"/>
      <w:marRight w:val="0"/>
      <w:marTop w:val="0"/>
      <w:marBottom w:val="0"/>
      <w:divBdr>
        <w:top w:val="none" w:sz="0" w:space="0" w:color="auto"/>
        <w:left w:val="none" w:sz="0" w:space="0" w:color="auto"/>
        <w:bottom w:val="none" w:sz="0" w:space="0" w:color="auto"/>
        <w:right w:val="none" w:sz="0" w:space="0" w:color="auto"/>
      </w:divBdr>
    </w:div>
    <w:div w:id="1473786558">
      <w:bodyDiv w:val="1"/>
      <w:marLeft w:val="0"/>
      <w:marRight w:val="0"/>
      <w:marTop w:val="0"/>
      <w:marBottom w:val="0"/>
      <w:divBdr>
        <w:top w:val="none" w:sz="0" w:space="0" w:color="auto"/>
        <w:left w:val="none" w:sz="0" w:space="0" w:color="auto"/>
        <w:bottom w:val="none" w:sz="0" w:space="0" w:color="auto"/>
        <w:right w:val="none" w:sz="0" w:space="0" w:color="auto"/>
      </w:divBdr>
    </w:div>
    <w:div w:id="1473936826">
      <w:bodyDiv w:val="1"/>
      <w:marLeft w:val="0"/>
      <w:marRight w:val="0"/>
      <w:marTop w:val="0"/>
      <w:marBottom w:val="0"/>
      <w:divBdr>
        <w:top w:val="none" w:sz="0" w:space="0" w:color="auto"/>
        <w:left w:val="none" w:sz="0" w:space="0" w:color="auto"/>
        <w:bottom w:val="none" w:sz="0" w:space="0" w:color="auto"/>
        <w:right w:val="none" w:sz="0" w:space="0" w:color="auto"/>
      </w:divBdr>
    </w:div>
    <w:div w:id="1481115614">
      <w:bodyDiv w:val="1"/>
      <w:marLeft w:val="0"/>
      <w:marRight w:val="0"/>
      <w:marTop w:val="0"/>
      <w:marBottom w:val="0"/>
      <w:divBdr>
        <w:top w:val="none" w:sz="0" w:space="0" w:color="auto"/>
        <w:left w:val="none" w:sz="0" w:space="0" w:color="auto"/>
        <w:bottom w:val="none" w:sz="0" w:space="0" w:color="auto"/>
        <w:right w:val="none" w:sz="0" w:space="0" w:color="auto"/>
      </w:divBdr>
    </w:div>
    <w:div w:id="1481724193">
      <w:bodyDiv w:val="1"/>
      <w:marLeft w:val="0"/>
      <w:marRight w:val="0"/>
      <w:marTop w:val="0"/>
      <w:marBottom w:val="0"/>
      <w:divBdr>
        <w:top w:val="none" w:sz="0" w:space="0" w:color="auto"/>
        <w:left w:val="none" w:sz="0" w:space="0" w:color="auto"/>
        <w:bottom w:val="none" w:sz="0" w:space="0" w:color="auto"/>
        <w:right w:val="none" w:sz="0" w:space="0" w:color="auto"/>
      </w:divBdr>
    </w:div>
    <w:div w:id="1483547096">
      <w:bodyDiv w:val="1"/>
      <w:marLeft w:val="0"/>
      <w:marRight w:val="0"/>
      <w:marTop w:val="0"/>
      <w:marBottom w:val="0"/>
      <w:divBdr>
        <w:top w:val="none" w:sz="0" w:space="0" w:color="auto"/>
        <w:left w:val="none" w:sz="0" w:space="0" w:color="auto"/>
        <w:bottom w:val="none" w:sz="0" w:space="0" w:color="auto"/>
        <w:right w:val="none" w:sz="0" w:space="0" w:color="auto"/>
      </w:divBdr>
    </w:div>
    <w:div w:id="1484010892">
      <w:bodyDiv w:val="1"/>
      <w:marLeft w:val="0"/>
      <w:marRight w:val="0"/>
      <w:marTop w:val="0"/>
      <w:marBottom w:val="0"/>
      <w:divBdr>
        <w:top w:val="none" w:sz="0" w:space="0" w:color="auto"/>
        <w:left w:val="none" w:sz="0" w:space="0" w:color="auto"/>
        <w:bottom w:val="none" w:sz="0" w:space="0" w:color="auto"/>
        <w:right w:val="none" w:sz="0" w:space="0" w:color="auto"/>
      </w:divBdr>
    </w:div>
    <w:div w:id="1489056474">
      <w:bodyDiv w:val="1"/>
      <w:marLeft w:val="0"/>
      <w:marRight w:val="0"/>
      <w:marTop w:val="0"/>
      <w:marBottom w:val="0"/>
      <w:divBdr>
        <w:top w:val="none" w:sz="0" w:space="0" w:color="auto"/>
        <w:left w:val="none" w:sz="0" w:space="0" w:color="auto"/>
        <w:bottom w:val="none" w:sz="0" w:space="0" w:color="auto"/>
        <w:right w:val="none" w:sz="0" w:space="0" w:color="auto"/>
      </w:divBdr>
    </w:div>
    <w:div w:id="1490251085">
      <w:bodyDiv w:val="1"/>
      <w:marLeft w:val="0"/>
      <w:marRight w:val="0"/>
      <w:marTop w:val="0"/>
      <w:marBottom w:val="0"/>
      <w:divBdr>
        <w:top w:val="none" w:sz="0" w:space="0" w:color="auto"/>
        <w:left w:val="none" w:sz="0" w:space="0" w:color="auto"/>
        <w:bottom w:val="none" w:sz="0" w:space="0" w:color="auto"/>
        <w:right w:val="none" w:sz="0" w:space="0" w:color="auto"/>
      </w:divBdr>
    </w:div>
    <w:div w:id="1491631793">
      <w:bodyDiv w:val="1"/>
      <w:marLeft w:val="0"/>
      <w:marRight w:val="0"/>
      <w:marTop w:val="0"/>
      <w:marBottom w:val="0"/>
      <w:divBdr>
        <w:top w:val="none" w:sz="0" w:space="0" w:color="auto"/>
        <w:left w:val="none" w:sz="0" w:space="0" w:color="auto"/>
        <w:bottom w:val="none" w:sz="0" w:space="0" w:color="auto"/>
        <w:right w:val="none" w:sz="0" w:space="0" w:color="auto"/>
      </w:divBdr>
    </w:div>
    <w:div w:id="1493066056">
      <w:bodyDiv w:val="1"/>
      <w:marLeft w:val="0"/>
      <w:marRight w:val="0"/>
      <w:marTop w:val="0"/>
      <w:marBottom w:val="0"/>
      <w:divBdr>
        <w:top w:val="none" w:sz="0" w:space="0" w:color="auto"/>
        <w:left w:val="none" w:sz="0" w:space="0" w:color="auto"/>
        <w:bottom w:val="none" w:sz="0" w:space="0" w:color="auto"/>
        <w:right w:val="none" w:sz="0" w:space="0" w:color="auto"/>
      </w:divBdr>
    </w:div>
    <w:div w:id="1495953201">
      <w:bodyDiv w:val="1"/>
      <w:marLeft w:val="0"/>
      <w:marRight w:val="0"/>
      <w:marTop w:val="0"/>
      <w:marBottom w:val="0"/>
      <w:divBdr>
        <w:top w:val="none" w:sz="0" w:space="0" w:color="auto"/>
        <w:left w:val="none" w:sz="0" w:space="0" w:color="auto"/>
        <w:bottom w:val="none" w:sz="0" w:space="0" w:color="auto"/>
        <w:right w:val="none" w:sz="0" w:space="0" w:color="auto"/>
      </w:divBdr>
    </w:div>
    <w:div w:id="1497841261">
      <w:bodyDiv w:val="1"/>
      <w:marLeft w:val="0"/>
      <w:marRight w:val="0"/>
      <w:marTop w:val="0"/>
      <w:marBottom w:val="0"/>
      <w:divBdr>
        <w:top w:val="none" w:sz="0" w:space="0" w:color="auto"/>
        <w:left w:val="none" w:sz="0" w:space="0" w:color="auto"/>
        <w:bottom w:val="none" w:sz="0" w:space="0" w:color="auto"/>
        <w:right w:val="none" w:sz="0" w:space="0" w:color="auto"/>
      </w:divBdr>
    </w:div>
    <w:div w:id="1503205544">
      <w:bodyDiv w:val="1"/>
      <w:marLeft w:val="0"/>
      <w:marRight w:val="0"/>
      <w:marTop w:val="0"/>
      <w:marBottom w:val="0"/>
      <w:divBdr>
        <w:top w:val="none" w:sz="0" w:space="0" w:color="auto"/>
        <w:left w:val="none" w:sz="0" w:space="0" w:color="auto"/>
        <w:bottom w:val="none" w:sz="0" w:space="0" w:color="auto"/>
        <w:right w:val="none" w:sz="0" w:space="0" w:color="auto"/>
      </w:divBdr>
    </w:div>
    <w:div w:id="1503619629">
      <w:bodyDiv w:val="1"/>
      <w:marLeft w:val="0"/>
      <w:marRight w:val="0"/>
      <w:marTop w:val="0"/>
      <w:marBottom w:val="0"/>
      <w:divBdr>
        <w:top w:val="none" w:sz="0" w:space="0" w:color="auto"/>
        <w:left w:val="none" w:sz="0" w:space="0" w:color="auto"/>
        <w:bottom w:val="none" w:sz="0" w:space="0" w:color="auto"/>
        <w:right w:val="none" w:sz="0" w:space="0" w:color="auto"/>
      </w:divBdr>
    </w:div>
    <w:div w:id="1504054833">
      <w:bodyDiv w:val="1"/>
      <w:marLeft w:val="0"/>
      <w:marRight w:val="0"/>
      <w:marTop w:val="0"/>
      <w:marBottom w:val="0"/>
      <w:divBdr>
        <w:top w:val="none" w:sz="0" w:space="0" w:color="auto"/>
        <w:left w:val="none" w:sz="0" w:space="0" w:color="auto"/>
        <w:bottom w:val="none" w:sz="0" w:space="0" w:color="auto"/>
        <w:right w:val="none" w:sz="0" w:space="0" w:color="auto"/>
      </w:divBdr>
    </w:div>
    <w:div w:id="1504078710">
      <w:bodyDiv w:val="1"/>
      <w:marLeft w:val="0"/>
      <w:marRight w:val="0"/>
      <w:marTop w:val="0"/>
      <w:marBottom w:val="0"/>
      <w:divBdr>
        <w:top w:val="none" w:sz="0" w:space="0" w:color="auto"/>
        <w:left w:val="none" w:sz="0" w:space="0" w:color="auto"/>
        <w:bottom w:val="none" w:sz="0" w:space="0" w:color="auto"/>
        <w:right w:val="none" w:sz="0" w:space="0" w:color="auto"/>
      </w:divBdr>
    </w:div>
    <w:div w:id="1508790641">
      <w:bodyDiv w:val="1"/>
      <w:marLeft w:val="0"/>
      <w:marRight w:val="0"/>
      <w:marTop w:val="0"/>
      <w:marBottom w:val="0"/>
      <w:divBdr>
        <w:top w:val="none" w:sz="0" w:space="0" w:color="auto"/>
        <w:left w:val="none" w:sz="0" w:space="0" w:color="auto"/>
        <w:bottom w:val="none" w:sz="0" w:space="0" w:color="auto"/>
        <w:right w:val="none" w:sz="0" w:space="0" w:color="auto"/>
      </w:divBdr>
    </w:div>
    <w:div w:id="1510483766">
      <w:bodyDiv w:val="1"/>
      <w:marLeft w:val="0"/>
      <w:marRight w:val="0"/>
      <w:marTop w:val="0"/>
      <w:marBottom w:val="0"/>
      <w:divBdr>
        <w:top w:val="none" w:sz="0" w:space="0" w:color="auto"/>
        <w:left w:val="none" w:sz="0" w:space="0" w:color="auto"/>
        <w:bottom w:val="none" w:sz="0" w:space="0" w:color="auto"/>
        <w:right w:val="none" w:sz="0" w:space="0" w:color="auto"/>
      </w:divBdr>
    </w:div>
    <w:div w:id="1510831922">
      <w:bodyDiv w:val="1"/>
      <w:marLeft w:val="0"/>
      <w:marRight w:val="0"/>
      <w:marTop w:val="0"/>
      <w:marBottom w:val="0"/>
      <w:divBdr>
        <w:top w:val="none" w:sz="0" w:space="0" w:color="auto"/>
        <w:left w:val="none" w:sz="0" w:space="0" w:color="auto"/>
        <w:bottom w:val="none" w:sz="0" w:space="0" w:color="auto"/>
        <w:right w:val="none" w:sz="0" w:space="0" w:color="auto"/>
      </w:divBdr>
    </w:div>
    <w:div w:id="1518544745">
      <w:bodyDiv w:val="1"/>
      <w:marLeft w:val="0"/>
      <w:marRight w:val="0"/>
      <w:marTop w:val="0"/>
      <w:marBottom w:val="0"/>
      <w:divBdr>
        <w:top w:val="none" w:sz="0" w:space="0" w:color="auto"/>
        <w:left w:val="none" w:sz="0" w:space="0" w:color="auto"/>
        <w:bottom w:val="none" w:sz="0" w:space="0" w:color="auto"/>
        <w:right w:val="none" w:sz="0" w:space="0" w:color="auto"/>
      </w:divBdr>
    </w:div>
    <w:div w:id="1518622283">
      <w:bodyDiv w:val="1"/>
      <w:marLeft w:val="0"/>
      <w:marRight w:val="0"/>
      <w:marTop w:val="0"/>
      <w:marBottom w:val="0"/>
      <w:divBdr>
        <w:top w:val="none" w:sz="0" w:space="0" w:color="auto"/>
        <w:left w:val="none" w:sz="0" w:space="0" w:color="auto"/>
        <w:bottom w:val="none" w:sz="0" w:space="0" w:color="auto"/>
        <w:right w:val="none" w:sz="0" w:space="0" w:color="auto"/>
      </w:divBdr>
    </w:div>
    <w:div w:id="1526480435">
      <w:bodyDiv w:val="1"/>
      <w:marLeft w:val="0"/>
      <w:marRight w:val="0"/>
      <w:marTop w:val="0"/>
      <w:marBottom w:val="0"/>
      <w:divBdr>
        <w:top w:val="none" w:sz="0" w:space="0" w:color="auto"/>
        <w:left w:val="none" w:sz="0" w:space="0" w:color="auto"/>
        <w:bottom w:val="none" w:sz="0" w:space="0" w:color="auto"/>
        <w:right w:val="none" w:sz="0" w:space="0" w:color="auto"/>
      </w:divBdr>
    </w:div>
    <w:div w:id="1527401287">
      <w:bodyDiv w:val="1"/>
      <w:marLeft w:val="0"/>
      <w:marRight w:val="0"/>
      <w:marTop w:val="0"/>
      <w:marBottom w:val="0"/>
      <w:divBdr>
        <w:top w:val="none" w:sz="0" w:space="0" w:color="auto"/>
        <w:left w:val="none" w:sz="0" w:space="0" w:color="auto"/>
        <w:bottom w:val="none" w:sz="0" w:space="0" w:color="auto"/>
        <w:right w:val="none" w:sz="0" w:space="0" w:color="auto"/>
      </w:divBdr>
    </w:div>
    <w:div w:id="1527869130">
      <w:bodyDiv w:val="1"/>
      <w:marLeft w:val="0"/>
      <w:marRight w:val="0"/>
      <w:marTop w:val="0"/>
      <w:marBottom w:val="0"/>
      <w:divBdr>
        <w:top w:val="none" w:sz="0" w:space="0" w:color="auto"/>
        <w:left w:val="none" w:sz="0" w:space="0" w:color="auto"/>
        <w:bottom w:val="none" w:sz="0" w:space="0" w:color="auto"/>
        <w:right w:val="none" w:sz="0" w:space="0" w:color="auto"/>
      </w:divBdr>
    </w:div>
    <w:div w:id="1529097796">
      <w:bodyDiv w:val="1"/>
      <w:marLeft w:val="0"/>
      <w:marRight w:val="0"/>
      <w:marTop w:val="0"/>
      <w:marBottom w:val="0"/>
      <w:divBdr>
        <w:top w:val="none" w:sz="0" w:space="0" w:color="auto"/>
        <w:left w:val="none" w:sz="0" w:space="0" w:color="auto"/>
        <w:bottom w:val="none" w:sz="0" w:space="0" w:color="auto"/>
        <w:right w:val="none" w:sz="0" w:space="0" w:color="auto"/>
      </w:divBdr>
    </w:div>
    <w:div w:id="1531213513">
      <w:bodyDiv w:val="1"/>
      <w:marLeft w:val="0"/>
      <w:marRight w:val="0"/>
      <w:marTop w:val="0"/>
      <w:marBottom w:val="0"/>
      <w:divBdr>
        <w:top w:val="none" w:sz="0" w:space="0" w:color="auto"/>
        <w:left w:val="none" w:sz="0" w:space="0" w:color="auto"/>
        <w:bottom w:val="none" w:sz="0" w:space="0" w:color="auto"/>
        <w:right w:val="none" w:sz="0" w:space="0" w:color="auto"/>
      </w:divBdr>
    </w:div>
    <w:div w:id="1531987895">
      <w:bodyDiv w:val="1"/>
      <w:marLeft w:val="0"/>
      <w:marRight w:val="0"/>
      <w:marTop w:val="0"/>
      <w:marBottom w:val="0"/>
      <w:divBdr>
        <w:top w:val="none" w:sz="0" w:space="0" w:color="auto"/>
        <w:left w:val="none" w:sz="0" w:space="0" w:color="auto"/>
        <w:bottom w:val="none" w:sz="0" w:space="0" w:color="auto"/>
        <w:right w:val="none" w:sz="0" w:space="0" w:color="auto"/>
      </w:divBdr>
    </w:div>
    <w:div w:id="1532961230">
      <w:bodyDiv w:val="1"/>
      <w:marLeft w:val="0"/>
      <w:marRight w:val="0"/>
      <w:marTop w:val="0"/>
      <w:marBottom w:val="0"/>
      <w:divBdr>
        <w:top w:val="none" w:sz="0" w:space="0" w:color="auto"/>
        <w:left w:val="none" w:sz="0" w:space="0" w:color="auto"/>
        <w:bottom w:val="none" w:sz="0" w:space="0" w:color="auto"/>
        <w:right w:val="none" w:sz="0" w:space="0" w:color="auto"/>
      </w:divBdr>
    </w:div>
    <w:div w:id="1534465357">
      <w:bodyDiv w:val="1"/>
      <w:marLeft w:val="0"/>
      <w:marRight w:val="0"/>
      <w:marTop w:val="0"/>
      <w:marBottom w:val="0"/>
      <w:divBdr>
        <w:top w:val="none" w:sz="0" w:space="0" w:color="auto"/>
        <w:left w:val="none" w:sz="0" w:space="0" w:color="auto"/>
        <w:bottom w:val="none" w:sz="0" w:space="0" w:color="auto"/>
        <w:right w:val="none" w:sz="0" w:space="0" w:color="auto"/>
      </w:divBdr>
    </w:div>
    <w:div w:id="1538157957">
      <w:bodyDiv w:val="1"/>
      <w:marLeft w:val="0"/>
      <w:marRight w:val="0"/>
      <w:marTop w:val="0"/>
      <w:marBottom w:val="0"/>
      <w:divBdr>
        <w:top w:val="none" w:sz="0" w:space="0" w:color="auto"/>
        <w:left w:val="none" w:sz="0" w:space="0" w:color="auto"/>
        <w:bottom w:val="none" w:sz="0" w:space="0" w:color="auto"/>
        <w:right w:val="none" w:sz="0" w:space="0" w:color="auto"/>
      </w:divBdr>
    </w:div>
    <w:div w:id="1539506693">
      <w:bodyDiv w:val="1"/>
      <w:marLeft w:val="0"/>
      <w:marRight w:val="0"/>
      <w:marTop w:val="0"/>
      <w:marBottom w:val="0"/>
      <w:divBdr>
        <w:top w:val="none" w:sz="0" w:space="0" w:color="auto"/>
        <w:left w:val="none" w:sz="0" w:space="0" w:color="auto"/>
        <w:bottom w:val="none" w:sz="0" w:space="0" w:color="auto"/>
        <w:right w:val="none" w:sz="0" w:space="0" w:color="auto"/>
      </w:divBdr>
    </w:div>
    <w:div w:id="1539663985">
      <w:bodyDiv w:val="1"/>
      <w:marLeft w:val="0"/>
      <w:marRight w:val="0"/>
      <w:marTop w:val="0"/>
      <w:marBottom w:val="0"/>
      <w:divBdr>
        <w:top w:val="none" w:sz="0" w:space="0" w:color="auto"/>
        <w:left w:val="none" w:sz="0" w:space="0" w:color="auto"/>
        <w:bottom w:val="none" w:sz="0" w:space="0" w:color="auto"/>
        <w:right w:val="none" w:sz="0" w:space="0" w:color="auto"/>
      </w:divBdr>
    </w:div>
    <w:div w:id="1543204229">
      <w:bodyDiv w:val="1"/>
      <w:marLeft w:val="0"/>
      <w:marRight w:val="0"/>
      <w:marTop w:val="0"/>
      <w:marBottom w:val="0"/>
      <w:divBdr>
        <w:top w:val="none" w:sz="0" w:space="0" w:color="auto"/>
        <w:left w:val="none" w:sz="0" w:space="0" w:color="auto"/>
        <w:bottom w:val="none" w:sz="0" w:space="0" w:color="auto"/>
        <w:right w:val="none" w:sz="0" w:space="0" w:color="auto"/>
      </w:divBdr>
    </w:div>
    <w:div w:id="1543790879">
      <w:bodyDiv w:val="1"/>
      <w:marLeft w:val="0"/>
      <w:marRight w:val="0"/>
      <w:marTop w:val="0"/>
      <w:marBottom w:val="0"/>
      <w:divBdr>
        <w:top w:val="none" w:sz="0" w:space="0" w:color="auto"/>
        <w:left w:val="none" w:sz="0" w:space="0" w:color="auto"/>
        <w:bottom w:val="none" w:sz="0" w:space="0" w:color="auto"/>
        <w:right w:val="none" w:sz="0" w:space="0" w:color="auto"/>
      </w:divBdr>
    </w:div>
    <w:div w:id="1545406311">
      <w:bodyDiv w:val="1"/>
      <w:marLeft w:val="0"/>
      <w:marRight w:val="0"/>
      <w:marTop w:val="0"/>
      <w:marBottom w:val="0"/>
      <w:divBdr>
        <w:top w:val="none" w:sz="0" w:space="0" w:color="auto"/>
        <w:left w:val="none" w:sz="0" w:space="0" w:color="auto"/>
        <w:bottom w:val="none" w:sz="0" w:space="0" w:color="auto"/>
        <w:right w:val="none" w:sz="0" w:space="0" w:color="auto"/>
      </w:divBdr>
    </w:div>
    <w:div w:id="1545481801">
      <w:bodyDiv w:val="1"/>
      <w:marLeft w:val="0"/>
      <w:marRight w:val="0"/>
      <w:marTop w:val="0"/>
      <w:marBottom w:val="0"/>
      <w:divBdr>
        <w:top w:val="none" w:sz="0" w:space="0" w:color="auto"/>
        <w:left w:val="none" w:sz="0" w:space="0" w:color="auto"/>
        <w:bottom w:val="none" w:sz="0" w:space="0" w:color="auto"/>
        <w:right w:val="none" w:sz="0" w:space="0" w:color="auto"/>
      </w:divBdr>
    </w:div>
    <w:div w:id="1547719402">
      <w:bodyDiv w:val="1"/>
      <w:marLeft w:val="0"/>
      <w:marRight w:val="0"/>
      <w:marTop w:val="0"/>
      <w:marBottom w:val="0"/>
      <w:divBdr>
        <w:top w:val="none" w:sz="0" w:space="0" w:color="auto"/>
        <w:left w:val="none" w:sz="0" w:space="0" w:color="auto"/>
        <w:bottom w:val="none" w:sz="0" w:space="0" w:color="auto"/>
        <w:right w:val="none" w:sz="0" w:space="0" w:color="auto"/>
      </w:divBdr>
    </w:div>
    <w:div w:id="1552036168">
      <w:bodyDiv w:val="1"/>
      <w:marLeft w:val="0"/>
      <w:marRight w:val="0"/>
      <w:marTop w:val="0"/>
      <w:marBottom w:val="0"/>
      <w:divBdr>
        <w:top w:val="none" w:sz="0" w:space="0" w:color="auto"/>
        <w:left w:val="none" w:sz="0" w:space="0" w:color="auto"/>
        <w:bottom w:val="none" w:sz="0" w:space="0" w:color="auto"/>
        <w:right w:val="none" w:sz="0" w:space="0" w:color="auto"/>
      </w:divBdr>
    </w:div>
    <w:div w:id="1555509896">
      <w:bodyDiv w:val="1"/>
      <w:marLeft w:val="0"/>
      <w:marRight w:val="0"/>
      <w:marTop w:val="0"/>
      <w:marBottom w:val="0"/>
      <w:divBdr>
        <w:top w:val="none" w:sz="0" w:space="0" w:color="auto"/>
        <w:left w:val="none" w:sz="0" w:space="0" w:color="auto"/>
        <w:bottom w:val="none" w:sz="0" w:space="0" w:color="auto"/>
        <w:right w:val="none" w:sz="0" w:space="0" w:color="auto"/>
      </w:divBdr>
    </w:div>
    <w:div w:id="1558467615">
      <w:bodyDiv w:val="1"/>
      <w:marLeft w:val="0"/>
      <w:marRight w:val="0"/>
      <w:marTop w:val="0"/>
      <w:marBottom w:val="0"/>
      <w:divBdr>
        <w:top w:val="none" w:sz="0" w:space="0" w:color="auto"/>
        <w:left w:val="none" w:sz="0" w:space="0" w:color="auto"/>
        <w:bottom w:val="none" w:sz="0" w:space="0" w:color="auto"/>
        <w:right w:val="none" w:sz="0" w:space="0" w:color="auto"/>
      </w:divBdr>
    </w:div>
    <w:div w:id="1561165352">
      <w:bodyDiv w:val="1"/>
      <w:marLeft w:val="0"/>
      <w:marRight w:val="0"/>
      <w:marTop w:val="0"/>
      <w:marBottom w:val="0"/>
      <w:divBdr>
        <w:top w:val="none" w:sz="0" w:space="0" w:color="auto"/>
        <w:left w:val="none" w:sz="0" w:space="0" w:color="auto"/>
        <w:bottom w:val="none" w:sz="0" w:space="0" w:color="auto"/>
        <w:right w:val="none" w:sz="0" w:space="0" w:color="auto"/>
      </w:divBdr>
    </w:div>
    <w:div w:id="1564365342">
      <w:bodyDiv w:val="1"/>
      <w:marLeft w:val="0"/>
      <w:marRight w:val="0"/>
      <w:marTop w:val="0"/>
      <w:marBottom w:val="0"/>
      <w:divBdr>
        <w:top w:val="none" w:sz="0" w:space="0" w:color="auto"/>
        <w:left w:val="none" w:sz="0" w:space="0" w:color="auto"/>
        <w:bottom w:val="none" w:sz="0" w:space="0" w:color="auto"/>
        <w:right w:val="none" w:sz="0" w:space="0" w:color="auto"/>
      </w:divBdr>
    </w:div>
    <w:div w:id="1564566401">
      <w:bodyDiv w:val="1"/>
      <w:marLeft w:val="0"/>
      <w:marRight w:val="0"/>
      <w:marTop w:val="0"/>
      <w:marBottom w:val="0"/>
      <w:divBdr>
        <w:top w:val="none" w:sz="0" w:space="0" w:color="auto"/>
        <w:left w:val="none" w:sz="0" w:space="0" w:color="auto"/>
        <w:bottom w:val="none" w:sz="0" w:space="0" w:color="auto"/>
        <w:right w:val="none" w:sz="0" w:space="0" w:color="auto"/>
      </w:divBdr>
    </w:div>
    <w:div w:id="1567228689">
      <w:bodyDiv w:val="1"/>
      <w:marLeft w:val="0"/>
      <w:marRight w:val="0"/>
      <w:marTop w:val="0"/>
      <w:marBottom w:val="0"/>
      <w:divBdr>
        <w:top w:val="none" w:sz="0" w:space="0" w:color="auto"/>
        <w:left w:val="none" w:sz="0" w:space="0" w:color="auto"/>
        <w:bottom w:val="none" w:sz="0" w:space="0" w:color="auto"/>
        <w:right w:val="none" w:sz="0" w:space="0" w:color="auto"/>
      </w:divBdr>
    </w:div>
    <w:div w:id="1570774402">
      <w:bodyDiv w:val="1"/>
      <w:marLeft w:val="0"/>
      <w:marRight w:val="0"/>
      <w:marTop w:val="0"/>
      <w:marBottom w:val="0"/>
      <w:divBdr>
        <w:top w:val="none" w:sz="0" w:space="0" w:color="auto"/>
        <w:left w:val="none" w:sz="0" w:space="0" w:color="auto"/>
        <w:bottom w:val="none" w:sz="0" w:space="0" w:color="auto"/>
        <w:right w:val="none" w:sz="0" w:space="0" w:color="auto"/>
      </w:divBdr>
    </w:div>
    <w:div w:id="1581524108">
      <w:bodyDiv w:val="1"/>
      <w:marLeft w:val="0"/>
      <w:marRight w:val="0"/>
      <w:marTop w:val="0"/>
      <w:marBottom w:val="0"/>
      <w:divBdr>
        <w:top w:val="none" w:sz="0" w:space="0" w:color="auto"/>
        <w:left w:val="none" w:sz="0" w:space="0" w:color="auto"/>
        <w:bottom w:val="none" w:sz="0" w:space="0" w:color="auto"/>
        <w:right w:val="none" w:sz="0" w:space="0" w:color="auto"/>
      </w:divBdr>
    </w:div>
    <w:div w:id="1582059786">
      <w:bodyDiv w:val="1"/>
      <w:marLeft w:val="0"/>
      <w:marRight w:val="0"/>
      <w:marTop w:val="0"/>
      <w:marBottom w:val="0"/>
      <w:divBdr>
        <w:top w:val="none" w:sz="0" w:space="0" w:color="auto"/>
        <w:left w:val="none" w:sz="0" w:space="0" w:color="auto"/>
        <w:bottom w:val="none" w:sz="0" w:space="0" w:color="auto"/>
        <w:right w:val="none" w:sz="0" w:space="0" w:color="auto"/>
      </w:divBdr>
    </w:div>
    <w:div w:id="1584799354">
      <w:bodyDiv w:val="1"/>
      <w:marLeft w:val="0"/>
      <w:marRight w:val="0"/>
      <w:marTop w:val="0"/>
      <w:marBottom w:val="0"/>
      <w:divBdr>
        <w:top w:val="none" w:sz="0" w:space="0" w:color="auto"/>
        <w:left w:val="none" w:sz="0" w:space="0" w:color="auto"/>
        <w:bottom w:val="none" w:sz="0" w:space="0" w:color="auto"/>
        <w:right w:val="none" w:sz="0" w:space="0" w:color="auto"/>
      </w:divBdr>
    </w:div>
    <w:div w:id="1585335630">
      <w:bodyDiv w:val="1"/>
      <w:marLeft w:val="0"/>
      <w:marRight w:val="0"/>
      <w:marTop w:val="0"/>
      <w:marBottom w:val="0"/>
      <w:divBdr>
        <w:top w:val="none" w:sz="0" w:space="0" w:color="auto"/>
        <w:left w:val="none" w:sz="0" w:space="0" w:color="auto"/>
        <w:bottom w:val="none" w:sz="0" w:space="0" w:color="auto"/>
        <w:right w:val="none" w:sz="0" w:space="0" w:color="auto"/>
      </w:divBdr>
    </w:div>
    <w:div w:id="1585721359">
      <w:bodyDiv w:val="1"/>
      <w:marLeft w:val="0"/>
      <w:marRight w:val="0"/>
      <w:marTop w:val="0"/>
      <w:marBottom w:val="0"/>
      <w:divBdr>
        <w:top w:val="none" w:sz="0" w:space="0" w:color="auto"/>
        <w:left w:val="none" w:sz="0" w:space="0" w:color="auto"/>
        <w:bottom w:val="none" w:sz="0" w:space="0" w:color="auto"/>
        <w:right w:val="none" w:sz="0" w:space="0" w:color="auto"/>
      </w:divBdr>
    </w:div>
    <w:div w:id="1588079124">
      <w:bodyDiv w:val="1"/>
      <w:marLeft w:val="0"/>
      <w:marRight w:val="0"/>
      <w:marTop w:val="0"/>
      <w:marBottom w:val="0"/>
      <w:divBdr>
        <w:top w:val="none" w:sz="0" w:space="0" w:color="auto"/>
        <w:left w:val="none" w:sz="0" w:space="0" w:color="auto"/>
        <w:bottom w:val="none" w:sz="0" w:space="0" w:color="auto"/>
        <w:right w:val="none" w:sz="0" w:space="0" w:color="auto"/>
      </w:divBdr>
    </w:div>
    <w:div w:id="1593708465">
      <w:bodyDiv w:val="1"/>
      <w:marLeft w:val="0"/>
      <w:marRight w:val="0"/>
      <w:marTop w:val="0"/>
      <w:marBottom w:val="0"/>
      <w:divBdr>
        <w:top w:val="none" w:sz="0" w:space="0" w:color="auto"/>
        <w:left w:val="none" w:sz="0" w:space="0" w:color="auto"/>
        <w:bottom w:val="none" w:sz="0" w:space="0" w:color="auto"/>
        <w:right w:val="none" w:sz="0" w:space="0" w:color="auto"/>
      </w:divBdr>
    </w:div>
    <w:div w:id="1596203286">
      <w:bodyDiv w:val="1"/>
      <w:marLeft w:val="0"/>
      <w:marRight w:val="0"/>
      <w:marTop w:val="0"/>
      <w:marBottom w:val="0"/>
      <w:divBdr>
        <w:top w:val="none" w:sz="0" w:space="0" w:color="auto"/>
        <w:left w:val="none" w:sz="0" w:space="0" w:color="auto"/>
        <w:bottom w:val="none" w:sz="0" w:space="0" w:color="auto"/>
        <w:right w:val="none" w:sz="0" w:space="0" w:color="auto"/>
      </w:divBdr>
    </w:div>
    <w:div w:id="1596476139">
      <w:bodyDiv w:val="1"/>
      <w:marLeft w:val="0"/>
      <w:marRight w:val="0"/>
      <w:marTop w:val="0"/>
      <w:marBottom w:val="0"/>
      <w:divBdr>
        <w:top w:val="none" w:sz="0" w:space="0" w:color="auto"/>
        <w:left w:val="none" w:sz="0" w:space="0" w:color="auto"/>
        <w:bottom w:val="none" w:sz="0" w:space="0" w:color="auto"/>
        <w:right w:val="none" w:sz="0" w:space="0" w:color="auto"/>
      </w:divBdr>
    </w:div>
    <w:div w:id="1605066778">
      <w:bodyDiv w:val="1"/>
      <w:marLeft w:val="0"/>
      <w:marRight w:val="0"/>
      <w:marTop w:val="0"/>
      <w:marBottom w:val="0"/>
      <w:divBdr>
        <w:top w:val="none" w:sz="0" w:space="0" w:color="auto"/>
        <w:left w:val="none" w:sz="0" w:space="0" w:color="auto"/>
        <w:bottom w:val="none" w:sz="0" w:space="0" w:color="auto"/>
        <w:right w:val="none" w:sz="0" w:space="0" w:color="auto"/>
      </w:divBdr>
    </w:div>
    <w:div w:id="1608778632">
      <w:bodyDiv w:val="1"/>
      <w:marLeft w:val="0"/>
      <w:marRight w:val="0"/>
      <w:marTop w:val="0"/>
      <w:marBottom w:val="0"/>
      <w:divBdr>
        <w:top w:val="none" w:sz="0" w:space="0" w:color="auto"/>
        <w:left w:val="none" w:sz="0" w:space="0" w:color="auto"/>
        <w:bottom w:val="none" w:sz="0" w:space="0" w:color="auto"/>
        <w:right w:val="none" w:sz="0" w:space="0" w:color="auto"/>
      </w:divBdr>
    </w:div>
    <w:div w:id="1610697461">
      <w:bodyDiv w:val="1"/>
      <w:marLeft w:val="0"/>
      <w:marRight w:val="0"/>
      <w:marTop w:val="0"/>
      <w:marBottom w:val="0"/>
      <w:divBdr>
        <w:top w:val="none" w:sz="0" w:space="0" w:color="auto"/>
        <w:left w:val="none" w:sz="0" w:space="0" w:color="auto"/>
        <w:bottom w:val="none" w:sz="0" w:space="0" w:color="auto"/>
        <w:right w:val="none" w:sz="0" w:space="0" w:color="auto"/>
      </w:divBdr>
    </w:div>
    <w:div w:id="1614364456">
      <w:bodyDiv w:val="1"/>
      <w:marLeft w:val="0"/>
      <w:marRight w:val="0"/>
      <w:marTop w:val="0"/>
      <w:marBottom w:val="0"/>
      <w:divBdr>
        <w:top w:val="none" w:sz="0" w:space="0" w:color="auto"/>
        <w:left w:val="none" w:sz="0" w:space="0" w:color="auto"/>
        <w:bottom w:val="none" w:sz="0" w:space="0" w:color="auto"/>
        <w:right w:val="none" w:sz="0" w:space="0" w:color="auto"/>
      </w:divBdr>
    </w:div>
    <w:div w:id="1617256258">
      <w:bodyDiv w:val="1"/>
      <w:marLeft w:val="0"/>
      <w:marRight w:val="0"/>
      <w:marTop w:val="0"/>
      <w:marBottom w:val="0"/>
      <w:divBdr>
        <w:top w:val="none" w:sz="0" w:space="0" w:color="auto"/>
        <w:left w:val="none" w:sz="0" w:space="0" w:color="auto"/>
        <w:bottom w:val="none" w:sz="0" w:space="0" w:color="auto"/>
        <w:right w:val="none" w:sz="0" w:space="0" w:color="auto"/>
      </w:divBdr>
    </w:div>
    <w:div w:id="1617834675">
      <w:bodyDiv w:val="1"/>
      <w:marLeft w:val="0"/>
      <w:marRight w:val="0"/>
      <w:marTop w:val="0"/>
      <w:marBottom w:val="0"/>
      <w:divBdr>
        <w:top w:val="none" w:sz="0" w:space="0" w:color="auto"/>
        <w:left w:val="none" w:sz="0" w:space="0" w:color="auto"/>
        <w:bottom w:val="none" w:sz="0" w:space="0" w:color="auto"/>
        <w:right w:val="none" w:sz="0" w:space="0" w:color="auto"/>
      </w:divBdr>
    </w:div>
    <w:div w:id="1620063011">
      <w:bodyDiv w:val="1"/>
      <w:marLeft w:val="0"/>
      <w:marRight w:val="0"/>
      <w:marTop w:val="0"/>
      <w:marBottom w:val="0"/>
      <w:divBdr>
        <w:top w:val="none" w:sz="0" w:space="0" w:color="auto"/>
        <w:left w:val="none" w:sz="0" w:space="0" w:color="auto"/>
        <w:bottom w:val="none" w:sz="0" w:space="0" w:color="auto"/>
        <w:right w:val="none" w:sz="0" w:space="0" w:color="auto"/>
      </w:divBdr>
    </w:div>
    <w:div w:id="1620574443">
      <w:bodyDiv w:val="1"/>
      <w:marLeft w:val="0"/>
      <w:marRight w:val="0"/>
      <w:marTop w:val="0"/>
      <w:marBottom w:val="0"/>
      <w:divBdr>
        <w:top w:val="none" w:sz="0" w:space="0" w:color="auto"/>
        <w:left w:val="none" w:sz="0" w:space="0" w:color="auto"/>
        <w:bottom w:val="none" w:sz="0" w:space="0" w:color="auto"/>
        <w:right w:val="none" w:sz="0" w:space="0" w:color="auto"/>
      </w:divBdr>
    </w:div>
    <w:div w:id="1622957496">
      <w:bodyDiv w:val="1"/>
      <w:marLeft w:val="0"/>
      <w:marRight w:val="0"/>
      <w:marTop w:val="0"/>
      <w:marBottom w:val="0"/>
      <w:divBdr>
        <w:top w:val="none" w:sz="0" w:space="0" w:color="auto"/>
        <w:left w:val="none" w:sz="0" w:space="0" w:color="auto"/>
        <w:bottom w:val="none" w:sz="0" w:space="0" w:color="auto"/>
        <w:right w:val="none" w:sz="0" w:space="0" w:color="auto"/>
      </w:divBdr>
    </w:div>
    <w:div w:id="1624069374">
      <w:bodyDiv w:val="1"/>
      <w:marLeft w:val="0"/>
      <w:marRight w:val="0"/>
      <w:marTop w:val="0"/>
      <w:marBottom w:val="0"/>
      <w:divBdr>
        <w:top w:val="none" w:sz="0" w:space="0" w:color="auto"/>
        <w:left w:val="none" w:sz="0" w:space="0" w:color="auto"/>
        <w:bottom w:val="none" w:sz="0" w:space="0" w:color="auto"/>
        <w:right w:val="none" w:sz="0" w:space="0" w:color="auto"/>
      </w:divBdr>
    </w:div>
    <w:div w:id="1625229494">
      <w:bodyDiv w:val="1"/>
      <w:marLeft w:val="0"/>
      <w:marRight w:val="0"/>
      <w:marTop w:val="0"/>
      <w:marBottom w:val="0"/>
      <w:divBdr>
        <w:top w:val="none" w:sz="0" w:space="0" w:color="auto"/>
        <w:left w:val="none" w:sz="0" w:space="0" w:color="auto"/>
        <w:bottom w:val="none" w:sz="0" w:space="0" w:color="auto"/>
        <w:right w:val="none" w:sz="0" w:space="0" w:color="auto"/>
      </w:divBdr>
    </w:div>
    <w:div w:id="1625498485">
      <w:bodyDiv w:val="1"/>
      <w:marLeft w:val="0"/>
      <w:marRight w:val="0"/>
      <w:marTop w:val="0"/>
      <w:marBottom w:val="0"/>
      <w:divBdr>
        <w:top w:val="none" w:sz="0" w:space="0" w:color="auto"/>
        <w:left w:val="none" w:sz="0" w:space="0" w:color="auto"/>
        <w:bottom w:val="none" w:sz="0" w:space="0" w:color="auto"/>
        <w:right w:val="none" w:sz="0" w:space="0" w:color="auto"/>
      </w:divBdr>
    </w:div>
    <w:div w:id="1627000867">
      <w:bodyDiv w:val="1"/>
      <w:marLeft w:val="0"/>
      <w:marRight w:val="0"/>
      <w:marTop w:val="0"/>
      <w:marBottom w:val="0"/>
      <w:divBdr>
        <w:top w:val="none" w:sz="0" w:space="0" w:color="auto"/>
        <w:left w:val="none" w:sz="0" w:space="0" w:color="auto"/>
        <w:bottom w:val="none" w:sz="0" w:space="0" w:color="auto"/>
        <w:right w:val="none" w:sz="0" w:space="0" w:color="auto"/>
      </w:divBdr>
    </w:div>
    <w:div w:id="1627663914">
      <w:bodyDiv w:val="1"/>
      <w:marLeft w:val="0"/>
      <w:marRight w:val="0"/>
      <w:marTop w:val="0"/>
      <w:marBottom w:val="0"/>
      <w:divBdr>
        <w:top w:val="none" w:sz="0" w:space="0" w:color="auto"/>
        <w:left w:val="none" w:sz="0" w:space="0" w:color="auto"/>
        <w:bottom w:val="none" w:sz="0" w:space="0" w:color="auto"/>
        <w:right w:val="none" w:sz="0" w:space="0" w:color="auto"/>
      </w:divBdr>
    </w:div>
    <w:div w:id="1628120513">
      <w:bodyDiv w:val="1"/>
      <w:marLeft w:val="0"/>
      <w:marRight w:val="0"/>
      <w:marTop w:val="0"/>
      <w:marBottom w:val="0"/>
      <w:divBdr>
        <w:top w:val="none" w:sz="0" w:space="0" w:color="auto"/>
        <w:left w:val="none" w:sz="0" w:space="0" w:color="auto"/>
        <w:bottom w:val="none" w:sz="0" w:space="0" w:color="auto"/>
        <w:right w:val="none" w:sz="0" w:space="0" w:color="auto"/>
      </w:divBdr>
    </w:div>
    <w:div w:id="1630933627">
      <w:bodyDiv w:val="1"/>
      <w:marLeft w:val="0"/>
      <w:marRight w:val="0"/>
      <w:marTop w:val="0"/>
      <w:marBottom w:val="0"/>
      <w:divBdr>
        <w:top w:val="none" w:sz="0" w:space="0" w:color="auto"/>
        <w:left w:val="none" w:sz="0" w:space="0" w:color="auto"/>
        <w:bottom w:val="none" w:sz="0" w:space="0" w:color="auto"/>
        <w:right w:val="none" w:sz="0" w:space="0" w:color="auto"/>
      </w:divBdr>
    </w:div>
    <w:div w:id="1638099214">
      <w:bodyDiv w:val="1"/>
      <w:marLeft w:val="0"/>
      <w:marRight w:val="0"/>
      <w:marTop w:val="0"/>
      <w:marBottom w:val="0"/>
      <w:divBdr>
        <w:top w:val="none" w:sz="0" w:space="0" w:color="auto"/>
        <w:left w:val="none" w:sz="0" w:space="0" w:color="auto"/>
        <w:bottom w:val="none" w:sz="0" w:space="0" w:color="auto"/>
        <w:right w:val="none" w:sz="0" w:space="0" w:color="auto"/>
      </w:divBdr>
    </w:div>
    <w:div w:id="1640722610">
      <w:bodyDiv w:val="1"/>
      <w:marLeft w:val="0"/>
      <w:marRight w:val="0"/>
      <w:marTop w:val="0"/>
      <w:marBottom w:val="0"/>
      <w:divBdr>
        <w:top w:val="none" w:sz="0" w:space="0" w:color="auto"/>
        <w:left w:val="none" w:sz="0" w:space="0" w:color="auto"/>
        <w:bottom w:val="none" w:sz="0" w:space="0" w:color="auto"/>
        <w:right w:val="none" w:sz="0" w:space="0" w:color="auto"/>
      </w:divBdr>
      <w:divsChild>
        <w:div w:id="522859510">
          <w:marLeft w:val="480"/>
          <w:marRight w:val="0"/>
          <w:marTop w:val="0"/>
          <w:marBottom w:val="0"/>
          <w:divBdr>
            <w:top w:val="none" w:sz="0" w:space="0" w:color="auto"/>
            <w:left w:val="none" w:sz="0" w:space="0" w:color="auto"/>
            <w:bottom w:val="none" w:sz="0" w:space="0" w:color="auto"/>
            <w:right w:val="none" w:sz="0" w:space="0" w:color="auto"/>
          </w:divBdr>
        </w:div>
        <w:div w:id="78644605">
          <w:marLeft w:val="480"/>
          <w:marRight w:val="0"/>
          <w:marTop w:val="0"/>
          <w:marBottom w:val="0"/>
          <w:divBdr>
            <w:top w:val="none" w:sz="0" w:space="0" w:color="auto"/>
            <w:left w:val="none" w:sz="0" w:space="0" w:color="auto"/>
            <w:bottom w:val="none" w:sz="0" w:space="0" w:color="auto"/>
            <w:right w:val="none" w:sz="0" w:space="0" w:color="auto"/>
          </w:divBdr>
        </w:div>
        <w:div w:id="570581849">
          <w:marLeft w:val="480"/>
          <w:marRight w:val="0"/>
          <w:marTop w:val="0"/>
          <w:marBottom w:val="0"/>
          <w:divBdr>
            <w:top w:val="none" w:sz="0" w:space="0" w:color="auto"/>
            <w:left w:val="none" w:sz="0" w:space="0" w:color="auto"/>
            <w:bottom w:val="none" w:sz="0" w:space="0" w:color="auto"/>
            <w:right w:val="none" w:sz="0" w:space="0" w:color="auto"/>
          </w:divBdr>
        </w:div>
        <w:div w:id="1729954726">
          <w:marLeft w:val="480"/>
          <w:marRight w:val="0"/>
          <w:marTop w:val="0"/>
          <w:marBottom w:val="0"/>
          <w:divBdr>
            <w:top w:val="none" w:sz="0" w:space="0" w:color="auto"/>
            <w:left w:val="none" w:sz="0" w:space="0" w:color="auto"/>
            <w:bottom w:val="none" w:sz="0" w:space="0" w:color="auto"/>
            <w:right w:val="none" w:sz="0" w:space="0" w:color="auto"/>
          </w:divBdr>
        </w:div>
        <w:div w:id="320083923">
          <w:marLeft w:val="480"/>
          <w:marRight w:val="0"/>
          <w:marTop w:val="0"/>
          <w:marBottom w:val="0"/>
          <w:divBdr>
            <w:top w:val="none" w:sz="0" w:space="0" w:color="auto"/>
            <w:left w:val="none" w:sz="0" w:space="0" w:color="auto"/>
            <w:bottom w:val="none" w:sz="0" w:space="0" w:color="auto"/>
            <w:right w:val="none" w:sz="0" w:space="0" w:color="auto"/>
          </w:divBdr>
        </w:div>
        <w:div w:id="454183007">
          <w:marLeft w:val="480"/>
          <w:marRight w:val="0"/>
          <w:marTop w:val="0"/>
          <w:marBottom w:val="0"/>
          <w:divBdr>
            <w:top w:val="none" w:sz="0" w:space="0" w:color="auto"/>
            <w:left w:val="none" w:sz="0" w:space="0" w:color="auto"/>
            <w:bottom w:val="none" w:sz="0" w:space="0" w:color="auto"/>
            <w:right w:val="none" w:sz="0" w:space="0" w:color="auto"/>
          </w:divBdr>
        </w:div>
        <w:div w:id="2072999140">
          <w:marLeft w:val="480"/>
          <w:marRight w:val="0"/>
          <w:marTop w:val="0"/>
          <w:marBottom w:val="0"/>
          <w:divBdr>
            <w:top w:val="none" w:sz="0" w:space="0" w:color="auto"/>
            <w:left w:val="none" w:sz="0" w:space="0" w:color="auto"/>
            <w:bottom w:val="none" w:sz="0" w:space="0" w:color="auto"/>
            <w:right w:val="none" w:sz="0" w:space="0" w:color="auto"/>
          </w:divBdr>
        </w:div>
        <w:div w:id="2029525826">
          <w:marLeft w:val="480"/>
          <w:marRight w:val="0"/>
          <w:marTop w:val="0"/>
          <w:marBottom w:val="0"/>
          <w:divBdr>
            <w:top w:val="none" w:sz="0" w:space="0" w:color="auto"/>
            <w:left w:val="none" w:sz="0" w:space="0" w:color="auto"/>
            <w:bottom w:val="none" w:sz="0" w:space="0" w:color="auto"/>
            <w:right w:val="none" w:sz="0" w:space="0" w:color="auto"/>
          </w:divBdr>
        </w:div>
        <w:div w:id="857742968">
          <w:marLeft w:val="480"/>
          <w:marRight w:val="0"/>
          <w:marTop w:val="0"/>
          <w:marBottom w:val="0"/>
          <w:divBdr>
            <w:top w:val="none" w:sz="0" w:space="0" w:color="auto"/>
            <w:left w:val="none" w:sz="0" w:space="0" w:color="auto"/>
            <w:bottom w:val="none" w:sz="0" w:space="0" w:color="auto"/>
            <w:right w:val="none" w:sz="0" w:space="0" w:color="auto"/>
          </w:divBdr>
        </w:div>
        <w:div w:id="1671173996">
          <w:marLeft w:val="480"/>
          <w:marRight w:val="0"/>
          <w:marTop w:val="0"/>
          <w:marBottom w:val="0"/>
          <w:divBdr>
            <w:top w:val="none" w:sz="0" w:space="0" w:color="auto"/>
            <w:left w:val="none" w:sz="0" w:space="0" w:color="auto"/>
            <w:bottom w:val="none" w:sz="0" w:space="0" w:color="auto"/>
            <w:right w:val="none" w:sz="0" w:space="0" w:color="auto"/>
          </w:divBdr>
        </w:div>
        <w:div w:id="378212617">
          <w:marLeft w:val="480"/>
          <w:marRight w:val="0"/>
          <w:marTop w:val="0"/>
          <w:marBottom w:val="0"/>
          <w:divBdr>
            <w:top w:val="none" w:sz="0" w:space="0" w:color="auto"/>
            <w:left w:val="none" w:sz="0" w:space="0" w:color="auto"/>
            <w:bottom w:val="none" w:sz="0" w:space="0" w:color="auto"/>
            <w:right w:val="none" w:sz="0" w:space="0" w:color="auto"/>
          </w:divBdr>
        </w:div>
        <w:div w:id="187380890">
          <w:marLeft w:val="480"/>
          <w:marRight w:val="0"/>
          <w:marTop w:val="0"/>
          <w:marBottom w:val="0"/>
          <w:divBdr>
            <w:top w:val="none" w:sz="0" w:space="0" w:color="auto"/>
            <w:left w:val="none" w:sz="0" w:space="0" w:color="auto"/>
            <w:bottom w:val="none" w:sz="0" w:space="0" w:color="auto"/>
            <w:right w:val="none" w:sz="0" w:space="0" w:color="auto"/>
          </w:divBdr>
        </w:div>
        <w:div w:id="409347662">
          <w:marLeft w:val="480"/>
          <w:marRight w:val="0"/>
          <w:marTop w:val="0"/>
          <w:marBottom w:val="0"/>
          <w:divBdr>
            <w:top w:val="none" w:sz="0" w:space="0" w:color="auto"/>
            <w:left w:val="none" w:sz="0" w:space="0" w:color="auto"/>
            <w:bottom w:val="none" w:sz="0" w:space="0" w:color="auto"/>
            <w:right w:val="none" w:sz="0" w:space="0" w:color="auto"/>
          </w:divBdr>
        </w:div>
        <w:div w:id="491870763">
          <w:marLeft w:val="480"/>
          <w:marRight w:val="0"/>
          <w:marTop w:val="0"/>
          <w:marBottom w:val="0"/>
          <w:divBdr>
            <w:top w:val="none" w:sz="0" w:space="0" w:color="auto"/>
            <w:left w:val="none" w:sz="0" w:space="0" w:color="auto"/>
            <w:bottom w:val="none" w:sz="0" w:space="0" w:color="auto"/>
            <w:right w:val="none" w:sz="0" w:space="0" w:color="auto"/>
          </w:divBdr>
        </w:div>
        <w:div w:id="1161234674">
          <w:marLeft w:val="480"/>
          <w:marRight w:val="0"/>
          <w:marTop w:val="0"/>
          <w:marBottom w:val="0"/>
          <w:divBdr>
            <w:top w:val="none" w:sz="0" w:space="0" w:color="auto"/>
            <w:left w:val="none" w:sz="0" w:space="0" w:color="auto"/>
            <w:bottom w:val="none" w:sz="0" w:space="0" w:color="auto"/>
            <w:right w:val="none" w:sz="0" w:space="0" w:color="auto"/>
          </w:divBdr>
        </w:div>
        <w:div w:id="984548330">
          <w:marLeft w:val="480"/>
          <w:marRight w:val="0"/>
          <w:marTop w:val="0"/>
          <w:marBottom w:val="0"/>
          <w:divBdr>
            <w:top w:val="none" w:sz="0" w:space="0" w:color="auto"/>
            <w:left w:val="none" w:sz="0" w:space="0" w:color="auto"/>
            <w:bottom w:val="none" w:sz="0" w:space="0" w:color="auto"/>
            <w:right w:val="none" w:sz="0" w:space="0" w:color="auto"/>
          </w:divBdr>
        </w:div>
        <w:div w:id="529415063">
          <w:marLeft w:val="480"/>
          <w:marRight w:val="0"/>
          <w:marTop w:val="0"/>
          <w:marBottom w:val="0"/>
          <w:divBdr>
            <w:top w:val="none" w:sz="0" w:space="0" w:color="auto"/>
            <w:left w:val="none" w:sz="0" w:space="0" w:color="auto"/>
            <w:bottom w:val="none" w:sz="0" w:space="0" w:color="auto"/>
            <w:right w:val="none" w:sz="0" w:space="0" w:color="auto"/>
          </w:divBdr>
        </w:div>
        <w:div w:id="846362967">
          <w:marLeft w:val="480"/>
          <w:marRight w:val="0"/>
          <w:marTop w:val="0"/>
          <w:marBottom w:val="0"/>
          <w:divBdr>
            <w:top w:val="none" w:sz="0" w:space="0" w:color="auto"/>
            <w:left w:val="none" w:sz="0" w:space="0" w:color="auto"/>
            <w:bottom w:val="none" w:sz="0" w:space="0" w:color="auto"/>
            <w:right w:val="none" w:sz="0" w:space="0" w:color="auto"/>
          </w:divBdr>
        </w:div>
        <w:div w:id="947010483">
          <w:marLeft w:val="480"/>
          <w:marRight w:val="0"/>
          <w:marTop w:val="0"/>
          <w:marBottom w:val="0"/>
          <w:divBdr>
            <w:top w:val="none" w:sz="0" w:space="0" w:color="auto"/>
            <w:left w:val="none" w:sz="0" w:space="0" w:color="auto"/>
            <w:bottom w:val="none" w:sz="0" w:space="0" w:color="auto"/>
            <w:right w:val="none" w:sz="0" w:space="0" w:color="auto"/>
          </w:divBdr>
        </w:div>
        <w:div w:id="1248154000">
          <w:marLeft w:val="480"/>
          <w:marRight w:val="0"/>
          <w:marTop w:val="0"/>
          <w:marBottom w:val="0"/>
          <w:divBdr>
            <w:top w:val="none" w:sz="0" w:space="0" w:color="auto"/>
            <w:left w:val="none" w:sz="0" w:space="0" w:color="auto"/>
            <w:bottom w:val="none" w:sz="0" w:space="0" w:color="auto"/>
            <w:right w:val="none" w:sz="0" w:space="0" w:color="auto"/>
          </w:divBdr>
        </w:div>
        <w:div w:id="753824345">
          <w:marLeft w:val="480"/>
          <w:marRight w:val="0"/>
          <w:marTop w:val="0"/>
          <w:marBottom w:val="0"/>
          <w:divBdr>
            <w:top w:val="none" w:sz="0" w:space="0" w:color="auto"/>
            <w:left w:val="none" w:sz="0" w:space="0" w:color="auto"/>
            <w:bottom w:val="none" w:sz="0" w:space="0" w:color="auto"/>
            <w:right w:val="none" w:sz="0" w:space="0" w:color="auto"/>
          </w:divBdr>
        </w:div>
        <w:div w:id="2076583525">
          <w:marLeft w:val="480"/>
          <w:marRight w:val="0"/>
          <w:marTop w:val="0"/>
          <w:marBottom w:val="0"/>
          <w:divBdr>
            <w:top w:val="none" w:sz="0" w:space="0" w:color="auto"/>
            <w:left w:val="none" w:sz="0" w:space="0" w:color="auto"/>
            <w:bottom w:val="none" w:sz="0" w:space="0" w:color="auto"/>
            <w:right w:val="none" w:sz="0" w:space="0" w:color="auto"/>
          </w:divBdr>
        </w:div>
        <w:div w:id="2091612478">
          <w:marLeft w:val="480"/>
          <w:marRight w:val="0"/>
          <w:marTop w:val="0"/>
          <w:marBottom w:val="0"/>
          <w:divBdr>
            <w:top w:val="none" w:sz="0" w:space="0" w:color="auto"/>
            <w:left w:val="none" w:sz="0" w:space="0" w:color="auto"/>
            <w:bottom w:val="none" w:sz="0" w:space="0" w:color="auto"/>
            <w:right w:val="none" w:sz="0" w:space="0" w:color="auto"/>
          </w:divBdr>
        </w:div>
        <w:div w:id="1825926392">
          <w:marLeft w:val="480"/>
          <w:marRight w:val="0"/>
          <w:marTop w:val="0"/>
          <w:marBottom w:val="0"/>
          <w:divBdr>
            <w:top w:val="none" w:sz="0" w:space="0" w:color="auto"/>
            <w:left w:val="none" w:sz="0" w:space="0" w:color="auto"/>
            <w:bottom w:val="none" w:sz="0" w:space="0" w:color="auto"/>
            <w:right w:val="none" w:sz="0" w:space="0" w:color="auto"/>
          </w:divBdr>
        </w:div>
        <w:div w:id="274792777">
          <w:marLeft w:val="480"/>
          <w:marRight w:val="0"/>
          <w:marTop w:val="0"/>
          <w:marBottom w:val="0"/>
          <w:divBdr>
            <w:top w:val="none" w:sz="0" w:space="0" w:color="auto"/>
            <w:left w:val="none" w:sz="0" w:space="0" w:color="auto"/>
            <w:bottom w:val="none" w:sz="0" w:space="0" w:color="auto"/>
            <w:right w:val="none" w:sz="0" w:space="0" w:color="auto"/>
          </w:divBdr>
        </w:div>
        <w:div w:id="1527019202">
          <w:marLeft w:val="480"/>
          <w:marRight w:val="0"/>
          <w:marTop w:val="0"/>
          <w:marBottom w:val="0"/>
          <w:divBdr>
            <w:top w:val="none" w:sz="0" w:space="0" w:color="auto"/>
            <w:left w:val="none" w:sz="0" w:space="0" w:color="auto"/>
            <w:bottom w:val="none" w:sz="0" w:space="0" w:color="auto"/>
            <w:right w:val="none" w:sz="0" w:space="0" w:color="auto"/>
          </w:divBdr>
        </w:div>
        <w:div w:id="602422707">
          <w:marLeft w:val="480"/>
          <w:marRight w:val="0"/>
          <w:marTop w:val="0"/>
          <w:marBottom w:val="0"/>
          <w:divBdr>
            <w:top w:val="none" w:sz="0" w:space="0" w:color="auto"/>
            <w:left w:val="none" w:sz="0" w:space="0" w:color="auto"/>
            <w:bottom w:val="none" w:sz="0" w:space="0" w:color="auto"/>
            <w:right w:val="none" w:sz="0" w:space="0" w:color="auto"/>
          </w:divBdr>
        </w:div>
        <w:div w:id="165293284">
          <w:marLeft w:val="480"/>
          <w:marRight w:val="0"/>
          <w:marTop w:val="0"/>
          <w:marBottom w:val="0"/>
          <w:divBdr>
            <w:top w:val="none" w:sz="0" w:space="0" w:color="auto"/>
            <w:left w:val="none" w:sz="0" w:space="0" w:color="auto"/>
            <w:bottom w:val="none" w:sz="0" w:space="0" w:color="auto"/>
            <w:right w:val="none" w:sz="0" w:space="0" w:color="auto"/>
          </w:divBdr>
        </w:div>
        <w:div w:id="1230268330">
          <w:marLeft w:val="480"/>
          <w:marRight w:val="0"/>
          <w:marTop w:val="0"/>
          <w:marBottom w:val="0"/>
          <w:divBdr>
            <w:top w:val="none" w:sz="0" w:space="0" w:color="auto"/>
            <w:left w:val="none" w:sz="0" w:space="0" w:color="auto"/>
            <w:bottom w:val="none" w:sz="0" w:space="0" w:color="auto"/>
            <w:right w:val="none" w:sz="0" w:space="0" w:color="auto"/>
          </w:divBdr>
        </w:div>
        <w:div w:id="354499629">
          <w:marLeft w:val="480"/>
          <w:marRight w:val="0"/>
          <w:marTop w:val="0"/>
          <w:marBottom w:val="0"/>
          <w:divBdr>
            <w:top w:val="none" w:sz="0" w:space="0" w:color="auto"/>
            <w:left w:val="none" w:sz="0" w:space="0" w:color="auto"/>
            <w:bottom w:val="none" w:sz="0" w:space="0" w:color="auto"/>
            <w:right w:val="none" w:sz="0" w:space="0" w:color="auto"/>
          </w:divBdr>
        </w:div>
        <w:div w:id="543372772">
          <w:marLeft w:val="480"/>
          <w:marRight w:val="0"/>
          <w:marTop w:val="0"/>
          <w:marBottom w:val="0"/>
          <w:divBdr>
            <w:top w:val="none" w:sz="0" w:space="0" w:color="auto"/>
            <w:left w:val="none" w:sz="0" w:space="0" w:color="auto"/>
            <w:bottom w:val="none" w:sz="0" w:space="0" w:color="auto"/>
            <w:right w:val="none" w:sz="0" w:space="0" w:color="auto"/>
          </w:divBdr>
        </w:div>
        <w:div w:id="1960912837">
          <w:marLeft w:val="480"/>
          <w:marRight w:val="0"/>
          <w:marTop w:val="0"/>
          <w:marBottom w:val="0"/>
          <w:divBdr>
            <w:top w:val="none" w:sz="0" w:space="0" w:color="auto"/>
            <w:left w:val="none" w:sz="0" w:space="0" w:color="auto"/>
            <w:bottom w:val="none" w:sz="0" w:space="0" w:color="auto"/>
            <w:right w:val="none" w:sz="0" w:space="0" w:color="auto"/>
          </w:divBdr>
        </w:div>
        <w:div w:id="1056661957">
          <w:marLeft w:val="480"/>
          <w:marRight w:val="0"/>
          <w:marTop w:val="0"/>
          <w:marBottom w:val="0"/>
          <w:divBdr>
            <w:top w:val="none" w:sz="0" w:space="0" w:color="auto"/>
            <w:left w:val="none" w:sz="0" w:space="0" w:color="auto"/>
            <w:bottom w:val="none" w:sz="0" w:space="0" w:color="auto"/>
            <w:right w:val="none" w:sz="0" w:space="0" w:color="auto"/>
          </w:divBdr>
        </w:div>
      </w:divsChild>
    </w:div>
    <w:div w:id="1642805725">
      <w:bodyDiv w:val="1"/>
      <w:marLeft w:val="0"/>
      <w:marRight w:val="0"/>
      <w:marTop w:val="0"/>
      <w:marBottom w:val="0"/>
      <w:divBdr>
        <w:top w:val="none" w:sz="0" w:space="0" w:color="auto"/>
        <w:left w:val="none" w:sz="0" w:space="0" w:color="auto"/>
        <w:bottom w:val="none" w:sz="0" w:space="0" w:color="auto"/>
        <w:right w:val="none" w:sz="0" w:space="0" w:color="auto"/>
      </w:divBdr>
    </w:div>
    <w:div w:id="1647583455">
      <w:bodyDiv w:val="1"/>
      <w:marLeft w:val="0"/>
      <w:marRight w:val="0"/>
      <w:marTop w:val="0"/>
      <w:marBottom w:val="0"/>
      <w:divBdr>
        <w:top w:val="none" w:sz="0" w:space="0" w:color="auto"/>
        <w:left w:val="none" w:sz="0" w:space="0" w:color="auto"/>
        <w:bottom w:val="none" w:sz="0" w:space="0" w:color="auto"/>
        <w:right w:val="none" w:sz="0" w:space="0" w:color="auto"/>
      </w:divBdr>
    </w:div>
    <w:div w:id="1649817338">
      <w:bodyDiv w:val="1"/>
      <w:marLeft w:val="0"/>
      <w:marRight w:val="0"/>
      <w:marTop w:val="0"/>
      <w:marBottom w:val="0"/>
      <w:divBdr>
        <w:top w:val="none" w:sz="0" w:space="0" w:color="auto"/>
        <w:left w:val="none" w:sz="0" w:space="0" w:color="auto"/>
        <w:bottom w:val="none" w:sz="0" w:space="0" w:color="auto"/>
        <w:right w:val="none" w:sz="0" w:space="0" w:color="auto"/>
      </w:divBdr>
      <w:divsChild>
        <w:div w:id="560481545">
          <w:marLeft w:val="480"/>
          <w:marRight w:val="0"/>
          <w:marTop w:val="0"/>
          <w:marBottom w:val="0"/>
          <w:divBdr>
            <w:top w:val="none" w:sz="0" w:space="0" w:color="auto"/>
            <w:left w:val="none" w:sz="0" w:space="0" w:color="auto"/>
            <w:bottom w:val="none" w:sz="0" w:space="0" w:color="auto"/>
            <w:right w:val="none" w:sz="0" w:space="0" w:color="auto"/>
          </w:divBdr>
        </w:div>
        <w:div w:id="295450619">
          <w:marLeft w:val="480"/>
          <w:marRight w:val="0"/>
          <w:marTop w:val="0"/>
          <w:marBottom w:val="0"/>
          <w:divBdr>
            <w:top w:val="none" w:sz="0" w:space="0" w:color="auto"/>
            <w:left w:val="none" w:sz="0" w:space="0" w:color="auto"/>
            <w:bottom w:val="none" w:sz="0" w:space="0" w:color="auto"/>
            <w:right w:val="none" w:sz="0" w:space="0" w:color="auto"/>
          </w:divBdr>
        </w:div>
        <w:div w:id="1065566004">
          <w:marLeft w:val="480"/>
          <w:marRight w:val="0"/>
          <w:marTop w:val="0"/>
          <w:marBottom w:val="0"/>
          <w:divBdr>
            <w:top w:val="none" w:sz="0" w:space="0" w:color="auto"/>
            <w:left w:val="none" w:sz="0" w:space="0" w:color="auto"/>
            <w:bottom w:val="none" w:sz="0" w:space="0" w:color="auto"/>
            <w:right w:val="none" w:sz="0" w:space="0" w:color="auto"/>
          </w:divBdr>
        </w:div>
        <w:div w:id="911350809">
          <w:marLeft w:val="480"/>
          <w:marRight w:val="0"/>
          <w:marTop w:val="0"/>
          <w:marBottom w:val="0"/>
          <w:divBdr>
            <w:top w:val="none" w:sz="0" w:space="0" w:color="auto"/>
            <w:left w:val="none" w:sz="0" w:space="0" w:color="auto"/>
            <w:bottom w:val="none" w:sz="0" w:space="0" w:color="auto"/>
            <w:right w:val="none" w:sz="0" w:space="0" w:color="auto"/>
          </w:divBdr>
        </w:div>
        <w:div w:id="213011276">
          <w:marLeft w:val="480"/>
          <w:marRight w:val="0"/>
          <w:marTop w:val="0"/>
          <w:marBottom w:val="0"/>
          <w:divBdr>
            <w:top w:val="none" w:sz="0" w:space="0" w:color="auto"/>
            <w:left w:val="none" w:sz="0" w:space="0" w:color="auto"/>
            <w:bottom w:val="none" w:sz="0" w:space="0" w:color="auto"/>
            <w:right w:val="none" w:sz="0" w:space="0" w:color="auto"/>
          </w:divBdr>
        </w:div>
        <w:div w:id="896016581">
          <w:marLeft w:val="480"/>
          <w:marRight w:val="0"/>
          <w:marTop w:val="0"/>
          <w:marBottom w:val="0"/>
          <w:divBdr>
            <w:top w:val="none" w:sz="0" w:space="0" w:color="auto"/>
            <w:left w:val="none" w:sz="0" w:space="0" w:color="auto"/>
            <w:bottom w:val="none" w:sz="0" w:space="0" w:color="auto"/>
            <w:right w:val="none" w:sz="0" w:space="0" w:color="auto"/>
          </w:divBdr>
        </w:div>
        <w:div w:id="1022435370">
          <w:marLeft w:val="480"/>
          <w:marRight w:val="0"/>
          <w:marTop w:val="0"/>
          <w:marBottom w:val="0"/>
          <w:divBdr>
            <w:top w:val="none" w:sz="0" w:space="0" w:color="auto"/>
            <w:left w:val="none" w:sz="0" w:space="0" w:color="auto"/>
            <w:bottom w:val="none" w:sz="0" w:space="0" w:color="auto"/>
            <w:right w:val="none" w:sz="0" w:space="0" w:color="auto"/>
          </w:divBdr>
        </w:div>
        <w:div w:id="2034072147">
          <w:marLeft w:val="480"/>
          <w:marRight w:val="0"/>
          <w:marTop w:val="0"/>
          <w:marBottom w:val="0"/>
          <w:divBdr>
            <w:top w:val="none" w:sz="0" w:space="0" w:color="auto"/>
            <w:left w:val="none" w:sz="0" w:space="0" w:color="auto"/>
            <w:bottom w:val="none" w:sz="0" w:space="0" w:color="auto"/>
            <w:right w:val="none" w:sz="0" w:space="0" w:color="auto"/>
          </w:divBdr>
        </w:div>
        <w:div w:id="1894199150">
          <w:marLeft w:val="480"/>
          <w:marRight w:val="0"/>
          <w:marTop w:val="0"/>
          <w:marBottom w:val="0"/>
          <w:divBdr>
            <w:top w:val="none" w:sz="0" w:space="0" w:color="auto"/>
            <w:left w:val="none" w:sz="0" w:space="0" w:color="auto"/>
            <w:bottom w:val="none" w:sz="0" w:space="0" w:color="auto"/>
            <w:right w:val="none" w:sz="0" w:space="0" w:color="auto"/>
          </w:divBdr>
        </w:div>
        <w:div w:id="543100008">
          <w:marLeft w:val="480"/>
          <w:marRight w:val="0"/>
          <w:marTop w:val="0"/>
          <w:marBottom w:val="0"/>
          <w:divBdr>
            <w:top w:val="none" w:sz="0" w:space="0" w:color="auto"/>
            <w:left w:val="none" w:sz="0" w:space="0" w:color="auto"/>
            <w:bottom w:val="none" w:sz="0" w:space="0" w:color="auto"/>
            <w:right w:val="none" w:sz="0" w:space="0" w:color="auto"/>
          </w:divBdr>
        </w:div>
        <w:div w:id="171191346">
          <w:marLeft w:val="480"/>
          <w:marRight w:val="0"/>
          <w:marTop w:val="0"/>
          <w:marBottom w:val="0"/>
          <w:divBdr>
            <w:top w:val="none" w:sz="0" w:space="0" w:color="auto"/>
            <w:left w:val="none" w:sz="0" w:space="0" w:color="auto"/>
            <w:bottom w:val="none" w:sz="0" w:space="0" w:color="auto"/>
            <w:right w:val="none" w:sz="0" w:space="0" w:color="auto"/>
          </w:divBdr>
        </w:div>
        <w:div w:id="244344062">
          <w:marLeft w:val="480"/>
          <w:marRight w:val="0"/>
          <w:marTop w:val="0"/>
          <w:marBottom w:val="0"/>
          <w:divBdr>
            <w:top w:val="none" w:sz="0" w:space="0" w:color="auto"/>
            <w:left w:val="none" w:sz="0" w:space="0" w:color="auto"/>
            <w:bottom w:val="none" w:sz="0" w:space="0" w:color="auto"/>
            <w:right w:val="none" w:sz="0" w:space="0" w:color="auto"/>
          </w:divBdr>
        </w:div>
        <w:div w:id="348918582">
          <w:marLeft w:val="480"/>
          <w:marRight w:val="0"/>
          <w:marTop w:val="0"/>
          <w:marBottom w:val="0"/>
          <w:divBdr>
            <w:top w:val="none" w:sz="0" w:space="0" w:color="auto"/>
            <w:left w:val="none" w:sz="0" w:space="0" w:color="auto"/>
            <w:bottom w:val="none" w:sz="0" w:space="0" w:color="auto"/>
            <w:right w:val="none" w:sz="0" w:space="0" w:color="auto"/>
          </w:divBdr>
        </w:div>
        <w:div w:id="452940816">
          <w:marLeft w:val="480"/>
          <w:marRight w:val="0"/>
          <w:marTop w:val="0"/>
          <w:marBottom w:val="0"/>
          <w:divBdr>
            <w:top w:val="none" w:sz="0" w:space="0" w:color="auto"/>
            <w:left w:val="none" w:sz="0" w:space="0" w:color="auto"/>
            <w:bottom w:val="none" w:sz="0" w:space="0" w:color="auto"/>
            <w:right w:val="none" w:sz="0" w:space="0" w:color="auto"/>
          </w:divBdr>
        </w:div>
        <w:div w:id="427654206">
          <w:marLeft w:val="480"/>
          <w:marRight w:val="0"/>
          <w:marTop w:val="0"/>
          <w:marBottom w:val="0"/>
          <w:divBdr>
            <w:top w:val="none" w:sz="0" w:space="0" w:color="auto"/>
            <w:left w:val="none" w:sz="0" w:space="0" w:color="auto"/>
            <w:bottom w:val="none" w:sz="0" w:space="0" w:color="auto"/>
            <w:right w:val="none" w:sz="0" w:space="0" w:color="auto"/>
          </w:divBdr>
        </w:div>
        <w:div w:id="306597437">
          <w:marLeft w:val="480"/>
          <w:marRight w:val="0"/>
          <w:marTop w:val="0"/>
          <w:marBottom w:val="0"/>
          <w:divBdr>
            <w:top w:val="none" w:sz="0" w:space="0" w:color="auto"/>
            <w:left w:val="none" w:sz="0" w:space="0" w:color="auto"/>
            <w:bottom w:val="none" w:sz="0" w:space="0" w:color="auto"/>
            <w:right w:val="none" w:sz="0" w:space="0" w:color="auto"/>
          </w:divBdr>
        </w:div>
        <w:div w:id="573128101">
          <w:marLeft w:val="480"/>
          <w:marRight w:val="0"/>
          <w:marTop w:val="0"/>
          <w:marBottom w:val="0"/>
          <w:divBdr>
            <w:top w:val="none" w:sz="0" w:space="0" w:color="auto"/>
            <w:left w:val="none" w:sz="0" w:space="0" w:color="auto"/>
            <w:bottom w:val="none" w:sz="0" w:space="0" w:color="auto"/>
            <w:right w:val="none" w:sz="0" w:space="0" w:color="auto"/>
          </w:divBdr>
        </w:div>
        <w:div w:id="260601658">
          <w:marLeft w:val="480"/>
          <w:marRight w:val="0"/>
          <w:marTop w:val="0"/>
          <w:marBottom w:val="0"/>
          <w:divBdr>
            <w:top w:val="none" w:sz="0" w:space="0" w:color="auto"/>
            <w:left w:val="none" w:sz="0" w:space="0" w:color="auto"/>
            <w:bottom w:val="none" w:sz="0" w:space="0" w:color="auto"/>
            <w:right w:val="none" w:sz="0" w:space="0" w:color="auto"/>
          </w:divBdr>
        </w:div>
        <w:div w:id="389309152">
          <w:marLeft w:val="480"/>
          <w:marRight w:val="0"/>
          <w:marTop w:val="0"/>
          <w:marBottom w:val="0"/>
          <w:divBdr>
            <w:top w:val="none" w:sz="0" w:space="0" w:color="auto"/>
            <w:left w:val="none" w:sz="0" w:space="0" w:color="auto"/>
            <w:bottom w:val="none" w:sz="0" w:space="0" w:color="auto"/>
            <w:right w:val="none" w:sz="0" w:space="0" w:color="auto"/>
          </w:divBdr>
        </w:div>
        <w:div w:id="1045789418">
          <w:marLeft w:val="480"/>
          <w:marRight w:val="0"/>
          <w:marTop w:val="0"/>
          <w:marBottom w:val="0"/>
          <w:divBdr>
            <w:top w:val="none" w:sz="0" w:space="0" w:color="auto"/>
            <w:left w:val="none" w:sz="0" w:space="0" w:color="auto"/>
            <w:bottom w:val="none" w:sz="0" w:space="0" w:color="auto"/>
            <w:right w:val="none" w:sz="0" w:space="0" w:color="auto"/>
          </w:divBdr>
        </w:div>
        <w:div w:id="415368015">
          <w:marLeft w:val="480"/>
          <w:marRight w:val="0"/>
          <w:marTop w:val="0"/>
          <w:marBottom w:val="0"/>
          <w:divBdr>
            <w:top w:val="none" w:sz="0" w:space="0" w:color="auto"/>
            <w:left w:val="none" w:sz="0" w:space="0" w:color="auto"/>
            <w:bottom w:val="none" w:sz="0" w:space="0" w:color="auto"/>
            <w:right w:val="none" w:sz="0" w:space="0" w:color="auto"/>
          </w:divBdr>
        </w:div>
        <w:div w:id="127479188">
          <w:marLeft w:val="480"/>
          <w:marRight w:val="0"/>
          <w:marTop w:val="0"/>
          <w:marBottom w:val="0"/>
          <w:divBdr>
            <w:top w:val="none" w:sz="0" w:space="0" w:color="auto"/>
            <w:left w:val="none" w:sz="0" w:space="0" w:color="auto"/>
            <w:bottom w:val="none" w:sz="0" w:space="0" w:color="auto"/>
            <w:right w:val="none" w:sz="0" w:space="0" w:color="auto"/>
          </w:divBdr>
        </w:div>
        <w:div w:id="721251461">
          <w:marLeft w:val="480"/>
          <w:marRight w:val="0"/>
          <w:marTop w:val="0"/>
          <w:marBottom w:val="0"/>
          <w:divBdr>
            <w:top w:val="none" w:sz="0" w:space="0" w:color="auto"/>
            <w:left w:val="none" w:sz="0" w:space="0" w:color="auto"/>
            <w:bottom w:val="none" w:sz="0" w:space="0" w:color="auto"/>
            <w:right w:val="none" w:sz="0" w:space="0" w:color="auto"/>
          </w:divBdr>
        </w:div>
        <w:div w:id="1116634497">
          <w:marLeft w:val="480"/>
          <w:marRight w:val="0"/>
          <w:marTop w:val="0"/>
          <w:marBottom w:val="0"/>
          <w:divBdr>
            <w:top w:val="none" w:sz="0" w:space="0" w:color="auto"/>
            <w:left w:val="none" w:sz="0" w:space="0" w:color="auto"/>
            <w:bottom w:val="none" w:sz="0" w:space="0" w:color="auto"/>
            <w:right w:val="none" w:sz="0" w:space="0" w:color="auto"/>
          </w:divBdr>
        </w:div>
        <w:div w:id="1999066042">
          <w:marLeft w:val="480"/>
          <w:marRight w:val="0"/>
          <w:marTop w:val="0"/>
          <w:marBottom w:val="0"/>
          <w:divBdr>
            <w:top w:val="none" w:sz="0" w:space="0" w:color="auto"/>
            <w:left w:val="none" w:sz="0" w:space="0" w:color="auto"/>
            <w:bottom w:val="none" w:sz="0" w:space="0" w:color="auto"/>
            <w:right w:val="none" w:sz="0" w:space="0" w:color="auto"/>
          </w:divBdr>
        </w:div>
        <w:div w:id="480777191">
          <w:marLeft w:val="480"/>
          <w:marRight w:val="0"/>
          <w:marTop w:val="0"/>
          <w:marBottom w:val="0"/>
          <w:divBdr>
            <w:top w:val="none" w:sz="0" w:space="0" w:color="auto"/>
            <w:left w:val="none" w:sz="0" w:space="0" w:color="auto"/>
            <w:bottom w:val="none" w:sz="0" w:space="0" w:color="auto"/>
            <w:right w:val="none" w:sz="0" w:space="0" w:color="auto"/>
          </w:divBdr>
        </w:div>
        <w:div w:id="163906430">
          <w:marLeft w:val="480"/>
          <w:marRight w:val="0"/>
          <w:marTop w:val="0"/>
          <w:marBottom w:val="0"/>
          <w:divBdr>
            <w:top w:val="none" w:sz="0" w:space="0" w:color="auto"/>
            <w:left w:val="none" w:sz="0" w:space="0" w:color="auto"/>
            <w:bottom w:val="none" w:sz="0" w:space="0" w:color="auto"/>
            <w:right w:val="none" w:sz="0" w:space="0" w:color="auto"/>
          </w:divBdr>
        </w:div>
        <w:div w:id="2061855787">
          <w:marLeft w:val="480"/>
          <w:marRight w:val="0"/>
          <w:marTop w:val="0"/>
          <w:marBottom w:val="0"/>
          <w:divBdr>
            <w:top w:val="none" w:sz="0" w:space="0" w:color="auto"/>
            <w:left w:val="none" w:sz="0" w:space="0" w:color="auto"/>
            <w:bottom w:val="none" w:sz="0" w:space="0" w:color="auto"/>
            <w:right w:val="none" w:sz="0" w:space="0" w:color="auto"/>
          </w:divBdr>
        </w:div>
        <w:div w:id="1121877762">
          <w:marLeft w:val="480"/>
          <w:marRight w:val="0"/>
          <w:marTop w:val="0"/>
          <w:marBottom w:val="0"/>
          <w:divBdr>
            <w:top w:val="none" w:sz="0" w:space="0" w:color="auto"/>
            <w:left w:val="none" w:sz="0" w:space="0" w:color="auto"/>
            <w:bottom w:val="none" w:sz="0" w:space="0" w:color="auto"/>
            <w:right w:val="none" w:sz="0" w:space="0" w:color="auto"/>
          </w:divBdr>
        </w:div>
        <w:div w:id="350490792">
          <w:marLeft w:val="480"/>
          <w:marRight w:val="0"/>
          <w:marTop w:val="0"/>
          <w:marBottom w:val="0"/>
          <w:divBdr>
            <w:top w:val="none" w:sz="0" w:space="0" w:color="auto"/>
            <w:left w:val="none" w:sz="0" w:space="0" w:color="auto"/>
            <w:bottom w:val="none" w:sz="0" w:space="0" w:color="auto"/>
            <w:right w:val="none" w:sz="0" w:space="0" w:color="auto"/>
          </w:divBdr>
        </w:div>
        <w:div w:id="2121338868">
          <w:marLeft w:val="480"/>
          <w:marRight w:val="0"/>
          <w:marTop w:val="0"/>
          <w:marBottom w:val="0"/>
          <w:divBdr>
            <w:top w:val="none" w:sz="0" w:space="0" w:color="auto"/>
            <w:left w:val="none" w:sz="0" w:space="0" w:color="auto"/>
            <w:bottom w:val="none" w:sz="0" w:space="0" w:color="auto"/>
            <w:right w:val="none" w:sz="0" w:space="0" w:color="auto"/>
          </w:divBdr>
        </w:div>
        <w:div w:id="63383798">
          <w:marLeft w:val="480"/>
          <w:marRight w:val="0"/>
          <w:marTop w:val="0"/>
          <w:marBottom w:val="0"/>
          <w:divBdr>
            <w:top w:val="none" w:sz="0" w:space="0" w:color="auto"/>
            <w:left w:val="none" w:sz="0" w:space="0" w:color="auto"/>
            <w:bottom w:val="none" w:sz="0" w:space="0" w:color="auto"/>
            <w:right w:val="none" w:sz="0" w:space="0" w:color="auto"/>
          </w:divBdr>
        </w:div>
        <w:div w:id="2040624662">
          <w:marLeft w:val="480"/>
          <w:marRight w:val="0"/>
          <w:marTop w:val="0"/>
          <w:marBottom w:val="0"/>
          <w:divBdr>
            <w:top w:val="none" w:sz="0" w:space="0" w:color="auto"/>
            <w:left w:val="none" w:sz="0" w:space="0" w:color="auto"/>
            <w:bottom w:val="none" w:sz="0" w:space="0" w:color="auto"/>
            <w:right w:val="none" w:sz="0" w:space="0" w:color="auto"/>
          </w:divBdr>
        </w:div>
      </w:divsChild>
    </w:div>
    <w:div w:id="1651448540">
      <w:bodyDiv w:val="1"/>
      <w:marLeft w:val="0"/>
      <w:marRight w:val="0"/>
      <w:marTop w:val="0"/>
      <w:marBottom w:val="0"/>
      <w:divBdr>
        <w:top w:val="none" w:sz="0" w:space="0" w:color="auto"/>
        <w:left w:val="none" w:sz="0" w:space="0" w:color="auto"/>
        <w:bottom w:val="none" w:sz="0" w:space="0" w:color="auto"/>
        <w:right w:val="none" w:sz="0" w:space="0" w:color="auto"/>
      </w:divBdr>
    </w:div>
    <w:div w:id="1656716409">
      <w:bodyDiv w:val="1"/>
      <w:marLeft w:val="0"/>
      <w:marRight w:val="0"/>
      <w:marTop w:val="0"/>
      <w:marBottom w:val="0"/>
      <w:divBdr>
        <w:top w:val="none" w:sz="0" w:space="0" w:color="auto"/>
        <w:left w:val="none" w:sz="0" w:space="0" w:color="auto"/>
        <w:bottom w:val="none" w:sz="0" w:space="0" w:color="auto"/>
        <w:right w:val="none" w:sz="0" w:space="0" w:color="auto"/>
      </w:divBdr>
    </w:div>
    <w:div w:id="1659116339">
      <w:bodyDiv w:val="1"/>
      <w:marLeft w:val="0"/>
      <w:marRight w:val="0"/>
      <w:marTop w:val="0"/>
      <w:marBottom w:val="0"/>
      <w:divBdr>
        <w:top w:val="none" w:sz="0" w:space="0" w:color="auto"/>
        <w:left w:val="none" w:sz="0" w:space="0" w:color="auto"/>
        <w:bottom w:val="none" w:sz="0" w:space="0" w:color="auto"/>
        <w:right w:val="none" w:sz="0" w:space="0" w:color="auto"/>
      </w:divBdr>
    </w:div>
    <w:div w:id="1664502070">
      <w:bodyDiv w:val="1"/>
      <w:marLeft w:val="0"/>
      <w:marRight w:val="0"/>
      <w:marTop w:val="0"/>
      <w:marBottom w:val="0"/>
      <w:divBdr>
        <w:top w:val="none" w:sz="0" w:space="0" w:color="auto"/>
        <w:left w:val="none" w:sz="0" w:space="0" w:color="auto"/>
        <w:bottom w:val="none" w:sz="0" w:space="0" w:color="auto"/>
        <w:right w:val="none" w:sz="0" w:space="0" w:color="auto"/>
      </w:divBdr>
      <w:divsChild>
        <w:div w:id="1713310933">
          <w:marLeft w:val="480"/>
          <w:marRight w:val="0"/>
          <w:marTop w:val="0"/>
          <w:marBottom w:val="0"/>
          <w:divBdr>
            <w:top w:val="none" w:sz="0" w:space="0" w:color="auto"/>
            <w:left w:val="none" w:sz="0" w:space="0" w:color="auto"/>
            <w:bottom w:val="none" w:sz="0" w:space="0" w:color="auto"/>
            <w:right w:val="none" w:sz="0" w:space="0" w:color="auto"/>
          </w:divBdr>
        </w:div>
        <w:div w:id="1523976931">
          <w:marLeft w:val="480"/>
          <w:marRight w:val="0"/>
          <w:marTop w:val="0"/>
          <w:marBottom w:val="0"/>
          <w:divBdr>
            <w:top w:val="none" w:sz="0" w:space="0" w:color="auto"/>
            <w:left w:val="none" w:sz="0" w:space="0" w:color="auto"/>
            <w:bottom w:val="none" w:sz="0" w:space="0" w:color="auto"/>
            <w:right w:val="none" w:sz="0" w:space="0" w:color="auto"/>
          </w:divBdr>
        </w:div>
        <w:div w:id="673730644">
          <w:marLeft w:val="480"/>
          <w:marRight w:val="0"/>
          <w:marTop w:val="0"/>
          <w:marBottom w:val="0"/>
          <w:divBdr>
            <w:top w:val="none" w:sz="0" w:space="0" w:color="auto"/>
            <w:left w:val="none" w:sz="0" w:space="0" w:color="auto"/>
            <w:bottom w:val="none" w:sz="0" w:space="0" w:color="auto"/>
            <w:right w:val="none" w:sz="0" w:space="0" w:color="auto"/>
          </w:divBdr>
        </w:div>
        <w:div w:id="968901869">
          <w:marLeft w:val="480"/>
          <w:marRight w:val="0"/>
          <w:marTop w:val="0"/>
          <w:marBottom w:val="0"/>
          <w:divBdr>
            <w:top w:val="none" w:sz="0" w:space="0" w:color="auto"/>
            <w:left w:val="none" w:sz="0" w:space="0" w:color="auto"/>
            <w:bottom w:val="none" w:sz="0" w:space="0" w:color="auto"/>
            <w:right w:val="none" w:sz="0" w:space="0" w:color="auto"/>
          </w:divBdr>
        </w:div>
        <w:div w:id="1449200371">
          <w:marLeft w:val="480"/>
          <w:marRight w:val="0"/>
          <w:marTop w:val="0"/>
          <w:marBottom w:val="0"/>
          <w:divBdr>
            <w:top w:val="none" w:sz="0" w:space="0" w:color="auto"/>
            <w:left w:val="none" w:sz="0" w:space="0" w:color="auto"/>
            <w:bottom w:val="none" w:sz="0" w:space="0" w:color="auto"/>
            <w:right w:val="none" w:sz="0" w:space="0" w:color="auto"/>
          </w:divBdr>
        </w:div>
        <w:div w:id="666515265">
          <w:marLeft w:val="480"/>
          <w:marRight w:val="0"/>
          <w:marTop w:val="0"/>
          <w:marBottom w:val="0"/>
          <w:divBdr>
            <w:top w:val="none" w:sz="0" w:space="0" w:color="auto"/>
            <w:left w:val="none" w:sz="0" w:space="0" w:color="auto"/>
            <w:bottom w:val="none" w:sz="0" w:space="0" w:color="auto"/>
            <w:right w:val="none" w:sz="0" w:space="0" w:color="auto"/>
          </w:divBdr>
        </w:div>
        <w:div w:id="1495678361">
          <w:marLeft w:val="480"/>
          <w:marRight w:val="0"/>
          <w:marTop w:val="0"/>
          <w:marBottom w:val="0"/>
          <w:divBdr>
            <w:top w:val="none" w:sz="0" w:space="0" w:color="auto"/>
            <w:left w:val="none" w:sz="0" w:space="0" w:color="auto"/>
            <w:bottom w:val="none" w:sz="0" w:space="0" w:color="auto"/>
            <w:right w:val="none" w:sz="0" w:space="0" w:color="auto"/>
          </w:divBdr>
        </w:div>
        <w:div w:id="956444782">
          <w:marLeft w:val="480"/>
          <w:marRight w:val="0"/>
          <w:marTop w:val="0"/>
          <w:marBottom w:val="0"/>
          <w:divBdr>
            <w:top w:val="none" w:sz="0" w:space="0" w:color="auto"/>
            <w:left w:val="none" w:sz="0" w:space="0" w:color="auto"/>
            <w:bottom w:val="none" w:sz="0" w:space="0" w:color="auto"/>
            <w:right w:val="none" w:sz="0" w:space="0" w:color="auto"/>
          </w:divBdr>
        </w:div>
        <w:div w:id="69081075">
          <w:marLeft w:val="480"/>
          <w:marRight w:val="0"/>
          <w:marTop w:val="0"/>
          <w:marBottom w:val="0"/>
          <w:divBdr>
            <w:top w:val="none" w:sz="0" w:space="0" w:color="auto"/>
            <w:left w:val="none" w:sz="0" w:space="0" w:color="auto"/>
            <w:bottom w:val="none" w:sz="0" w:space="0" w:color="auto"/>
            <w:right w:val="none" w:sz="0" w:space="0" w:color="auto"/>
          </w:divBdr>
        </w:div>
        <w:div w:id="1455518961">
          <w:marLeft w:val="480"/>
          <w:marRight w:val="0"/>
          <w:marTop w:val="0"/>
          <w:marBottom w:val="0"/>
          <w:divBdr>
            <w:top w:val="none" w:sz="0" w:space="0" w:color="auto"/>
            <w:left w:val="none" w:sz="0" w:space="0" w:color="auto"/>
            <w:bottom w:val="none" w:sz="0" w:space="0" w:color="auto"/>
            <w:right w:val="none" w:sz="0" w:space="0" w:color="auto"/>
          </w:divBdr>
        </w:div>
        <w:div w:id="1716270103">
          <w:marLeft w:val="480"/>
          <w:marRight w:val="0"/>
          <w:marTop w:val="0"/>
          <w:marBottom w:val="0"/>
          <w:divBdr>
            <w:top w:val="none" w:sz="0" w:space="0" w:color="auto"/>
            <w:left w:val="none" w:sz="0" w:space="0" w:color="auto"/>
            <w:bottom w:val="none" w:sz="0" w:space="0" w:color="auto"/>
            <w:right w:val="none" w:sz="0" w:space="0" w:color="auto"/>
          </w:divBdr>
        </w:div>
        <w:div w:id="1930964525">
          <w:marLeft w:val="480"/>
          <w:marRight w:val="0"/>
          <w:marTop w:val="0"/>
          <w:marBottom w:val="0"/>
          <w:divBdr>
            <w:top w:val="none" w:sz="0" w:space="0" w:color="auto"/>
            <w:left w:val="none" w:sz="0" w:space="0" w:color="auto"/>
            <w:bottom w:val="none" w:sz="0" w:space="0" w:color="auto"/>
            <w:right w:val="none" w:sz="0" w:space="0" w:color="auto"/>
          </w:divBdr>
        </w:div>
        <w:div w:id="448206469">
          <w:marLeft w:val="480"/>
          <w:marRight w:val="0"/>
          <w:marTop w:val="0"/>
          <w:marBottom w:val="0"/>
          <w:divBdr>
            <w:top w:val="none" w:sz="0" w:space="0" w:color="auto"/>
            <w:left w:val="none" w:sz="0" w:space="0" w:color="auto"/>
            <w:bottom w:val="none" w:sz="0" w:space="0" w:color="auto"/>
            <w:right w:val="none" w:sz="0" w:space="0" w:color="auto"/>
          </w:divBdr>
        </w:div>
        <w:div w:id="1852909155">
          <w:marLeft w:val="480"/>
          <w:marRight w:val="0"/>
          <w:marTop w:val="0"/>
          <w:marBottom w:val="0"/>
          <w:divBdr>
            <w:top w:val="none" w:sz="0" w:space="0" w:color="auto"/>
            <w:left w:val="none" w:sz="0" w:space="0" w:color="auto"/>
            <w:bottom w:val="none" w:sz="0" w:space="0" w:color="auto"/>
            <w:right w:val="none" w:sz="0" w:space="0" w:color="auto"/>
          </w:divBdr>
        </w:div>
        <w:div w:id="713889875">
          <w:marLeft w:val="480"/>
          <w:marRight w:val="0"/>
          <w:marTop w:val="0"/>
          <w:marBottom w:val="0"/>
          <w:divBdr>
            <w:top w:val="none" w:sz="0" w:space="0" w:color="auto"/>
            <w:left w:val="none" w:sz="0" w:space="0" w:color="auto"/>
            <w:bottom w:val="none" w:sz="0" w:space="0" w:color="auto"/>
            <w:right w:val="none" w:sz="0" w:space="0" w:color="auto"/>
          </w:divBdr>
        </w:div>
        <w:div w:id="760836859">
          <w:marLeft w:val="480"/>
          <w:marRight w:val="0"/>
          <w:marTop w:val="0"/>
          <w:marBottom w:val="0"/>
          <w:divBdr>
            <w:top w:val="none" w:sz="0" w:space="0" w:color="auto"/>
            <w:left w:val="none" w:sz="0" w:space="0" w:color="auto"/>
            <w:bottom w:val="none" w:sz="0" w:space="0" w:color="auto"/>
            <w:right w:val="none" w:sz="0" w:space="0" w:color="auto"/>
          </w:divBdr>
        </w:div>
        <w:div w:id="561529781">
          <w:marLeft w:val="480"/>
          <w:marRight w:val="0"/>
          <w:marTop w:val="0"/>
          <w:marBottom w:val="0"/>
          <w:divBdr>
            <w:top w:val="none" w:sz="0" w:space="0" w:color="auto"/>
            <w:left w:val="none" w:sz="0" w:space="0" w:color="auto"/>
            <w:bottom w:val="none" w:sz="0" w:space="0" w:color="auto"/>
            <w:right w:val="none" w:sz="0" w:space="0" w:color="auto"/>
          </w:divBdr>
        </w:div>
        <w:div w:id="135151323">
          <w:marLeft w:val="480"/>
          <w:marRight w:val="0"/>
          <w:marTop w:val="0"/>
          <w:marBottom w:val="0"/>
          <w:divBdr>
            <w:top w:val="none" w:sz="0" w:space="0" w:color="auto"/>
            <w:left w:val="none" w:sz="0" w:space="0" w:color="auto"/>
            <w:bottom w:val="none" w:sz="0" w:space="0" w:color="auto"/>
            <w:right w:val="none" w:sz="0" w:space="0" w:color="auto"/>
          </w:divBdr>
        </w:div>
        <w:div w:id="2090155773">
          <w:marLeft w:val="480"/>
          <w:marRight w:val="0"/>
          <w:marTop w:val="0"/>
          <w:marBottom w:val="0"/>
          <w:divBdr>
            <w:top w:val="none" w:sz="0" w:space="0" w:color="auto"/>
            <w:left w:val="none" w:sz="0" w:space="0" w:color="auto"/>
            <w:bottom w:val="none" w:sz="0" w:space="0" w:color="auto"/>
            <w:right w:val="none" w:sz="0" w:space="0" w:color="auto"/>
          </w:divBdr>
        </w:div>
        <w:div w:id="165285755">
          <w:marLeft w:val="480"/>
          <w:marRight w:val="0"/>
          <w:marTop w:val="0"/>
          <w:marBottom w:val="0"/>
          <w:divBdr>
            <w:top w:val="none" w:sz="0" w:space="0" w:color="auto"/>
            <w:left w:val="none" w:sz="0" w:space="0" w:color="auto"/>
            <w:bottom w:val="none" w:sz="0" w:space="0" w:color="auto"/>
            <w:right w:val="none" w:sz="0" w:space="0" w:color="auto"/>
          </w:divBdr>
        </w:div>
        <w:div w:id="12806669">
          <w:marLeft w:val="480"/>
          <w:marRight w:val="0"/>
          <w:marTop w:val="0"/>
          <w:marBottom w:val="0"/>
          <w:divBdr>
            <w:top w:val="none" w:sz="0" w:space="0" w:color="auto"/>
            <w:left w:val="none" w:sz="0" w:space="0" w:color="auto"/>
            <w:bottom w:val="none" w:sz="0" w:space="0" w:color="auto"/>
            <w:right w:val="none" w:sz="0" w:space="0" w:color="auto"/>
          </w:divBdr>
        </w:div>
        <w:div w:id="499345383">
          <w:marLeft w:val="480"/>
          <w:marRight w:val="0"/>
          <w:marTop w:val="0"/>
          <w:marBottom w:val="0"/>
          <w:divBdr>
            <w:top w:val="none" w:sz="0" w:space="0" w:color="auto"/>
            <w:left w:val="none" w:sz="0" w:space="0" w:color="auto"/>
            <w:bottom w:val="none" w:sz="0" w:space="0" w:color="auto"/>
            <w:right w:val="none" w:sz="0" w:space="0" w:color="auto"/>
          </w:divBdr>
        </w:div>
        <w:div w:id="843474063">
          <w:marLeft w:val="480"/>
          <w:marRight w:val="0"/>
          <w:marTop w:val="0"/>
          <w:marBottom w:val="0"/>
          <w:divBdr>
            <w:top w:val="none" w:sz="0" w:space="0" w:color="auto"/>
            <w:left w:val="none" w:sz="0" w:space="0" w:color="auto"/>
            <w:bottom w:val="none" w:sz="0" w:space="0" w:color="auto"/>
            <w:right w:val="none" w:sz="0" w:space="0" w:color="auto"/>
          </w:divBdr>
        </w:div>
        <w:div w:id="1952662554">
          <w:marLeft w:val="480"/>
          <w:marRight w:val="0"/>
          <w:marTop w:val="0"/>
          <w:marBottom w:val="0"/>
          <w:divBdr>
            <w:top w:val="none" w:sz="0" w:space="0" w:color="auto"/>
            <w:left w:val="none" w:sz="0" w:space="0" w:color="auto"/>
            <w:bottom w:val="none" w:sz="0" w:space="0" w:color="auto"/>
            <w:right w:val="none" w:sz="0" w:space="0" w:color="auto"/>
          </w:divBdr>
        </w:div>
        <w:div w:id="774863073">
          <w:marLeft w:val="480"/>
          <w:marRight w:val="0"/>
          <w:marTop w:val="0"/>
          <w:marBottom w:val="0"/>
          <w:divBdr>
            <w:top w:val="none" w:sz="0" w:space="0" w:color="auto"/>
            <w:left w:val="none" w:sz="0" w:space="0" w:color="auto"/>
            <w:bottom w:val="none" w:sz="0" w:space="0" w:color="auto"/>
            <w:right w:val="none" w:sz="0" w:space="0" w:color="auto"/>
          </w:divBdr>
        </w:div>
        <w:div w:id="1809323874">
          <w:marLeft w:val="480"/>
          <w:marRight w:val="0"/>
          <w:marTop w:val="0"/>
          <w:marBottom w:val="0"/>
          <w:divBdr>
            <w:top w:val="none" w:sz="0" w:space="0" w:color="auto"/>
            <w:left w:val="none" w:sz="0" w:space="0" w:color="auto"/>
            <w:bottom w:val="none" w:sz="0" w:space="0" w:color="auto"/>
            <w:right w:val="none" w:sz="0" w:space="0" w:color="auto"/>
          </w:divBdr>
        </w:div>
        <w:div w:id="642081372">
          <w:marLeft w:val="480"/>
          <w:marRight w:val="0"/>
          <w:marTop w:val="0"/>
          <w:marBottom w:val="0"/>
          <w:divBdr>
            <w:top w:val="none" w:sz="0" w:space="0" w:color="auto"/>
            <w:left w:val="none" w:sz="0" w:space="0" w:color="auto"/>
            <w:bottom w:val="none" w:sz="0" w:space="0" w:color="auto"/>
            <w:right w:val="none" w:sz="0" w:space="0" w:color="auto"/>
          </w:divBdr>
        </w:div>
        <w:div w:id="370150490">
          <w:marLeft w:val="480"/>
          <w:marRight w:val="0"/>
          <w:marTop w:val="0"/>
          <w:marBottom w:val="0"/>
          <w:divBdr>
            <w:top w:val="none" w:sz="0" w:space="0" w:color="auto"/>
            <w:left w:val="none" w:sz="0" w:space="0" w:color="auto"/>
            <w:bottom w:val="none" w:sz="0" w:space="0" w:color="auto"/>
            <w:right w:val="none" w:sz="0" w:space="0" w:color="auto"/>
          </w:divBdr>
        </w:div>
        <w:div w:id="1761901170">
          <w:marLeft w:val="480"/>
          <w:marRight w:val="0"/>
          <w:marTop w:val="0"/>
          <w:marBottom w:val="0"/>
          <w:divBdr>
            <w:top w:val="none" w:sz="0" w:space="0" w:color="auto"/>
            <w:left w:val="none" w:sz="0" w:space="0" w:color="auto"/>
            <w:bottom w:val="none" w:sz="0" w:space="0" w:color="auto"/>
            <w:right w:val="none" w:sz="0" w:space="0" w:color="auto"/>
          </w:divBdr>
        </w:div>
        <w:div w:id="163590888">
          <w:marLeft w:val="480"/>
          <w:marRight w:val="0"/>
          <w:marTop w:val="0"/>
          <w:marBottom w:val="0"/>
          <w:divBdr>
            <w:top w:val="none" w:sz="0" w:space="0" w:color="auto"/>
            <w:left w:val="none" w:sz="0" w:space="0" w:color="auto"/>
            <w:bottom w:val="none" w:sz="0" w:space="0" w:color="auto"/>
            <w:right w:val="none" w:sz="0" w:space="0" w:color="auto"/>
          </w:divBdr>
        </w:div>
        <w:div w:id="2009406565">
          <w:marLeft w:val="480"/>
          <w:marRight w:val="0"/>
          <w:marTop w:val="0"/>
          <w:marBottom w:val="0"/>
          <w:divBdr>
            <w:top w:val="none" w:sz="0" w:space="0" w:color="auto"/>
            <w:left w:val="none" w:sz="0" w:space="0" w:color="auto"/>
            <w:bottom w:val="none" w:sz="0" w:space="0" w:color="auto"/>
            <w:right w:val="none" w:sz="0" w:space="0" w:color="auto"/>
          </w:divBdr>
        </w:div>
        <w:div w:id="1386876326">
          <w:marLeft w:val="480"/>
          <w:marRight w:val="0"/>
          <w:marTop w:val="0"/>
          <w:marBottom w:val="0"/>
          <w:divBdr>
            <w:top w:val="none" w:sz="0" w:space="0" w:color="auto"/>
            <w:left w:val="none" w:sz="0" w:space="0" w:color="auto"/>
            <w:bottom w:val="none" w:sz="0" w:space="0" w:color="auto"/>
            <w:right w:val="none" w:sz="0" w:space="0" w:color="auto"/>
          </w:divBdr>
        </w:div>
        <w:div w:id="837042300">
          <w:marLeft w:val="480"/>
          <w:marRight w:val="0"/>
          <w:marTop w:val="0"/>
          <w:marBottom w:val="0"/>
          <w:divBdr>
            <w:top w:val="none" w:sz="0" w:space="0" w:color="auto"/>
            <w:left w:val="none" w:sz="0" w:space="0" w:color="auto"/>
            <w:bottom w:val="none" w:sz="0" w:space="0" w:color="auto"/>
            <w:right w:val="none" w:sz="0" w:space="0" w:color="auto"/>
          </w:divBdr>
        </w:div>
      </w:divsChild>
    </w:div>
    <w:div w:id="1665009004">
      <w:bodyDiv w:val="1"/>
      <w:marLeft w:val="0"/>
      <w:marRight w:val="0"/>
      <w:marTop w:val="0"/>
      <w:marBottom w:val="0"/>
      <w:divBdr>
        <w:top w:val="none" w:sz="0" w:space="0" w:color="auto"/>
        <w:left w:val="none" w:sz="0" w:space="0" w:color="auto"/>
        <w:bottom w:val="none" w:sz="0" w:space="0" w:color="auto"/>
        <w:right w:val="none" w:sz="0" w:space="0" w:color="auto"/>
      </w:divBdr>
    </w:div>
    <w:div w:id="1671827630">
      <w:bodyDiv w:val="1"/>
      <w:marLeft w:val="0"/>
      <w:marRight w:val="0"/>
      <w:marTop w:val="0"/>
      <w:marBottom w:val="0"/>
      <w:divBdr>
        <w:top w:val="none" w:sz="0" w:space="0" w:color="auto"/>
        <w:left w:val="none" w:sz="0" w:space="0" w:color="auto"/>
        <w:bottom w:val="none" w:sz="0" w:space="0" w:color="auto"/>
        <w:right w:val="none" w:sz="0" w:space="0" w:color="auto"/>
      </w:divBdr>
    </w:div>
    <w:div w:id="1675497442">
      <w:bodyDiv w:val="1"/>
      <w:marLeft w:val="0"/>
      <w:marRight w:val="0"/>
      <w:marTop w:val="0"/>
      <w:marBottom w:val="0"/>
      <w:divBdr>
        <w:top w:val="none" w:sz="0" w:space="0" w:color="auto"/>
        <w:left w:val="none" w:sz="0" w:space="0" w:color="auto"/>
        <w:bottom w:val="none" w:sz="0" w:space="0" w:color="auto"/>
        <w:right w:val="none" w:sz="0" w:space="0" w:color="auto"/>
      </w:divBdr>
      <w:divsChild>
        <w:div w:id="381171100">
          <w:marLeft w:val="480"/>
          <w:marRight w:val="0"/>
          <w:marTop w:val="0"/>
          <w:marBottom w:val="0"/>
          <w:divBdr>
            <w:top w:val="none" w:sz="0" w:space="0" w:color="auto"/>
            <w:left w:val="none" w:sz="0" w:space="0" w:color="auto"/>
            <w:bottom w:val="none" w:sz="0" w:space="0" w:color="auto"/>
            <w:right w:val="none" w:sz="0" w:space="0" w:color="auto"/>
          </w:divBdr>
        </w:div>
        <w:div w:id="1087576930">
          <w:marLeft w:val="480"/>
          <w:marRight w:val="0"/>
          <w:marTop w:val="0"/>
          <w:marBottom w:val="0"/>
          <w:divBdr>
            <w:top w:val="none" w:sz="0" w:space="0" w:color="auto"/>
            <w:left w:val="none" w:sz="0" w:space="0" w:color="auto"/>
            <w:bottom w:val="none" w:sz="0" w:space="0" w:color="auto"/>
            <w:right w:val="none" w:sz="0" w:space="0" w:color="auto"/>
          </w:divBdr>
        </w:div>
        <w:div w:id="61953991">
          <w:marLeft w:val="480"/>
          <w:marRight w:val="0"/>
          <w:marTop w:val="0"/>
          <w:marBottom w:val="0"/>
          <w:divBdr>
            <w:top w:val="none" w:sz="0" w:space="0" w:color="auto"/>
            <w:left w:val="none" w:sz="0" w:space="0" w:color="auto"/>
            <w:bottom w:val="none" w:sz="0" w:space="0" w:color="auto"/>
            <w:right w:val="none" w:sz="0" w:space="0" w:color="auto"/>
          </w:divBdr>
        </w:div>
        <w:div w:id="217010787">
          <w:marLeft w:val="480"/>
          <w:marRight w:val="0"/>
          <w:marTop w:val="0"/>
          <w:marBottom w:val="0"/>
          <w:divBdr>
            <w:top w:val="none" w:sz="0" w:space="0" w:color="auto"/>
            <w:left w:val="none" w:sz="0" w:space="0" w:color="auto"/>
            <w:bottom w:val="none" w:sz="0" w:space="0" w:color="auto"/>
            <w:right w:val="none" w:sz="0" w:space="0" w:color="auto"/>
          </w:divBdr>
        </w:div>
        <w:div w:id="1131941235">
          <w:marLeft w:val="480"/>
          <w:marRight w:val="0"/>
          <w:marTop w:val="0"/>
          <w:marBottom w:val="0"/>
          <w:divBdr>
            <w:top w:val="none" w:sz="0" w:space="0" w:color="auto"/>
            <w:left w:val="none" w:sz="0" w:space="0" w:color="auto"/>
            <w:bottom w:val="none" w:sz="0" w:space="0" w:color="auto"/>
            <w:right w:val="none" w:sz="0" w:space="0" w:color="auto"/>
          </w:divBdr>
        </w:div>
        <w:div w:id="267544372">
          <w:marLeft w:val="480"/>
          <w:marRight w:val="0"/>
          <w:marTop w:val="0"/>
          <w:marBottom w:val="0"/>
          <w:divBdr>
            <w:top w:val="none" w:sz="0" w:space="0" w:color="auto"/>
            <w:left w:val="none" w:sz="0" w:space="0" w:color="auto"/>
            <w:bottom w:val="none" w:sz="0" w:space="0" w:color="auto"/>
            <w:right w:val="none" w:sz="0" w:space="0" w:color="auto"/>
          </w:divBdr>
        </w:div>
        <w:div w:id="1681274618">
          <w:marLeft w:val="480"/>
          <w:marRight w:val="0"/>
          <w:marTop w:val="0"/>
          <w:marBottom w:val="0"/>
          <w:divBdr>
            <w:top w:val="none" w:sz="0" w:space="0" w:color="auto"/>
            <w:left w:val="none" w:sz="0" w:space="0" w:color="auto"/>
            <w:bottom w:val="none" w:sz="0" w:space="0" w:color="auto"/>
            <w:right w:val="none" w:sz="0" w:space="0" w:color="auto"/>
          </w:divBdr>
        </w:div>
        <w:div w:id="468207202">
          <w:marLeft w:val="480"/>
          <w:marRight w:val="0"/>
          <w:marTop w:val="0"/>
          <w:marBottom w:val="0"/>
          <w:divBdr>
            <w:top w:val="none" w:sz="0" w:space="0" w:color="auto"/>
            <w:left w:val="none" w:sz="0" w:space="0" w:color="auto"/>
            <w:bottom w:val="none" w:sz="0" w:space="0" w:color="auto"/>
            <w:right w:val="none" w:sz="0" w:space="0" w:color="auto"/>
          </w:divBdr>
        </w:div>
        <w:div w:id="1090656577">
          <w:marLeft w:val="480"/>
          <w:marRight w:val="0"/>
          <w:marTop w:val="0"/>
          <w:marBottom w:val="0"/>
          <w:divBdr>
            <w:top w:val="none" w:sz="0" w:space="0" w:color="auto"/>
            <w:left w:val="none" w:sz="0" w:space="0" w:color="auto"/>
            <w:bottom w:val="none" w:sz="0" w:space="0" w:color="auto"/>
            <w:right w:val="none" w:sz="0" w:space="0" w:color="auto"/>
          </w:divBdr>
        </w:div>
        <w:div w:id="1622689919">
          <w:marLeft w:val="480"/>
          <w:marRight w:val="0"/>
          <w:marTop w:val="0"/>
          <w:marBottom w:val="0"/>
          <w:divBdr>
            <w:top w:val="none" w:sz="0" w:space="0" w:color="auto"/>
            <w:left w:val="none" w:sz="0" w:space="0" w:color="auto"/>
            <w:bottom w:val="none" w:sz="0" w:space="0" w:color="auto"/>
            <w:right w:val="none" w:sz="0" w:space="0" w:color="auto"/>
          </w:divBdr>
        </w:div>
        <w:div w:id="1615208470">
          <w:marLeft w:val="480"/>
          <w:marRight w:val="0"/>
          <w:marTop w:val="0"/>
          <w:marBottom w:val="0"/>
          <w:divBdr>
            <w:top w:val="none" w:sz="0" w:space="0" w:color="auto"/>
            <w:left w:val="none" w:sz="0" w:space="0" w:color="auto"/>
            <w:bottom w:val="none" w:sz="0" w:space="0" w:color="auto"/>
            <w:right w:val="none" w:sz="0" w:space="0" w:color="auto"/>
          </w:divBdr>
        </w:div>
        <w:div w:id="1804348880">
          <w:marLeft w:val="480"/>
          <w:marRight w:val="0"/>
          <w:marTop w:val="0"/>
          <w:marBottom w:val="0"/>
          <w:divBdr>
            <w:top w:val="none" w:sz="0" w:space="0" w:color="auto"/>
            <w:left w:val="none" w:sz="0" w:space="0" w:color="auto"/>
            <w:bottom w:val="none" w:sz="0" w:space="0" w:color="auto"/>
            <w:right w:val="none" w:sz="0" w:space="0" w:color="auto"/>
          </w:divBdr>
        </w:div>
        <w:div w:id="182130477">
          <w:marLeft w:val="480"/>
          <w:marRight w:val="0"/>
          <w:marTop w:val="0"/>
          <w:marBottom w:val="0"/>
          <w:divBdr>
            <w:top w:val="none" w:sz="0" w:space="0" w:color="auto"/>
            <w:left w:val="none" w:sz="0" w:space="0" w:color="auto"/>
            <w:bottom w:val="none" w:sz="0" w:space="0" w:color="auto"/>
            <w:right w:val="none" w:sz="0" w:space="0" w:color="auto"/>
          </w:divBdr>
        </w:div>
        <w:div w:id="825363841">
          <w:marLeft w:val="480"/>
          <w:marRight w:val="0"/>
          <w:marTop w:val="0"/>
          <w:marBottom w:val="0"/>
          <w:divBdr>
            <w:top w:val="none" w:sz="0" w:space="0" w:color="auto"/>
            <w:left w:val="none" w:sz="0" w:space="0" w:color="auto"/>
            <w:bottom w:val="none" w:sz="0" w:space="0" w:color="auto"/>
            <w:right w:val="none" w:sz="0" w:space="0" w:color="auto"/>
          </w:divBdr>
        </w:div>
        <w:div w:id="468547628">
          <w:marLeft w:val="480"/>
          <w:marRight w:val="0"/>
          <w:marTop w:val="0"/>
          <w:marBottom w:val="0"/>
          <w:divBdr>
            <w:top w:val="none" w:sz="0" w:space="0" w:color="auto"/>
            <w:left w:val="none" w:sz="0" w:space="0" w:color="auto"/>
            <w:bottom w:val="none" w:sz="0" w:space="0" w:color="auto"/>
            <w:right w:val="none" w:sz="0" w:space="0" w:color="auto"/>
          </w:divBdr>
        </w:div>
        <w:div w:id="1481727055">
          <w:marLeft w:val="480"/>
          <w:marRight w:val="0"/>
          <w:marTop w:val="0"/>
          <w:marBottom w:val="0"/>
          <w:divBdr>
            <w:top w:val="none" w:sz="0" w:space="0" w:color="auto"/>
            <w:left w:val="none" w:sz="0" w:space="0" w:color="auto"/>
            <w:bottom w:val="none" w:sz="0" w:space="0" w:color="auto"/>
            <w:right w:val="none" w:sz="0" w:space="0" w:color="auto"/>
          </w:divBdr>
        </w:div>
        <w:div w:id="1911957871">
          <w:marLeft w:val="480"/>
          <w:marRight w:val="0"/>
          <w:marTop w:val="0"/>
          <w:marBottom w:val="0"/>
          <w:divBdr>
            <w:top w:val="none" w:sz="0" w:space="0" w:color="auto"/>
            <w:left w:val="none" w:sz="0" w:space="0" w:color="auto"/>
            <w:bottom w:val="none" w:sz="0" w:space="0" w:color="auto"/>
            <w:right w:val="none" w:sz="0" w:space="0" w:color="auto"/>
          </w:divBdr>
        </w:div>
        <w:div w:id="459418846">
          <w:marLeft w:val="480"/>
          <w:marRight w:val="0"/>
          <w:marTop w:val="0"/>
          <w:marBottom w:val="0"/>
          <w:divBdr>
            <w:top w:val="none" w:sz="0" w:space="0" w:color="auto"/>
            <w:left w:val="none" w:sz="0" w:space="0" w:color="auto"/>
            <w:bottom w:val="none" w:sz="0" w:space="0" w:color="auto"/>
            <w:right w:val="none" w:sz="0" w:space="0" w:color="auto"/>
          </w:divBdr>
        </w:div>
        <w:div w:id="1557735741">
          <w:marLeft w:val="480"/>
          <w:marRight w:val="0"/>
          <w:marTop w:val="0"/>
          <w:marBottom w:val="0"/>
          <w:divBdr>
            <w:top w:val="none" w:sz="0" w:space="0" w:color="auto"/>
            <w:left w:val="none" w:sz="0" w:space="0" w:color="auto"/>
            <w:bottom w:val="none" w:sz="0" w:space="0" w:color="auto"/>
            <w:right w:val="none" w:sz="0" w:space="0" w:color="auto"/>
          </w:divBdr>
        </w:div>
        <w:div w:id="188884123">
          <w:marLeft w:val="480"/>
          <w:marRight w:val="0"/>
          <w:marTop w:val="0"/>
          <w:marBottom w:val="0"/>
          <w:divBdr>
            <w:top w:val="none" w:sz="0" w:space="0" w:color="auto"/>
            <w:left w:val="none" w:sz="0" w:space="0" w:color="auto"/>
            <w:bottom w:val="none" w:sz="0" w:space="0" w:color="auto"/>
            <w:right w:val="none" w:sz="0" w:space="0" w:color="auto"/>
          </w:divBdr>
        </w:div>
        <w:div w:id="1629430000">
          <w:marLeft w:val="480"/>
          <w:marRight w:val="0"/>
          <w:marTop w:val="0"/>
          <w:marBottom w:val="0"/>
          <w:divBdr>
            <w:top w:val="none" w:sz="0" w:space="0" w:color="auto"/>
            <w:left w:val="none" w:sz="0" w:space="0" w:color="auto"/>
            <w:bottom w:val="none" w:sz="0" w:space="0" w:color="auto"/>
            <w:right w:val="none" w:sz="0" w:space="0" w:color="auto"/>
          </w:divBdr>
        </w:div>
        <w:div w:id="929196362">
          <w:marLeft w:val="480"/>
          <w:marRight w:val="0"/>
          <w:marTop w:val="0"/>
          <w:marBottom w:val="0"/>
          <w:divBdr>
            <w:top w:val="none" w:sz="0" w:space="0" w:color="auto"/>
            <w:left w:val="none" w:sz="0" w:space="0" w:color="auto"/>
            <w:bottom w:val="none" w:sz="0" w:space="0" w:color="auto"/>
            <w:right w:val="none" w:sz="0" w:space="0" w:color="auto"/>
          </w:divBdr>
        </w:div>
        <w:div w:id="1859812297">
          <w:marLeft w:val="480"/>
          <w:marRight w:val="0"/>
          <w:marTop w:val="0"/>
          <w:marBottom w:val="0"/>
          <w:divBdr>
            <w:top w:val="none" w:sz="0" w:space="0" w:color="auto"/>
            <w:left w:val="none" w:sz="0" w:space="0" w:color="auto"/>
            <w:bottom w:val="none" w:sz="0" w:space="0" w:color="auto"/>
            <w:right w:val="none" w:sz="0" w:space="0" w:color="auto"/>
          </w:divBdr>
        </w:div>
        <w:div w:id="1752971844">
          <w:marLeft w:val="480"/>
          <w:marRight w:val="0"/>
          <w:marTop w:val="0"/>
          <w:marBottom w:val="0"/>
          <w:divBdr>
            <w:top w:val="none" w:sz="0" w:space="0" w:color="auto"/>
            <w:left w:val="none" w:sz="0" w:space="0" w:color="auto"/>
            <w:bottom w:val="none" w:sz="0" w:space="0" w:color="auto"/>
            <w:right w:val="none" w:sz="0" w:space="0" w:color="auto"/>
          </w:divBdr>
        </w:div>
        <w:div w:id="1273977848">
          <w:marLeft w:val="480"/>
          <w:marRight w:val="0"/>
          <w:marTop w:val="0"/>
          <w:marBottom w:val="0"/>
          <w:divBdr>
            <w:top w:val="none" w:sz="0" w:space="0" w:color="auto"/>
            <w:left w:val="none" w:sz="0" w:space="0" w:color="auto"/>
            <w:bottom w:val="none" w:sz="0" w:space="0" w:color="auto"/>
            <w:right w:val="none" w:sz="0" w:space="0" w:color="auto"/>
          </w:divBdr>
        </w:div>
        <w:div w:id="1746107267">
          <w:marLeft w:val="480"/>
          <w:marRight w:val="0"/>
          <w:marTop w:val="0"/>
          <w:marBottom w:val="0"/>
          <w:divBdr>
            <w:top w:val="none" w:sz="0" w:space="0" w:color="auto"/>
            <w:left w:val="none" w:sz="0" w:space="0" w:color="auto"/>
            <w:bottom w:val="none" w:sz="0" w:space="0" w:color="auto"/>
            <w:right w:val="none" w:sz="0" w:space="0" w:color="auto"/>
          </w:divBdr>
        </w:div>
        <w:div w:id="44649280">
          <w:marLeft w:val="480"/>
          <w:marRight w:val="0"/>
          <w:marTop w:val="0"/>
          <w:marBottom w:val="0"/>
          <w:divBdr>
            <w:top w:val="none" w:sz="0" w:space="0" w:color="auto"/>
            <w:left w:val="none" w:sz="0" w:space="0" w:color="auto"/>
            <w:bottom w:val="none" w:sz="0" w:space="0" w:color="auto"/>
            <w:right w:val="none" w:sz="0" w:space="0" w:color="auto"/>
          </w:divBdr>
        </w:div>
        <w:div w:id="2146702616">
          <w:marLeft w:val="480"/>
          <w:marRight w:val="0"/>
          <w:marTop w:val="0"/>
          <w:marBottom w:val="0"/>
          <w:divBdr>
            <w:top w:val="none" w:sz="0" w:space="0" w:color="auto"/>
            <w:left w:val="none" w:sz="0" w:space="0" w:color="auto"/>
            <w:bottom w:val="none" w:sz="0" w:space="0" w:color="auto"/>
            <w:right w:val="none" w:sz="0" w:space="0" w:color="auto"/>
          </w:divBdr>
        </w:div>
        <w:div w:id="1069422219">
          <w:marLeft w:val="480"/>
          <w:marRight w:val="0"/>
          <w:marTop w:val="0"/>
          <w:marBottom w:val="0"/>
          <w:divBdr>
            <w:top w:val="none" w:sz="0" w:space="0" w:color="auto"/>
            <w:left w:val="none" w:sz="0" w:space="0" w:color="auto"/>
            <w:bottom w:val="none" w:sz="0" w:space="0" w:color="auto"/>
            <w:right w:val="none" w:sz="0" w:space="0" w:color="auto"/>
          </w:divBdr>
        </w:div>
        <w:div w:id="1342272974">
          <w:marLeft w:val="480"/>
          <w:marRight w:val="0"/>
          <w:marTop w:val="0"/>
          <w:marBottom w:val="0"/>
          <w:divBdr>
            <w:top w:val="none" w:sz="0" w:space="0" w:color="auto"/>
            <w:left w:val="none" w:sz="0" w:space="0" w:color="auto"/>
            <w:bottom w:val="none" w:sz="0" w:space="0" w:color="auto"/>
            <w:right w:val="none" w:sz="0" w:space="0" w:color="auto"/>
          </w:divBdr>
        </w:div>
        <w:div w:id="189731425">
          <w:marLeft w:val="480"/>
          <w:marRight w:val="0"/>
          <w:marTop w:val="0"/>
          <w:marBottom w:val="0"/>
          <w:divBdr>
            <w:top w:val="none" w:sz="0" w:space="0" w:color="auto"/>
            <w:left w:val="none" w:sz="0" w:space="0" w:color="auto"/>
            <w:bottom w:val="none" w:sz="0" w:space="0" w:color="auto"/>
            <w:right w:val="none" w:sz="0" w:space="0" w:color="auto"/>
          </w:divBdr>
        </w:div>
        <w:div w:id="465046144">
          <w:marLeft w:val="480"/>
          <w:marRight w:val="0"/>
          <w:marTop w:val="0"/>
          <w:marBottom w:val="0"/>
          <w:divBdr>
            <w:top w:val="none" w:sz="0" w:space="0" w:color="auto"/>
            <w:left w:val="none" w:sz="0" w:space="0" w:color="auto"/>
            <w:bottom w:val="none" w:sz="0" w:space="0" w:color="auto"/>
            <w:right w:val="none" w:sz="0" w:space="0" w:color="auto"/>
          </w:divBdr>
        </w:div>
        <w:div w:id="1809131255">
          <w:marLeft w:val="480"/>
          <w:marRight w:val="0"/>
          <w:marTop w:val="0"/>
          <w:marBottom w:val="0"/>
          <w:divBdr>
            <w:top w:val="none" w:sz="0" w:space="0" w:color="auto"/>
            <w:left w:val="none" w:sz="0" w:space="0" w:color="auto"/>
            <w:bottom w:val="none" w:sz="0" w:space="0" w:color="auto"/>
            <w:right w:val="none" w:sz="0" w:space="0" w:color="auto"/>
          </w:divBdr>
        </w:div>
      </w:divsChild>
    </w:div>
    <w:div w:id="1677919927">
      <w:bodyDiv w:val="1"/>
      <w:marLeft w:val="0"/>
      <w:marRight w:val="0"/>
      <w:marTop w:val="0"/>
      <w:marBottom w:val="0"/>
      <w:divBdr>
        <w:top w:val="none" w:sz="0" w:space="0" w:color="auto"/>
        <w:left w:val="none" w:sz="0" w:space="0" w:color="auto"/>
        <w:bottom w:val="none" w:sz="0" w:space="0" w:color="auto"/>
        <w:right w:val="none" w:sz="0" w:space="0" w:color="auto"/>
      </w:divBdr>
    </w:div>
    <w:div w:id="1681544062">
      <w:bodyDiv w:val="1"/>
      <w:marLeft w:val="0"/>
      <w:marRight w:val="0"/>
      <w:marTop w:val="0"/>
      <w:marBottom w:val="0"/>
      <w:divBdr>
        <w:top w:val="none" w:sz="0" w:space="0" w:color="auto"/>
        <w:left w:val="none" w:sz="0" w:space="0" w:color="auto"/>
        <w:bottom w:val="none" w:sz="0" w:space="0" w:color="auto"/>
        <w:right w:val="none" w:sz="0" w:space="0" w:color="auto"/>
      </w:divBdr>
    </w:div>
    <w:div w:id="1681665653">
      <w:bodyDiv w:val="1"/>
      <w:marLeft w:val="0"/>
      <w:marRight w:val="0"/>
      <w:marTop w:val="0"/>
      <w:marBottom w:val="0"/>
      <w:divBdr>
        <w:top w:val="none" w:sz="0" w:space="0" w:color="auto"/>
        <w:left w:val="none" w:sz="0" w:space="0" w:color="auto"/>
        <w:bottom w:val="none" w:sz="0" w:space="0" w:color="auto"/>
        <w:right w:val="none" w:sz="0" w:space="0" w:color="auto"/>
      </w:divBdr>
    </w:div>
    <w:div w:id="1685865224">
      <w:bodyDiv w:val="1"/>
      <w:marLeft w:val="0"/>
      <w:marRight w:val="0"/>
      <w:marTop w:val="0"/>
      <w:marBottom w:val="0"/>
      <w:divBdr>
        <w:top w:val="none" w:sz="0" w:space="0" w:color="auto"/>
        <w:left w:val="none" w:sz="0" w:space="0" w:color="auto"/>
        <w:bottom w:val="none" w:sz="0" w:space="0" w:color="auto"/>
        <w:right w:val="none" w:sz="0" w:space="0" w:color="auto"/>
      </w:divBdr>
    </w:div>
    <w:div w:id="1698001502">
      <w:bodyDiv w:val="1"/>
      <w:marLeft w:val="0"/>
      <w:marRight w:val="0"/>
      <w:marTop w:val="0"/>
      <w:marBottom w:val="0"/>
      <w:divBdr>
        <w:top w:val="none" w:sz="0" w:space="0" w:color="auto"/>
        <w:left w:val="none" w:sz="0" w:space="0" w:color="auto"/>
        <w:bottom w:val="none" w:sz="0" w:space="0" w:color="auto"/>
        <w:right w:val="none" w:sz="0" w:space="0" w:color="auto"/>
      </w:divBdr>
      <w:divsChild>
        <w:div w:id="1234510089">
          <w:marLeft w:val="480"/>
          <w:marRight w:val="0"/>
          <w:marTop w:val="0"/>
          <w:marBottom w:val="0"/>
          <w:divBdr>
            <w:top w:val="none" w:sz="0" w:space="0" w:color="auto"/>
            <w:left w:val="none" w:sz="0" w:space="0" w:color="auto"/>
            <w:bottom w:val="none" w:sz="0" w:space="0" w:color="auto"/>
            <w:right w:val="none" w:sz="0" w:space="0" w:color="auto"/>
          </w:divBdr>
        </w:div>
        <w:div w:id="1722292420">
          <w:marLeft w:val="480"/>
          <w:marRight w:val="0"/>
          <w:marTop w:val="0"/>
          <w:marBottom w:val="0"/>
          <w:divBdr>
            <w:top w:val="none" w:sz="0" w:space="0" w:color="auto"/>
            <w:left w:val="none" w:sz="0" w:space="0" w:color="auto"/>
            <w:bottom w:val="none" w:sz="0" w:space="0" w:color="auto"/>
            <w:right w:val="none" w:sz="0" w:space="0" w:color="auto"/>
          </w:divBdr>
        </w:div>
        <w:div w:id="492338620">
          <w:marLeft w:val="480"/>
          <w:marRight w:val="0"/>
          <w:marTop w:val="0"/>
          <w:marBottom w:val="0"/>
          <w:divBdr>
            <w:top w:val="none" w:sz="0" w:space="0" w:color="auto"/>
            <w:left w:val="none" w:sz="0" w:space="0" w:color="auto"/>
            <w:bottom w:val="none" w:sz="0" w:space="0" w:color="auto"/>
            <w:right w:val="none" w:sz="0" w:space="0" w:color="auto"/>
          </w:divBdr>
        </w:div>
        <w:div w:id="1206217964">
          <w:marLeft w:val="480"/>
          <w:marRight w:val="0"/>
          <w:marTop w:val="0"/>
          <w:marBottom w:val="0"/>
          <w:divBdr>
            <w:top w:val="none" w:sz="0" w:space="0" w:color="auto"/>
            <w:left w:val="none" w:sz="0" w:space="0" w:color="auto"/>
            <w:bottom w:val="none" w:sz="0" w:space="0" w:color="auto"/>
            <w:right w:val="none" w:sz="0" w:space="0" w:color="auto"/>
          </w:divBdr>
        </w:div>
        <w:div w:id="1061249681">
          <w:marLeft w:val="480"/>
          <w:marRight w:val="0"/>
          <w:marTop w:val="0"/>
          <w:marBottom w:val="0"/>
          <w:divBdr>
            <w:top w:val="none" w:sz="0" w:space="0" w:color="auto"/>
            <w:left w:val="none" w:sz="0" w:space="0" w:color="auto"/>
            <w:bottom w:val="none" w:sz="0" w:space="0" w:color="auto"/>
            <w:right w:val="none" w:sz="0" w:space="0" w:color="auto"/>
          </w:divBdr>
        </w:div>
        <w:div w:id="2080789771">
          <w:marLeft w:val="480"/>
          <w:marRight w:val="0"/>
          <w:marTop w:val="0"/>
          <w:marBottom w:val="0"/>
          <w:divBdr>
            <w:top w:val="none" w:sz="0" w:space="0" w:color="auto"/>
            <w:left w:val="none" w:sz="0" w:space="0" w:color="auto"/>
            <w:bottom w:val="none" w:sz="0" w:space="0" w:color="auto"/>
            <w:right w:val="none" w:sz="0" w:space="0" w:color="auto"/>
          </w:divBdr>
        </w:div>
        <w:div w:id="940408749">
          <w:marLeft w:val="480"/>
          <w:marRight w:val="0"/>
          <w:marTop w:val="0"/>
          <w:marBottom w:val="0"/>
          <w:divBdr>
            <w:top w:val="none" w:sz="0" w:space="0" w:color="auto"/>
            <w:left w:val="none" w:sz="0" w:space="0" w:color="auto"/>
            <w:bottom w:val="none" w:sz="0" w:space="0" w:color="auto"/>
            <w:right w:val="none" w:sz="0" w:space="0" w:color="auto"/>
          </w:divBdr>
        </w:div>
        <w:div w:id="826439487">
          <w:marLeft w:val="480"/>
          <w:marRight w:val="0"/>
          <w:marTop w:val="0"/>
          <w:marBottom w:val="0"/>
          <w:divBdr>
            <w:top w:val="none" w:sz="0" w:space="0" w:color="auto"/>
            <w:left w:val="none" w:sz="0" w:space="0" w:color="auto"/>
            <w:bottom w:val="none" w:sz="0" w:space="0" w:color="auto"/>
            <w:right w:val="none" w:sz="0" w:space="0" w:color="auto"/>
          </w:divBdr>
        </w:div>
        <w:div w:id="1671640405">
          <w:marLeft w:val="480"/>
          <w:marRight w:val="0"/>
          <w:marTop w:val="0"/>
          <w:marBottom w:val="0"/>
          <w:divBdr>
            <w:top w:val="none" w:sz="0" w:space="0" w:color="auto"/>
            <w:left w:val="none" w:sz="0" w:space="0" w:color="auto"/>
            <w:bottom w:val="none" w:sz="0" w:space="0" w:color="auto"/>
            <w:right w:val="none" w:sz="0" w:space="0" w:color="auto"/>
          </w:divBdr>
        </w:div>
        <w:div w:id="43986237">
          <w:marLeft w:val="480"/>
          <w:marRight w:val="0"/>
          <w:marTop w:val="0"/>
          <w:marBottom w:val="0"/>
          <w:divBdr>
            <w:top w:val="none" w:sz="0" w:space="0" w:color="auto"/>
            <w:left w:val="none" w:sz="0" w:space="0" w:color="auto"/>
            <w:bottom w:val="none" w:sz="0" w:space="0" w:color="auto"/>
            <w:right w:val="none" w:sz="0" w:space="0" w:color="auto"/>
          </w:divBdr>
        </w:div>
        <w:div w:id="533614300">
          <w:marLeft w:val="480"/>
          <w:marRight w:val="0"/>
          <w:marTop w:val="0"/>
          <w:marBottom w:val="0"/>
          <w:divBdr>
            <w:top w:val="none" w:sz="0" w:space="0" w:color="auto"/>
            <w:left w:val="none" w:sz="0" w:space="0" w:color="auto"/>
            <w:bottom w:val="none" w:sz="0" w:space="0" w:color="auto"/>
            <w:right w:val="none" w:sz="0" w:space="0" w:color="auto"/>
          </w:divBdr>
        </w:div>
        <w:div w:id="1718778318">
          <w:marLeft w:val="480"/>
          <w:marRight w:val="0"/>
          <w:marTop w:val="0"/>
          <w:marBottom w:val="0"/>
          <w:divBdr>
            <w:top w:val="none" w:sz="0" w:space="0" w:color="auto"/>
            <w:left w:val="none" w:sz="0" w:space="0" w:color="auto"/>
            <w:bottom w:val="none" w:sz="0" w:space="0" w:color="auto"/>
            <w:right w:val="none" w:sz="0" w:space="0" w:color="auto"/>
          </w:divBdr>
        </w:div>
        <w:div w:id="299843405">
          <w:marLeft w:val="480"/>
          <w:marRight w:val="0"/>
          <w:marTop w:val="0"/>
          <w:marBottom w:val="0"/>
          <w:divBdr>
            <w:top w:val="none" w:sz="0" w:space="0" w:color="auto"/>
            <w:left w:val="none" w:sz="0" w:space="0" w:color="auto"/>
            <w:bottom w:val="none" w:sz="0" w:space="0" w:color="auto"/>
            <w:right w:val="none" w:sz="0" w:space="0" w:color="auto"/>
          </w:divBdr>
        </w:div>
        <w:div w:id="165826762">
          <w:marLeft w:val="480"/>
          <w:marRight w:val="0"/>
          <w:marTop w:val="0"/>
          <w:marBottom w:val="0"/>
          <w:divBdr>
            <w:top w:val="none" w:sz="0" w:space="0" w:color="auto"/>
            <w:left w:val="none" w:sz="0" w:space="0" w:color="auto"/>
            <w:bottom w:val="none" w:sz="0" w:space="0" w:color="auto"/>
            <w:right w:val="none" w:sz="0" w:space="0" w:color="auto"/>
          </w:divBdr>
        </w:div>
        <w:div w:id="2095782639">
          <w:marLeft w:val="480"/>
          <w:marRight w:val="0"/>
          <w:marTop w:val="0"/>
          <w:marBottom w:val="0"/>
          <w:divBdr>
            <w:top w:val="none" w:sz="0" w:space="0" w:color="auto"/>
            <w:left w:val="none" w:sz="0" w:space="0" w:color="auto"/>
            <w:bottom w:val="none" w:sz="0" w:space="0" w:color="auto"/>
            <w:right w:val="none" w:sz="0" w:space="0" w:color="auto"/>
          </w:divBdr>
        </w:div>
        <w:div w:id="1243103318">
          <w:marLeft w:val="480"/>
          <w:marRight w:val="0"/>
          <w:marTop w:val="0"/>
          <w:marBottom w:val="0"/>
          <w:divBdr>
            <w:top w:val="none" w:sz="0" w:space="0" w:color="auto"/>
            <w:left w:val="none" w:sz="0" w:space="0" w:color="auto"/>
            <w:bottom w:val="none" w:sz="0" w:space="0" w:color="auto"/>
            <w:right w:val="none" w:sz="0" w:space="0" w:color="auto"/>
          </w:divBdr>
        </w:div>
        <w:div w:id="812142219">
          <w:marLeft w:val="480"/>
          <w:marRight w:val="0"/>
          <w:marTop w:val="0"/>
          <w:marBottom w:val="0"/>
          <w:divBdr>
            <w:top w:val="none" w:sz="0" w:space="0" w:color="auto"/>
            <w:left w:val="none" w:sz="0" w:space="0" w:color="auto"/>
            <w:bottom w:val="none" w:sz="0" w:space="0" w:color="auto"/>
            <w:right w:val="none" w:sz="0" w:space="0" w:color="auto"/>
          </w:divBdr>
        </w:div>
        <w:div w:id="986326826">
          <w:marLeft w:val="480"/>
          <w:marRight w:val="0"/>
          <w:marTop w:val="0"/>
          <w:marBottom w:val="0"/>
          <w:divBdr>
            <w:top w:val="none" w:sz="0" w:space="0" w:color="auto"/>
            <w:left w:val="none" w:sz="0" w:space="0" w:color="auto"/>
            <w:bottom w:val="none" w:sz="0" w:space="0" w:color="auto"/>
            <w:right w:val="none" w:sz="0" w:space="0" w:color="auto"/>
          </w:divBdr>
        </w:div>
        <w:div w:id="53283284">
          <w:marLeft w:val="480"/>
          <w:marRight w:val="0"/>
          <w:marTop w:val="0"/>
          <w:marBottom w:val="0"/>
          <w:divBdr>
            <w:top w:val="none" w:sz="0" w:space="0" w:color="auto"/>
            <w:left w:val="none" w:sz="0" w:space="0" w:color="auto"/>
            <w:bottom w:val="none" w:sz="0" w:space="0" w:color="auto"/>
            <w:right w:val="none" w:sz="0" w:space="0" w:color="auto"/>
          </w:divBdr>
        </w:div>
        <w:div w:id="538055501">
          <w:marLeft w:val="480"/>
          <w:marRight w:val="0"/>
          <w:marTop w:val="0"/>
          <w:marBottom w:val="0"/>
          <w:divBdr>
            <w:top w:val="none" w:sz="0" w:space="0" w:color="auto"/>
            <w:left w:val="none" w:sz="0" w:space="0" w:color="auto"/>
            <w:bottom w:val="none" w:sz="0" w:space="0" w:color="auto"/>
            <w:right w:val="none" w:sz="0" w:space="0" w:color="auto"/>
          </w:divBdr>
        </w:div>
        <w:div w:id="236549617">
          <w:marLeft w:val="480"/>
          <w:marRight w:val="0"/>
          <w:marTop w:val="0"/>
          <w:marBottom w:val="0"/>
          <w:divBdr>
            <w:top w:val="none" w:sz="0" w:space="0" w:color="auto"/>
            <w:left w:val="none" w:sz="0" w:space="0" w:color="auto"/>
            <w:bottom w:val="none" w:sz="0" w:space="0" w:color="auto"/>
            <w:right w:val="none" w:sz="0" w:space="0" w:color="auto"/>
          </w:divBdr>
        </w:div>
        <w:div w:id="1069621886">
          <w:marLeft w:val="480"/>
          <w:marRight w:val="0"/>
          <w:marTop w:val="0"/>
          <w:marBottom w:val="0"/>
          <w:divBdr>
            <w:top w:val="none" w:sz="0" w:space="0" w:color="auto"/>
            <w:left w:val="none" w:sz="0" w:space="0" w:color="auto"/>
            <w:bottom w:val="none" w:sz="0" w:space="0" w:color="auto"/>
            <w:right w:val="none" w:sz="0" w:space="0" w:color="auto"/>
          </w:divBdr>
        </w:div>
        <w:div w:id="1584610504">
          <w:marLeft w:val="480"/>
          <w:marRight w:val="0"/>
          <w:marTop w:val="0"/>
          <w:marBottom w:val="0"/>
          <w:divBdr>
            <w:top w:val="none" w:sz="0" w:space="0" w:color="auto"/>
            <w:left w:val="none" w:sz="0" w:space="0" w:color="auto"/>
            <w:bottom w:val="none" w:sz="0" w:space="0" w:color="auto"/>
            <w:right w:val="none" w:sz="0" w:space="0" w:color="auto"/>
          </w:divBdr>
        </w:div>
        <w:div w:id="1906573590">
          <w:marLeft w:val="480"/>
          <w:marRight w:val="0"/>
          <w:marTop w:val="0"/>
          <w:marBottom w:val="0"/>
          <w:divBdr>
            <w:top w:val="none" w:sz="0" w:space="0" w:color="auto"/>
            <w:left w:val="none" w:sz="0" w:space="0" w:color="auto"/>
            <w:bottom w:val="none" w:sz="0" w:space="0" w:color="auto"/>
            <w:right w:val="none" w:sz="0" w:space="0" w:color="auto"/>
          </w:divBdr>
        </w:div>
        <w:div w:id="542063093">
          <w:marLeft w:val="480"/>
          <w:marRight w:val="0"/>
          <w:marTop w:val="0"/>
          <w:marBottom w:val="0"/>
          <w:divBdr>
            <w:top w:val="none" w:sz="0" w:space="0" w:color="auto"/>
            <w:left w:val="none" w:sz="0" w:space="0" w:color="auto"/>
            <w:bottom w:val="none" w:sz="0" w:space="0" w:color="auto"/>
            <w:right w:val="none" w:sz="0" w:space="0" w:color="auto"/>
          </w:divBdr>
        </w:div>
        <w:div w:id="1917670385">
          <w:marLeft w:val="480"/>
          <w:marRight w:val="0"/>
          <w:marTop w:val="0"/>
          <w:marBottom w:val="0"/>
          <w:divBdr>
            <w:top w:val="none" w:sz="0" w:space="0" w:color="auto"/>
            <w:left w:val="none" w:sz="0" w:space="0" w:color="auto"/>
            <w:bottom w:val="none" w:sz="0" w:space="0" w:color="auto"/>
            <w:right w:val="none" w:sz="0" w:space="0" w:color="auto"/>
          </w:divBdr>
        </w:div>
        <w:div w:id="1628312859">
          <w:marLeft w:val="480"/>
          <w:marRight w:val="0"/>
          <w:marTop w:val="0"/>
          <w:marBottom w:val="0"/>
          <w:divBdr>
            <w:top w:val="none" w:sz="0" w:space="0" w:color="auto"/>
            <w:left w:val="none" w:sz="0" w:space="0" w:color="auto"/>
            <w:bottom w:val="none" w:sz="0" w:space="0" w:color="auto"/>
            <w:right w:val="none" w:sz="0" w:space="0" w:color="auto"/>
          </w:divBdr>
        </w:div>
        <w:div w:id="1156846985">
          <w:marLeft w:val="480"/>
          <w:marRight w:val="0"/>
          <w:marTop w:val="0"/>
          <w:marBottom w:val="0"/>
          <w:divBdr>
            <w:top w:val="none" w:sz="0" w:space="0" w:color="auto"/>
            <w:left w:val="none" w:sz="0" w:space="0" w:color="auto"/>
            <w:bottom w:val="none" w:sz="0" w:space="0" w:color="auto"/>
            <w:right w:val="none" w:sz="0" w:space="0" w:color="auto"/>
          </w:divBdr>
        </w:div>
        <w:div w:id="1189872319">
          <w:marLeft w:val="480"/>
          <w:marRight w:val="0"/>
          <w:marTop w:val="0"/>
          <w:marBottom w:val="0"/>
          <w:divBdr>
            <w:top w:val="none" w:sz="0" w:space="0" w:color="auto"/>
            <w:left w:val="none" w:sz="0" w:space="0" w:color="auto"/>
            <w:bottom w:val="none" w:sz="0" w:space="0" w:color="auto"/>
            <w:right w:val="none" w:sz="0" w:space="0" w:color="auto"/>
          </w:divBdr>
        </w:div>
        <w:div w:id="1576741484">
          <w:marLeft w:val="480"/>
          <w:marRight w:val="0"/>
          <w:marTop w:val="0"/>
          <w:marBottom w:val="0"/>
          <w:divBdr>
            <w:top w:val="none" w:sz="0" w:space="0" w:color="auto"/>
            <w:left w:val="none" w:sz="0" w:space="0" w:color="auto"/>
            <w:bottom w:val="none" w:sz="0" w:space="0" w:color="auto"/>
            <w:right w:val="none" w:sz="0" w:space="0" w:color="auto"/>
          </w:divBdr>
        </w:div>
        <w:div w:id="49690203">
          <w:marLeft w:val="480"/>
          <w:marRight w:val="0"/>
          <w:marTop w:val="0"/>
          <w:marBottom w:val="0"/>
          <w:divBdr>
            <w:top w:val="none" w:sz="0" w:space="0" w:color="auto"/>
            <w:left w:val="none" w:sz="0" w:space="0" w:color="auto"/>
            <w:bottom w:val="none" w:sz="0" w:space="0" w:color="auto"/>
            <w:right w:val="none" w:sz="0" w:space="0" w:color="auto"/>
          </w:divBdr>
        </w:div>
        <w:div w:id="1552694522">
          <w:marLeft w:val="480"/>
          <w:marRight w:val="0"/>
          <w:marTop w:val="0"/>
          <w:marBottom w:val="0"/>
          <w:divBdr>
            <w:top w:val="none" w:sz="0" w:space="0" w:color="auto"/>
            <w:left w:val="none" w:sz="0" w:space="0" w:color="auto"/>
            <w:bottom w:val="none" w:sz="0" w:space="0" w:color="auto"/>
            <w:right w:val="none" w:sz="0" w:space="0" w:color="auto"/>
          </w:divBdr>
        </w:div>
        <w:div w:id="1644918982">
          <w:marLeft w:val="480"/>
          <w:marRight w:val="0"/>
          <w:marTop w:val="0"/>
          <w:marBottom w:val="0"/>
          <w:divBdr>
            <w:top w:val="none" w:sz="0" w:space="0" w:color="auto"/>
            <w:left w:val="none" w:sz="0" w:space="0" w:color="auto"/>
            <w:bottom w:val="none" w:sz="0" w:space="0" w:color="auto"/>
            <w:right w:val="none" w:sz="0" w:space="0" w:color="auto"/>
          </w:divBdr>
        </w:div>
      </w:divsChild>
    </w:div>
    <w:div w:id="1702313971">
      <w:bodyDiv w:val="1"/>
      <w:marLeft w:val="0"/>
      <w:marRight w:val="0"/>
      <w:marTop w:val="0"/>
      <w:marBottom w:val="0"/>
      <w:divBdr>
        <w:top w:val="none" w:sz="0" w:space="0" w:color="auto"/>
        <w:left w:val="none" w:sz="0" w:space="0" w:color="auto"/>
        <w:bottom w:val="none" w:sz="0" w:space="0" w:color="auto"/>
        <w:right w:val="none" w:sz="0" w:space="0" w:color="auto"/>
      </w:divBdr>
    </w:div>
    <w:div w:id="1703089793">
      <w:bodyDiv w:val="1"/>
      <w:marLeft w:val="0"/>
      <w:marRight w:val="0"/>
      <w:marTop w:val="0"/>
      <w:marBottom w:val="0"/>
      <w:divBdr>
        <w:top w:val="none" w:sz="0" w:space="0" w:color="auto"/>
        <w:left w:val="none" w:sz="0" w:space="0" w:color="auto"/>
        <w:bottom w:val="none" w:sz="0" w:space="0" w:color="auto"/>
        <w:right w:val="none" w:sz="0" w:space="0" w:color="auto"/>
      </w:divBdr>
      <w:divsChild>
        <w:div w:id="138575622">
          <w:marLeft w:val="480"/>
          <w:marRight w:val="0"/>
          <w:marTop w:val="0"/>
          <w:marBottom w:val="0"/>
          <w:divBdr>
            <w:top w:val="none" w:sz="0" w:space="0" w:color="auto"/>
            <w:left w:val="none" w:sz="0" w:space="0" w:color="auto"/>
            <w:bottom w:val="none" w:sz="0" w:space="0" w:color="auto"/>
            <w:right w:val="none" w:sz="0" w:space="0" w:color="auto"/>
          </w:divBdr>
        </w:div>
        <w:div w:id="619997088">
          <w:marLeft w:val="480"/>
          <w:marRight w:val="0"/>
          <w:marTop w:val="0"/>
          <w:marBottom w:val="0"/>
          <w:divBdr>
            <w:top w:val="none" w:sz="0" w:space="0" w:color="auto"/>
            <w:left w:val="none" w:sz="0" w:space="0" w:color="auto"/>
            <w:bottom w:val="none" w:sz="0" w:space="0" w:color="auto"/>
            <w:right w:val="none" w:sz="0" w:space="0" w:color="auto"/>
          </w:divBdr>
        </w:div>
        <w:div w:id="248782949">
          <w:marLeft w:val="480"/>
          <w:marRight w:val="0"/>
          <w:marTop w:val="0"/>
          <w:marBottom w:val="0"/>
          <w:divBdr>
            <w:top w:val="none" w:sz="0" w:space="0" w:color="auto"/>
            <w:left w:val="none" w:sz="0" w:space="0" w:color="auto"/>
            <w:bottom w:val="none" w:sz="0" w:space="0" w:color="auto"/>
            <w:right w:val="none" w:sz="0" w:space="0" w:color="auto"/>
          </w:divBdr>
        </w:div>
        <w:div w:id="1653173562">
          <w:marLeft w:val="480"/>
          <w:marRight w:val="0"/>
          <w:marTop w:val="0"/>
          <w:marBottom w:val="0"/>
          <w:divBdr>
            <w:top w:val="none" w:sz="0" w:space="0" w:color="auto"/>
            <w:left w:val="none" w:sz="0" w:space="0" w:color="auto"/>
            <w:bottom w:val="none" w:sz="0" w:space="0" w:color="auto"/>
            <w:right w:val="none" w:sz="0" w:space="0" w:color="auto"/>
          </w:divBdr>
        </w:div>
        <w:div w:id="1705329063">
          <w:marLeft w:val="480"/>
          <w:marRight w:val="0"/>
          <w:marTop w:val="0"/>
          <w:marBottom w:val="0"/>
          <w:divBdr>
            <w:top w:val="none" w:sz="0" w:space="0" w:color="auto"/>
            <w:left w:val="none" w:sz="0" w:space="0" w:color="auto"/>
            <w:bottom w:val="none" w:sz="0" w:space="0" w:color="auto"/>
            <w:right w:val="none" w:sz="0" w:space="0" w:color="auto"/>
          </w:divBdr>
        </w:div>
        <w:div w:id="904800342">
          <w:marLeft w:val="480"/>
          <w:marRight w:val="0"/>
          <w:marTop w:val="0"/>
          <w:marBottom w:val="0"/>
          <w:divBdr>
            <w:top w:val="none" w:sz="0" w:space="0" w:color="auto"/>
            <w:left w:val="none" w:sz="0" w:space="0" w:color="auto"/>
            <w:bottom w:val="none" w:sz="0" w:space="0" w:color="auto"/>
            <w:right w:val="none" w:sz="0" w:space="0" w:color="auto"/>
          </w:divBdr>
        </w:div>
        <w:div w:id="237831931">
          <w:marLeft w:val="480"/>
          <w:marRight w:val="0"/>
          <w:marTop w:val="0"/>
          <w:marBottom w:val="0"/>
          <w:divBdr>
            <w:top w:val="none" w:sz="0" w:space="0" w:color="auto"/>
            <w:left w:val="none" w:sz="0" w:space="0" w:color="auto"/>
            <w:bottom w:val="none" w:sz="0" w:space="0" w:color="auto"/>
            <w:right w:val="none" w:sz="0" w:space="0" w:color="auto"/>
          </w:divBdr>
        </w:div>
        <w:div w:id="1630434956">
          <w:marLeft w:val="480"/>
          <w:marRight w:val="0"/>
          <w:marTop w:val="0"/>
          <w:marBottom w:val="0"/>
          <w:divBdr>
            <w:top w:val="none" w:sz="0" w:space="0" w:color="auto"/>
            <w:left w:val="none" w:sz="0" w:space="0" w:color="auto"/>
            <w:bottom w:val="none" w:sz="0" w:space="0" w:color="auto"/>
            <w:right w:val="none" w:sz="0" w:space="0" w:color="auto"/>
          </w:divBdr>
        </w:div>
        <w:div w:id="167865308">
          <w:marLeft w:val="480"/>
          <w:marRight w:val="0"/>
          <w:marTop w:val="0"/>
          <w:marBottom w:val="0"/>
          <w:divBdr>
            <w:top w:val="none" w:sz="0" w:space="0" w:color="auto"/>
            <w:left w:val="none" w:sz="0" w:space="0" w:color="auto"/>
            <w:bottom w:val="none" w:sz="0" w:space="0" w:color="auto"/>
            <w:right w:val="none" w:sz="0" w:space="0" w:color="auto"/>
          </w:divBdr>
        </w:div>
        <w:div w:id="1833833273">
          <w:marLeft w:val="480"/>
          <w:marRight w:val="0"/>
          <w:marTop w:val="0"/>
          <w:marBottom w:val="0"/>
          <w:divBdr>
            <w:top w:val="none" w:sz="0" w:space="0" w:color="auto"/>
            <w:left w:val="none" w:sz="0" w:space="0" w:color="auto"/>
            <w:bottom w:val="none" w:sz="0" w:space="0" w:color="auto"/>
            <w:right w:val="none" w:sz="0" w:space="0" w:color="auto"/>
          </w:divBdr>
        </w:div>
        <w:div w:id="18170444">
          <w:marLeft w:val="480"/>
          <w:marRight w:val="0"/>
          <w:marTop w:val="0"/>
          <w:marBottom w:val="0"/>
          <w:divBdr>
            <w:top w:val="none" w:sz="0" w:space="0" w:color="auto"/>
            <w:left w:val="none" w:sz="0" w:space="0" w:color="auto"/>
            <w:bottom w:val="none" w:sz="0" w:space="0" w:color="auto"/>
            <w:right w:val="none" w:sz="0" w:space="0" w:color="auto"/>
          </w:divBdr>
        </w:div>
        <w:div w:id="2002006602">
          <w:marLeft w:val="480"/>
          <w:marRight w:val="0"/>
          <w:marTop w:val="0"/>
          <w:marBottom w:val="0"/>
          <w:divBdr>
            <w:top w:val="none" w:sz="0" w:space="0" w:color="auto"/>
            <w:left w:val="none" w:sz="0" w:space="0" w:color="auto"/>
            <w:bottom w:val="none" w:sz="0" w:space="0" w:color="auto"/>
            <w:right w:val="none" w:sz="0" w:space="0" w:color="auto"/>
          </w:divBdr>
        </w:div>
        <w:div w:id="1436319131">
          <w:marLeft w:val="480"/>
          <w:marRight w:val="0"/>
          <w:marTop w:val="0"/>
          <w:marBottom w:val="0"/>
          <w:divBdr>
            <w:top w:val="none" w:sz="0" w:space="0" w:color="auto"/>
            <w:left w:val="none" w:sz="0" w:space="0" w:color="auto"/>
            <w:bottom w:val="none" w:sz="0" w:space="0" w:color="auto"/>
            <w:right w:val="none" w:sz="0" w:space="0" w:color="auto"/>
          </w:divBdr>
        </w:div>
        <w:div w:id="1219824834">
          <w:marLeft w:val="480"/>
          <w:marRight w:val="0"/>
          <w:marTop w:val="0"/>
          <w:marBottom w:val="0"/>
          <w:divBdr>
            <w:top w:val="none" w:sz="0" w:space="0" w:color="auto"/>
            <w:left w:val="none" w:sz="0" w:space="0" w:color="auto"/>
            <w:bottom w:val="none" w:sz="0" w:space="0" w:color="auto"/>
            <w:right w:val="none" w:sz="0" w:space="0" w:color="auto"/>
          </w:divBdr>
        </w:div>
        <w:div w:id="201091479">
          <w:marLeft w:val="480"/>
          <w:marRight w:val="0"/>
          <w:marTop w:val="0"/>
          <w:marBottom w:val="0"/>
          <w:divBdr>
            <w:top w:val="none" w:sz="0" w:space="0" w:color="auto"/>
            <w:left w:val="none" w:sz="0" w:space="0" w:color="auto"/>
            <w:bottom w:val="none" w:sz="0" w:space="0" w:color="auto"/>
            <w:right w:val="none" w:sz="0" w:space="0" w:color="auto"/>
          </w:divBdr>
        </w:div>
        <w:div w:id="1656183332">
          <w:marLeft w:val="480"/>
          <w:marRight w:val="0"/>
          <w:marTop w:val="0"/>
          <w:marBottom w:val="0"/>
          <w:divBdr>
            <w:top w:val="none" w:sz="0" w:space="0" w:color="auto"/>
            <w:left w:val="none" w:sz="0" w:space="0" w:color="auto"/>
            <w:bottom w:val="none" w:sz="0" w:space="0" w:color="auto"/>
            <w:right w:val="none" w:sz="0" w:space="0" w:color="auto"/>
          </w:divBdr>
        </w:div>
        <w:div w:id="1037320489">
          <w:marLeft w:val="480"/>
          <w:marRight w:val="0"/>
          <w:marTop w:val="0"/>
          <w:marBottom w:val="0"/>
          <w:divBdr>
            <w:top w:val="none" w:sz="0" w:space="0" w:color="auto"/>
            <w:left w:val="none" w:sz="0" w:space="0" w:color="auto"/>
            <w:bottom w:val="none" w:sz="0" w:space="0" w:color="auto"/>
            <w:right w:val="none" w:sz="0" w:space="0" w:color="auto"/>
          </w:divBdr>
        </w:div>
        <w:div w:id="1468082733">
          <w:marLeft w:val="480"/>
          <w:marRight w:val="0"/>
          <w:marTop w:val="0"/>
          <w:marBottom w:val="0"/>
          <w:divBdr>
            <w:top w:val="none" w:sz="0" w:space="0" w:color="auto"/>
            <w:left w:val="none" w:sz="0" w:space="0" w:color="auto"/>
            <w:bottom w:val="none" w:sz="0" w:space="0" w:color="auto"/>
            <w:right w:val="none" w:sz="0" w:space="0" w:color="auto"/>
          </w:divBdr>
        </w:div>
        <w:div w:id="68965677">
          <w:marLeft w:val="480"/>
          <w:marRight w:val="0"/>
          <w:marTop w:val="0"/>
          <w:marBottom w:val="0"/>
          <w:divBdr>
            <w:top w:val="none" w:sz="0" w:space="0" w:color="auto"/>
            <w:left w:val="none" w:sz="0" w:space="0" w:color="auto"/>
            <w:bottom w:val="none" w:sz="0" w:space="0" w:color="auto"/>
            <w:right w:val="none" w:sz="0" w:space="0" w:color="auto"/>
          </w:divBdr>
        </w:div>
        <w:div w:id="802305992">
          <w:marLeft w:val="480"/>
          <w:marRight w:val="0"/>
          <w:marTop w:val="0"/>
          <w:marBottom w:val="0"/>
          <w:divBdr>
            <w:top w:val="none" w:sz="0" w:space="0" w:color="auto"/>
            <w:left w:val="none" w:sz="0" w:space="0" w:color="auto"/>
            <w:bottom w:val="none" w:sz="0" w:space="0" w:color="auto"/>
            <w:right w:val="none" w:sz="0" w:space="0" w:color="auto"/>
          </w:divBdr>
        </w:div>
        <w:div w:id="374499983">
          <w:marLeft w:val="480"/>
          <w:marRight w:val="0"/>
          <w:marTop w:val="0"/>
          <w:marBottom w:val="0"/>
          <w:divBdr>
            <w:top w:val="none" w:sz="0" w:space="0" w:color="auto"/>
            <w:left w:val="none" w:sz="0" w:space="0" w:color="auto"/>
            <w:bottom w:val="none" w:sz="0" w:space="0" w:color="auto"/>
            <w:right w:val="none" w:sz="0" w:space="0" w:color="auto"/>
          </w:divBdr>
        </w:div>
        <w:div w:id="458495515">
          <w:marLeft w:val="480"/>
          <w:marRight w:val="0"/>
          <w:marTop w:val="0"/>
          <w:marBottom w:val="0"/>
          <w:divBdr>
            <w:top w:val="none" w:sz="0" w:space="0" w:color="auto"/>
            <w:left w:val="none" w:sz="0" w:space="0" w:color="auto"/>
            <w:bottom w:val="none" w:sz="0" w:space="0" w:color="auto"/>
            <w:right w:val="none" w:sz="0" w:space="0" w:color="auto"/>
          </w:divBdr>
        </w:div>
        <w:div w:id="527257404">
          <w:marLeft w:val="480"/>
          <w:marRight w:val="0"/>
          <w:marTop w:val="0"/>
          <w:marBottom w:val="0"/>
          <w:divBdr>
            <w:top w:val="none" w:sz="0" w:space="0" w:color="auto"/>
            <w:left w:val="none" w:sz="0" w:space="0" w:color="auto"/>
            <w:bottom w:val="none" w:sz="0" w:space="0" w:color="auto"/>
            <w:right w:val="none" w:sz="0" w:space="0" w:color="auto"/>
          </w:divBdr>
        </w:div>
        <w:div w:id="1179999789">
          <w:marLeft w:val="480"/>
          <w:marRight w:val="0"/>
          <w:marTop w:val="0"/>
          <w:marBottom w:val="0"/>
          <w:divBdr>
            <w:top w:val="none" w:sz="0" w:space="0" w:color="auto"/>
            <w:left w:val="none" w:sz="0" w:space="0" w:color="auto"/>
            <w:bottom w:val="none" w:sz="0" w:space="0" w:color="auto"/>
            <w:right w:val="none" w:sz="0" w:space="0" w:color="auto"/>
          </w:divBdr>
        </w:div>
        <w:div w:id="2138839627">
          <w:marLeft w:val="480"/>
          <w:marRight w:val="0"/>
          <w:marTop w:val="0"/>
          <w:marBottom w:val="0"/>
          <w:divBdr>
            <w:top w:val="none" w:sz="0" w:space="0" w:color="auto"/>
            <w:left w:val="none" w:sz="0" w:space="0" w:color="auto"/>
            <w:bottom w:val="none" w:sz="0" w:space="0" w:color="auto"/>
            <w:right w:val="none" w:sz="0" w:space="0" w:color="auto"/>
          </w:divBdr>
        </w:div>
        <w:div w:id="965157669">
          <w:marLeft w:val="480"/>
          <w:marRight w:val="0"/>
          <w:marTop w:val="0"/>
          <w:marBottom w:val="0"/>
          <w:divBdr>
            <w:top w:val="none" w:sz="0" w:space="0" w:color="auto"/>
            <w:left w:val="none" w:sz="0" w:space="0" w:color="auto"/>
            <w:bottom w:val="none" w:sz="0" w:space="0" w:color="auto"/>
            <w:right w:val="none" w:sz="0" w:space="0" w:color="auto"/>
          </w:divBdr>
        </w:div>
        <w:div w:id="1554806435">
          <w:marLeft w:val="480"/>
          <w:marRight w:val="0"/>
          <w:marTop w:val="0"/>
          <w:marBottom w:val="0"/>
          <w:divBdr>
            <w:top w:val="none" w:sz="0" w:space="0" w:color="auto"/>
            <w:left w:val="none" w:sz="0" w:space="0" w:color="auto"/>
            <w:bottom w:val="none" w:sz="0" w:space="0" w:color="auto"/>
            <w:right w:val="none" w:sz="0" w:space="0" w:color="auto"/>
          </w:divBdr>
        </w:div>
        <w:div w:id="33313123">
          <w:marLeft w:val="480"/>
          <w:marRight w:val="0"/>
          <w:marTop w:val="0"/>
          <w:marBottom w:val="0"/>
          <w:divBdr>
            <w:top w:val="none" w:sz="0" w:space="0" w:color="auto"/>
            <w:left w:val="none" w:sz="0" w:space="0" w:color="auto"/>
            <w:bottom w:val="none" w:sz="0" w:space="0" w:color="auto"/>
            <w:right w:val="none" w:sz="0" w:space="0" w:color="auto"/>
          </w:divBdr>
        </w:div>
        <w:div w:id="1718894638">
          <w:marLeft w:val="480"/>
          <w:marRight w:val="0"/>
          <w:marTop w:val="0"/>
          <w:marBottom w:val="0"/>
          <w:divBdr>
            <w:top w:val="none" w:sz="0" w:space="0" w:color="auto"/>
            <w:left w:val="none" w:sz="0" w:space="0" w:color="auto"/>
            <w:bottom w:val="none" w:sz="0" w:space="0" w:color="auto"/>
            <w:right w:val="none" w:sz="0" w:space="0" w:color="auto"/>
          </w:divBdr>
        </w:div>
        <w:div w:id="776212747">
          <w:marLeft w:val="480"/>
          <w:marRight w:val="0"/>
          <w:marTop w:val="0"/>
          <w:marBottom w:val="0"/>
          <w:divBdr>
            <w:top w:val="none" w:sz="0" w:space="0" w:color="auto"/>
            <w:left w:val="none" w:sz="0" w:space="0" w:color="auto"/>
            <w:bottom w:val="none" w:sz="0" w:space="0" w:color="auto"/>
            <w:right w:val="none" w:sz="0" w:space="0" w:color="auto"/>
          </w:divBdr>
        </w:div>
        <w:div w:id="1787039549">
          <w:marLeft w:val="480"/>
          <w:marRight w:val="0"/>
          <w:marTop w:val="0"/>
          <w:marBottom w:val="0"/>
          <w:divBdr>
            <w:top w:val="none" w:sz="0" w:space="0" w:color="auto"/>
            <w:left w:val="none" w:sz="0" w:space="0" w:color="auto"/>
            <w:bottom w:val="none" w:sz="0" w:space="0" w:color="auto"/>
            <w:right w:val="none" w:sz="0" w:space="0" w:color="auto"/>
          </w:divBdr>
        </w:div>
        <w:div w:id="850412019">
          <w:marLeft w:val="480"/>
          <w:marRight w:val="0"/>
          <w:marTop w:val="0"/>
          <w:marBottom w:val="0"/>
          <w:divBdr>
            <w:top w:val="none" w:sz="0" w:space="0" w:color="auto"/>
            <w:left w:val="none" w:sz="0" w:space="0" w:color="auto"/>
            <w:bottom w:val="none" w:sz="0" w:space="0" w:color="auto"/>
            <w:right w:val="none" w:sz="0" w:space="0" w:color="auto"/>
          </w:divBdr>
        </w:div>
        <w:div w:id="890263931">
          <w:marLeft w:val="480"/>
          <w:marRight w:val="0"/>
          <w:marTop w:val="0"/>
          <w:marBottom w:val="0"/>
          <w:divBdr>
            <w:top w:val="none" w:sz="0" w:space="0" w:color="auto"/>
            <w:left w:val="none" w:sz="0" w:space="0" w:color="auto"/>
            <w:bottom w:val="none" w:sz="0" w:space="0" w:color="auto"/>
            <w:right w:val="none" w:sz="0" w:space="0" w:color="auto"/>
          </w:divBdr>
        </w:div>
      </w:divsChild>
    </w:div>
    <w:div w:id="1709330258">
      <w:bodyDiv w:val="1"/>
      <w:marLeft w:val="0"/>
      <w:marRight w:val="0"/>
      <w:marTop w:val="0"/>
      <w:marBottom w:val="0"/>
      <w:divBdr>
        <w:top w:val="none" w:sz="0" w:space="0" w:color="auto"/>
        <w:left w:val="none" w:sz="0" w:space="0" w:color="auto"/>
        <w:bottom w:val="none" w:sz="0" w:space="0" w:color="auto"/>
        <w:right w:val="none" w:sz="0" w:space="0" w:color="auto"/>
      </w:divBdr>
    </w:div>
    <w:div w:id="1711341625">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7853274">
      <w:bodyDiv w:val="1"/>
      <w:marLeft w:val="0"/>
      <w:marRight w:val="0"/>
      <w:marTop w:val="0"/>
      <w:marBottom w:val="0"/>
      <w:divBdr>
        <w:top w:val="none" w:sz="0" w:space="0" w:color="auto"/>
        <w:left w:val="none" w:sz="0" w:space="0" w:color="auto"/>
        <w:bottom w:val="none" w:sz="0" w:space="0" w:color="auto"/>
        <w:right w:val="none" w:sz="0" w:space="0" w:color="auto"/>
      </w:divBdr>
    </w:div>
    <w:div w:id="1721323820">
      <w:bodyDiv w:val="1"/>
      <w:marLeft w:val="0"/>
      <w:marRight w:val="0"/>
      <w:marTop w:val="0"/>
      <w:marBottom w:val="0"/>
      <w:divBdr>
        <w:top w:val="none" w:sz="0" w:space="0" w:color="auto"/>
        <w:left w:val="none" w:sz="0" w:space="0" w:color="auto"/>
        <w:bottom w:val="none" w:sz="0" w:space="0" w:color="auto"/>
        <w:right w:val="none" w:sz="0" w:space="0" w:color="auto"/>
      </w:divBdr>
    </w:div>
    <w:div w:id="1722291495">
      <w:bodyDiv w:val="1"/>
      <w:marLeft w:val="0"/>
      <w:marRight w:val="0"/>
      <w:marTop w:val="0"/>
      <w:marBottom w:val="0"/>
      <w:divBdr>
        <w:top w:val="none" w:sz="0" w:space="0" w:color="auto"/>
        <w:left w:val="none" w:sz="0" w:space="0" w:color="auto"/>
        <w:bottom w:val="none" w:sz="0" w:space="0" w:color="auto"/>
        <w:right w:val="none" w:sz="0" w:space="0" w:color="auto"/>
      </w:divBdr>
    </w:div>
    <w:div w:id="1722513024">
      <w:bodyDiv w:val="1"/>
      <w:marLeft w:val="0"/>
      <w:marRight w:val="0"/>
      <w:marTop w:val="0"/>
      <w:marBottom w:val="0"/>
      <w:divBdr>
        <w:top w:val="none" w:sz="0" w:space="0" w:color="auto"/>
        <w:left w:val="none" w:sz="0" w:space="0" w:color="auto"/>
        <w:bottom w:val="none" w:sz="0" w:space="0" w:color="auto"/>
        <w:right w:val="none" w:sz="0" w:space="0" w:color="auto"/>
      </w:divBdr>
    </w:div>
    <w:div w:id="1722630668">
      <w:bodyDiv w:val="1"/>
      <w:marLeft w:val="0"/>
      <w:marRight w:val="0"/>
      <w:marTop w:val="0"/>
      <w:marBottom w:val="0"/>
      <w:divBdr>
        <w:top w:val="none" w:sz="0" w:space="0" w:color="auto"/>
        <w:left w:val="none" w:sz="0" w:space="0" w:color="auto"/>
        <w:bottom w:val="none" w:sz="0" w:space="0" w:color="auto"/>
        <w:right w:val="none" w:sz="0" w:space="0" w:color="auto"/>
      </w:divBdr>
    </w:div>
    <w:div w:id="1726484389">
      <w:bodyDiv w:val="1"/>
      <w:marLeft w:val="0"/>
      <w:marRight w:val="0"/>
      <w:marTop w:val="0"/>
      <w:marBottom w:val="0"/>
      <w:divBdr>
        <w:top w:val="none" w:sz="0" w:space="0" w:color="auto"/>
        <w:left w:val="none" w:sz="0" w:space="0" w:color="auto"/>
        <w:bottom w:val="none" w:sz="0" w:space="0" w:color="auto"/>
        <w:right w:val="none" w:sz="0" w:space="0" w:color="auto"/>
      </w:divBdr>
    </w:div>
    <w:div w:id="1729449660">
      <w:bodyDiv w:val="1"/>
      <w:marLeft w:val="0"/>
      <w:marRight w:val="0"/>
      <w:marTop w:val="0"/>
      <w:marBottom w:val="0"/>
      <w:divBdr>
        <w:top w:val="none" w:sz="0" w:space="0" w:color="auto"/>
        <w:left w:val="none" w:sz="0" w:space="0" w:color="auto"/>
        <w:bottom w:val="none" w:sz="0" w:space="0" w:color="auto"/>
        <w:right w:val="none" w:sz="0" w:space="0" w:color="auto"/>
      </w:divBdr>
    </w:div>
    <w:div w:id="1730766886">
      <w:bodyDiv w:val="1"/>
      <w:marLeft w:val="0"/>
      <w:marRight w:val="0"/>
      <w:marTop w:val="0"/>
      <w:marBottom w:val="0"/>
      <w:divBdr>
        <w:top w:val="none" w:sz="0" w:space="0" w:color="auto"/>
        <w:left w:val="none" w:sz="0" w:space="0" w:color="auto"/>
        <w:bottom w:val="none" w:sz="0" w:space="0" w:color="auto"/>
        <w:right w:val="none" w:sz="0" w:space="0" w:color="auto"/>
      </w:divBdr>
    </w:div>
    <w:div w:id="1737699613">
      <w:bodyDiv w:val="1"/>
      <w:marLeft w:val="0"/>
      <w:marRight w:val="0"/>
      <w:marTop w:val="0"/>
      <w:marBottom w:val="0"/>
      <w:divBdr>
        <w:top w:val="none" w:sz="0" w:space="0" w:color="auto"/>
        <w:left w:val="none" w:sz="0" w:space="0" w:color="auto"/>
        <w:bottom w:val="none" w:sz="0" w:space="0" w:color="auto"/>
        <w:right w:val="none" w:sz="0" w:space="0" w:color="auto"/>
      </w:divBdr>
    </w:div>
    <w:div w:id="1738893733">
      <w:bodyDiv w:val="1"/>
      <w:marLeft w:val="0"/>
      <w:marRight w:val="0"/>
      <w:marTop w:val="0"/>
      <w:marBottom w:val="0"/>
      <w:divBdr>
        <w:top w:val="none" w:sz="0" w:space="0" w:color="auto"/>
        <w:left w:val="none" w:sz="0" w:space="0" w:color="auto"/>
        <w:bottom w:val="none" w:sz="0" w:space="0" w:color="auto"/>
        <w:right w:val="none" w:sz="0" w:space="0" w:color="auto"/>
      </w:divBdr>
    </w:div>
    <w:div w:id="1741095013">
      <w:bodyDiv w:val="1"/>
      <w:marLeft w:val="0"/>
      <w:marRight w:val="0"/>
      <w:marTop w:val="0"/>
      <w:marBottom w:val="0"/>
      <w:divBdr>
        <w:top w:val="none" w:sz="0" w:space="0" w:color="auto"/>
        <w:left w:val="none" w:sz="0" w:space="0" w:color="auto"/>
        <w:bottom w:val="none" w:sz="0" w:space="0" w:color="auto"/>
        <w:right w:val="none" w:sz="0" w:space="0" w:color="auto"/>
      </w:divBdr>
    </w:div>
    <w:div w:id="1742674906">
      <w:bodyDiv w:val="1"/>
      <w:marLeft w:val="0"/>
      <w:marRight w:val="0"/>
      <w:marTop w:val="0"/>
      <w:marBottom w:val="0"/>
      <w:divBdr>
        <w:top w:val="none" w:sz="0" w:space="0" w:color="auto"/>
        <w:left w:val="none" w:sz="0" w:space="0" w:color="auto"/>
        <w:bottom w:val="none" w:sz="0" w:space="0" w:color="auto"/>
        <w:right w:val="none" w:sz="0" w:space="0" w:color="auto"/>
      </w:divBdr>
    </w:div>
    <w:div w:id="1743722205">
      <w:bodyDiv w:val="1"/>
      <w:marLeft w:val="0"/>
      <w:marRight w:val="0"/>
      <w:marTop w:val="0"/>
      <w:marBottom w:val="0"/>
      <w:divBdr>
        <w:top w:val="none" w:sz="0" w:space="0" w:color="auto"/>
        <w:left w:val="none" w:sz="0" w:space="0" w:color="auto"/>
        <w:bottom w:val="none" w:sz="0" w:space="0" w:color="auto"/>
        <w:right w:val="none" w:sz="0" w:space="0" w:color="auto"/>
      </w:divBdr>
    </w:div>
    <w:div w:id="1744599937">
      <w:bodyDiv w:val="1"/>
      <w:marLeft w:val="0"/>
      <w:marRight w:val="0"/>
      <w:marTop w:val="0"/>
      <w:marBottom w:val="0"/>
      <w:divBdr>
        <w:top w:val="none" w:sz="0" w:space="0" w:color="auto"/>
        <w:left w:val="none" w:sz="0" w:space="0" w:color="auto"/>
        <w:bottom w:val="none" w:sz="0" w:space="0" w:color="auto"/>
        <w:right w:val="none" w:sz="0" w:space="0" w:color="auto"/>
      </w:divBdr>
    </w:div>
    <w:div w:id="1744789339">
      <w:bodyDiv w:val="1"/>
      <w:marLeft w:val="0"/>
      <w:marRight w:val="0"/>
      <w:marTop w:val="0"/>
      <w:marBottom w:val="0"/>
      <w:divBdr>
        <w:top w:val="none" w:sz="0" w:space="0" w:color="auto"/>
        <w:left w:val="none" w:sz="0" w:space="0" w:color="auto"/>
        <w:bottom w:val="none" w:sz="0" w:space="0" w:color="auto"/>
        <w:right w:val="none" w:sz="0" w:space="0" w:color="auto"/>
      </w:divBdr>
    </w:div>
    <w:div w:id="1746411890">
      <w:bodyDiv w:val="1"/>
      <w:marLeft w:val="0"/>
      <w:marRight w:val="0"/>
      <w:marTop w:val="0"/>
      <w:marBottom w:val="0"/>
      <w:divBdr>
        <w:top w:val="none" w:sz="0" w:space="0" w:color="auto"/>
        <w:left w:val="none" w:sz="0" w:space="0" w:color="auto"/>
        <w:bottom w:val="none" w:sz="0" w:space="0" w:color="auto"/>
        <w:right w:val="none" w:sz="0" w:space="0" w:color="auto"/>
      </w:divBdr>
    </w:div>
    <w:div w:id="1749770925">
      <w:bodyDiv w:val="1"/>
      <w:marLeft w:val="0"/>
      <w:marRight w:val="0"/>
      <w:marTop w:val="0"/>
      <w:marBottom w:val="0"/>
      <w:divBdr>
        <w:top w:val="none" w:sz="0" w:space="0" w:color="auto"/>
        <w:left w:val="none" w:sz="0" w:space="0" w:color="auto"/>
        <w:bottom w:val="none" w:sz="0" w:space="0" w:color="auto"/>
        <w:right w:val="none" w:sz="0" w:space="0" w:color="auto"/>
      </w:divBdr>
    </w:div>
    <w:div w:id="1753510026">
      <w:bodyDiv w:val="1"/>
      <w:marLeft w:val="0"/>
      <w:marRight w:val="0"/>
      <w:marTop w:val="0"/>
      <w:marBottom w:val="0"/>
      <w:divBdr>
        <w:top w:val="none" w:sz="0" w:space="0" w:color="auto"/>
        <w:left w:val="none" w:sz="0" w:space="0" w:color="auto"/>
        <w:bottom w:val="none" w:sz="0" w:space="0" w:color="auto"/>
        <w:right w:val="none" w:sz="0" w:space="0" w:color="auto"/>
      </w:divBdr>
    </w:div>
    <w:div w:id="1753893085">
      <w:bodyDiv w:val="1"/>
      <w:marLeft w:val="0"/>
      <w:marRight w:val="0"/>
      <w:marTop w:val="0"/>
      <w:marBottom w:val="0"/>
      <w:divBdr>
        <w:top w:val="none" w:sz="0" w:space="0" w:color="auto"/>
        <w:left w:val="none" w:sz="0" w:space="0" w:color="auto"/>
        <w:bottom w:val="none" w:sz="0" w:space="0" w:color="auto"/>
        <w:right w:val="none" w:sz="0" w:space="0" w:color="auto"/>
      </w:divBdr>
    </w:div>
    <w:div w:id="1754813538">
      <w:bodyDiv w:val="1"/>
      <w:marLeft w:val="0"/>
      <w:marRight w:val="0"/>
      <w:marTop w:val="0"/>
      <w:marBottom w:val="0"/>
      <w:divBdr>
        <w:top w:val="none" w:sz="0" w:space="0" w:color="auto"/>
        <w:left w:val="none" w:sz="0" w:space="0" w:color="auto"/>
        <w:bottom w:val="none" w:sz="0" w:space="0" w:color="auto"/>
        <w:right w:val="none" w:sz="0" w:space="0" w:color="auto"/>
      </w:divBdr>
    </w:div>
    <w:div w:id="1756899296">
      <w:bodyDiv w:val="1"/>
      <w:marLeft w:val="0"/>
      <w:marRight w:val="0"/>
      <w:marTop w:val="0"/>
      <w:marBottom w:val="0"/>
      <w:divBdr>
        <w:top w:val="none" w:sz="0" w:space="0" w:color="auto"/>
        <w:left w:val="none" w:sz="0" w:space="0" w:color="auto"/>
        <w:bottom w:val="none" w:sz="0" w:space="0" w:color="auto"/>
        <w:right w:val="none" w:sz="0" w:space="0" w:color="auto"/>
      </w:divBdr>
    </w:div>
    <w:div w:id="1759249766">
      <w:bodyDiv w:val="1"/>
      <w:marLeft w:val="0"/>
      <w:marRight w:val="0"/>
      <w:marTop w:val="0"/>
      <w:marBottom w:val="0"/>
      <w:divBdr>
        <w:top w:val="none" w:sz="0" w:space="0" w:color="auto"/>
        <w:left w:val="none" w:sz="0" w:space="0" w:color="auto"/>
        <w:bottom w:val="none" w:sz="0" w:space="0" w:color="auto"/>
        <w:right w:val="none" w:sz="0" w:space="0" w:color="auto"/>
      </w:divBdr>
    </w:div>
    <w:div w:id="1765414448">
      <w:bodyDiv w:val="1"/>
      <w:marLeft w:val="0"/>
      <w:marRight w:val="0"/>
      <w:marTop w:val="0"/>
      <w:marBottom w:val="0"/>
      <w:divBdr>
        <w:top w:val="none" w:sz="0" w:space="0" w:color="auto"/>
        <w:left w:val="none" w:sz="0" w:space="0" w:color="auto"/>
        <w:bottom w:val="none" w:sz="0" w:space="0" w:color="auto"/>
        <w:right w:val="none" w:sz="0" w:space="0" w:color="auto"/>
      </w:divBdr>
    </w:div>
    <w:div w:id="1766075497">
      <w:bodyDiv w:val="1"/>
      <w:marLeft w:val="0"/>
      <w:marRight w:val="0"/>
      <w:marTop w:val="0"/>
      <w:marBottom w:val="0"/>
      <w:divBdr>
        <w:top w:val="none" w:sz="0" w:space="0" w:color="auto"/>
        <w:left w:val="none" w:sz="0" w:space="0" w:color="auto"/>
        <w:bottom w:val="none" w:sz="0" w:space="0" w:color="auto"/>
        <w:right w:val="none" w:sz="0" w:space="0" w:color="auto"/>
      </w:divBdr>
    </w:div>
    <w:div w:id="1774014540">
      <w:bodyDiv w:val="1"/>
      <w:marLeft w:val="0"/>
      <w:marRight w:val="0"/>
      <w:marTop w:val="0"/>
      <w:marBottom w:val="0"/>
      <w:divBdr>
        <w:top w:val="none" w:sz="0" w:space="0" w:color="auto"/>
        <w:left w:val="none" w:sz="0" w:space="0" w:color="auto"/>
        <w:bottom w:val="none" w:sz="0" w:space="0" w:color="auto"/>
        <w:right w:val="none" w:sz="0" w:space="0" w:color="auto"/>
      </w:divBdr>
    </w:div>
    <w:div w:id="1777094770">
      <w:bodyDiv w:val="1"/>
      <w:marLeft w:val="0"/>
      <w:marRight w:val="0"/>
      <w:marTop w:val="0"/>
      <w:marBottom w:val="0"/>
      <w:divBdr>
        <w:top w:val="none" w:sz="0" w:space="0" w:color="auto"/>
        <w:left w:val="none" w:sz="0" w:space="0" w:color="auto"/>
        <w:bottom w:val="none" w:sz="0" w:space="0" w:color="auto"/>
        <w:right w:val="none" w:sz="0" w:space="0" w:color="auto"/>
      </w:divBdr>
    </w:div>
    <w:div w:id="1778208183">
      <w:bodyDiv w:val="1"/>
      <w:marLeft w:val="0"/>
      <w:marRight w:val="0"/>
      <w:marTop w:val="0"/>
      <w:marBottom w:val="0"/>
      <w:divBdr>
        <w:top w:val="none" w:sz="0" w:space="0" w:color="auto"/>
        <w:left w:val="none" w:sz="0" w:space="0" w:color="auto"/>
        <w:bottom w:val="none" w:sz="0" w:space="0" w:color="auto"/>
        <w:right w:val="none" w:sz="0" w:space="0" w:color="auto"/>
      </w:divBdr>
    </w:div>
    <w:div w:id="1779451162">
      <w:bodyDiv w:val="1"/>
      <w:marLeft w:val="0"/>
      <w:marRight w:val="0"/>
      <w:marTop w:val="0"/>
      <w:marBottom w:val="0"/>
      <w:divBdr>
        <w:top w:val="none" w:sz="0" w:space="0" w:color="auto"/>
        <w:left w:val="none" w:sz="0" w:space="0" w:color="auto"/>
        <w:bottom w:val="none" w:sz="0" w:space="0" w:color="auto"/>
        <w:right w:val="none" w:sz="0" w:space="0" w:color="auto"/>
      </w:divBdr>
    </w:div>
    <w:div w:id="1782992608">
      <w:bodyDiv w:val="1"/>
      <w:marLeft w:val="0"/>
      <w:marRight w:val="0"/>
      <w:marTop w:val="0"/>
      <w:marBottom w:val="0"/>
      <w:divBdr>
        <w:top w:val="none" w:sz="0" w:space="0" w:color="auto"/>
        <w:left w:val="none" w:sz="0" w:space="0" w:color="auto"/>
        <w:bottom w:val="none" w:sz="0" w:space="0" w:color="auto"/>
        <w:right w:val="none" w:sz="0" w:space="0" w:color="auto"/>
      </w:divBdr>
    </w:div>
    <w:div w:id="1786732189">
      <w:bodyDiv w:val="1"/>
      <w:marLeft w:val="0"/>
      <w:marRight w:val="0"/>
      <w:marTop w:val="0"/>
      <w:marBottom w:val="0"/>
      <w:divBdr>
        <w:top w:val="none" w:sz="0" w:space="0" w:color="auto"/>
        <w:left w:val="none" w:sz="0" w:space="0" w:color="auto"/>
        <w:bottom w:val="none" w:sz="0" w:space="0" w:color="auto"/>
        <w:right w:val="none" w:sz="0" w:space="0" w:color="auto"/>
      </w:divBdr>
    </w:div>
    <w:div w:id="1786994982">
      <w:bodyDiv w:val="1"/>
      <w:marLeft w:val="0"/>
      <w:marRight w:val="0"/>
      <w:marTop w:val="0"/>
      <w:marBottom w:val="0"/>
      <w:divBdr>
        <w:top w:val="none" w:sz="0" w:space="0" w:color="auto"/>
        <w:left w:val="none" w:sz="0" w:space="0" w:color="auto"/>
        <w:bottom w:val="none" w:sz="0" w:space="0" w:color="auto"/>
        <w:right w:val="none" w:sz="0" w:space="0" w:color="auto"/>
      </w:divBdr>
      <w:divsChild>
        <w:div w:id="1624580096">
          <w:marLeft w:val="480"/>
          <w:marRight w:val="0"/>
          <w:marTop w:val="0"/>
          <w:marBottom w:val="0"/>
          <w:divBdr>
            <w:top w:val="none" w:sz="0" w:space="0" w:color="auto"/>
            <w:left w:val="none" w:sz="0" w:space="0" w:color="auto"/>
            <w:bottom w:val="none" w:sz="0" w:space="0" w:color="auto"/>
            <w:right w:val="none" w:sz="0" w:space="0" w:color="auto"/>
          </w:divBdr>
        </w:div>
        <w:div w:id="671492811">
          <w:marLeft w:val="480"/>
          <w:marRight w:val="0"/>
          <w:marTop w:val="0"/>
          <w:marBottom w:val="0"/>
          <w:divBdr>
            <w:top w:val="none" w:sz="0" w:space="0" w:color="auto"/>
            <w:left w:val="none" w:sz="0" w:space="0" w:color="auto"/>
            <w:bottom w:val="none" w:sz="0" w:space="0" w:color="auto"/>
            <w:right w:val="none" w:sz="0" w:space="0" w:color="auto"/>
          </w:divBdr>
        </w:div>
        <w:div w:id="1012805347">
          <w:marLeft w:val="480"/>
          <w:marRight w:val="0"/>
          <w:marTop w:val="0"/>
          <w:marBottom w:val="0"/>
          <w:divBdr>
            <w:top w:val="none" w:sz="0" w:space="0" w:color="auto"/>
            <w:left w:val="none" w:sz="0" w:space="0" w:color="auto"/>
            <w:bottom w:val="none" w:sz="0" w:space="0" w:color="auto"/>
            <w:right w:val="none" w:sz="0" w:space="0" w:color="auto"/>
          </w:divBdr>
        </w:div>
        <w:div w:id="1109357038">
          <w:marLeft w:val="480"/>
          <w:marRight w:val="0"/>
          <w:marTop w:val="0"/>
          <w:marBottom w:val="0"/>
          <w:divBdr>
            <w:top w:val="none" w:sz="0" w:space="0" w:color="auto"/>
            <w:left w:val="none" w:sz="0" w:space="0" w:color="auto"/>
            <w:bottom w:val="none" w:sz="0" w:space="0" w:color="auto"/>
            <w:right w:val="none" w:sz="0" w:space="0" w:color="auto"/>
          </w:divBdr>
        </w:div>
        <w:div w:id="1659266884">
          <w:marLeft w:val="480"/>
          <w:marRight w:val="0"/>
          <w:marTop w:val="0"/>
          <w:marBottom w:val="0"/>
          <w:divBdr>
            <w:top w:val="none" w:sz="0" w:space="0" w:color="auto"/>
            <w:left w:val="none" w:sz="0" w:space="0" w:color="auto"/>
            <w:bottom w:val="none" w:sz="0" w:space="0" w:color="auto"/>
            <w:right w:val="none" w:sz="0" w:space="0" w:color="auto"/>
          </w:divBdr>
        </w:div>
        <w:div w:id="869487321">
          <w:marLeft w:val="480"/>
          <w:marRight w:val="0"/>
          <w:marTop w:val="0"/>
          <w:marBottom w:val="0"/>
          <w:divBdr>
            <w:top w:val="none" w:sz="0" w:space="0" w:color="auto"/>
            <w:left w:val="none" w:sz="0" w:space="0" w:color="auto"/>
            <w:bottom w:val="none" w:sz="0" w:space="0" w:color="auto"/>
            <w:right w:val="none" w:sz="0" w:space="0" w:color="auto"/>
          </w:divBdr>
        </w:div>
        <w:div w:id="1723598217">
          <w:marLeft w:val="480"/>
          <w:marRight w:val="0"/>
          <w:marTop w:val="0"/>
          <w:marBottom w:val="0"/>
          <w:divBdr>
            <w:top w:val="none" w:sz="0" w:space="0" w:color="auto"/>
            <w:left w:val="none" w:sz="0" w:space="0" w:color="auto"/>
            <w:bottom w:val="none" w:sz="0" w:space="0" w:color="auto"/>
            <w:right w:val="none" w:sz="0" w:space="0" w:color="auto"/>
          </w:divBdr>
        </w:div>
        <w:div w:id="1925141926">
          <w:marLeft w:val="480"/>
          <w:marRight w:val="0"/>
          <w:marTop w:val="0"/>
          <w:marBottom w:val="0"/>
          <w:divBdr>
            <w:top w:val="none" w:sz="0" w:space="0" w:color="auto"/>
            <w:left w:val="none" w:sz="0" w:space="0" w:color="auto"/>
            <w:bottom w:val="none" w:sz="0" w:space="0" w:color="auto"/>
            <w:right w:val="none" w:sz="0" w:space="0" w:color="auto"/>
          </w:divBdr>
        </w:div>
        <w:div w:id="1660426185">
          <w:marLeft w:val="480"/>
          <w:marRight w:val="0"/>
          <w:marTop w:val="0"/>
          <w:marBottom w:val="0"/>
          <w:divBdr>
            <w:top w:val="none" w:sz="0" w:space="0" w:color="auto"/>
            <w:left w:val="none" w:sz="0" w:space="0" w:color="auto"/>
            <w:bottom w:val="none" w:sz="0" w:space="0" w:color="auto"/>
            <w:right w:val="none" w:sz="0" w:space="0" w:color="auto"/>
          </w:divBdr>
        </w:div>
        <w:div w:id="163324429">
          <w:marLeft w:val="480"/>
          <w:marRight w:val="0"/>
          <w:marTop w:val="0"/>
          <w:marBottom w:val="0"/>
          <w:divBdr>
            <w:top w:val="none" w:sz="0" w:space="0" w:color="auto"/>
            <w:left w:val="none" w:sz="0" w:space="0" w:color="auto"/>
            <w:bottom w:val="none" w:sz="0" w:space="0" w:color="auto"/>
            <w:right w:val="none" w:sz="0" w:space="0" w:color="auto"/>
          </w:divBdr>
        </w:div>
        <w:div w:id="1724789774">
          <w:marLeft w:val="480"/>
          <w:marRight w:val="0"/>
          <w:marTop w:val="0"/>
          <w:marBottom w:val="0"/>
          <w:divBdr>
            <w:top w:val="none" w:sz="0" w:space="0" w:color="auto"/>
            <w:left w:val="none" w:sz="0" w:space="0" w:color="auto"/>
            <w:bottom w:val="none" w:sz="0" w:space="0" w:color="auto"/>
            <w:right w:val="none" w:sz="0" w:space="0" w:color="auto"/>
          </w:divBdr>
        </w:div>
        <w:div w:id="355083702">
          <w:marLeft w:val="480"/>
          <w:marRight w:val="0"/>
          <w:marTop w:val="0"/>
          <w:marBottom w:val="0"/>
          <w:divBdr>
            <w:top w:val="none" w:sz="0" w:space="0" w:color="auto"/>
            <w:left w:val="none" w:sz="0" w:space="0" w:color="auto"/>
            <w:bottom w:val="none" w:sz="0" w:space="0" w:color="auto"/>
            <w:right w:val="none" w:sz="0" w:space="0" w:color="auto"/>
          </w:divBdr>
        </w:div>
        <w:div w:id="1203133830">
          <w:marLeft w:val="480"/>
          <w:marRight w:val="0"/>
          <w:marTop w:val="0"/>
          <w:marBottom w:val="0"/>
          <w:divBdr>
            <w:top w:val="none" w:sz="0" w:space="0" w:color="auto"/>
            <w:left w:val="none" w:sz="0" w:space="0" w:color="auto"/>
            <w:bottom w:val="none" w:sz="0" w:space="0" w:color="auto"/>
            <w:right w:val="none" w:sz="0" w:space="0" w:color="auto"/>
          </w:divBdr>
        </w:div>
        <w:div w:id="284585149">
          <w:marLeft w:val="480"/>
          <w:marRight w:val="0"/>
          <w:marTop w:val="0"/>
          <w:marBottom w:val="0"/>
          <w:divBdr>
            <w:top w:val="none" w:sz="0" w:space="0" w:color="auto"/>
            <w:left w:val="none" w:sz="0" w:space="0" w:color="auto"/>
            <w:bottom w:val="none" w:sz="0" w:space="0" w:color="auto"/>
            <w:right w:val="none" w:sz="0" w:space="0" w:color="auto"/>
          </w:divBdr>
        </w:div>
        <w:div w:id="783310690">
          <w:marLeft w:val="480"/>
          <w:marRight w:val="0"/>
          <w:marTop w:val="0"/>
          <w:marBottom w:val="0"/>
          <w:divBdr>
            <w:top w:val="none" w:sz="0" w:space="0" w:color="auto"/>
            <w:left w:val="none" w:sz="0" w:space="0" w:color="auto"/>
            <w:bottom w:val="none" w:sz="0" w:space="0" w:color="auto"/>
            <w:right w:val="none" w:sz="0" w:space="0" w:color="auto"/>
          </w:divBdr>
        </w:div>
        <w:div w:id="1211262493">
          <w:marLeft w:val="480"/>
          <w:marRight w:val="0"/>
          <w:marTop w:val="0"/>
          <w:marBottom w:val="0"/>
          <w:divBdr>
            <w:top w:val="none" w:sz="0" w:space="0" w:color="auto"/>
            <w:left w:val="none" w:sz="0" w:space="0" w:color="auto"/>
            <w:bottom w:val="none" w:sz="0" w:space="0" w:color="auto"/>
            <w:right w:val="none" w:sz="0" w:space="0" w:color="auto"/>
          </w:divBdr>
        </w:div>
        <w:div w:id="376199305">
          <w:marLeft w:val="480"/>
          <w:marRight w:val="0"/>
          <w:marTop w:val="0"/>
          <w:marBottom w:val="0"/>
          <w:divBdr>
            <w:top w:val="none" w:sz="0" w:space="0" w:color="auto"/>
            <w:left w:val="none" w:sz="0" w:space="0" w:color="auto"/>
            <w:bottom w:val="none" w:sz="0" w:space="0" w:color="auto"/>
            <w:right w:val="none" w:sz="0" w:space="0" w:color="auto"/>
          </w:divBdr>
        </w:div>
        <w:div w:id="802427105">
          <w:marLeft w:val="480"/>
          <w:marRight w:val="0"/>
          <w:marTop w:val="0"/>
          <w:marBottom w:val="0"/>
          <w:divBdr>
            <w:top w:val="none" w:sz="0" w:space="0" w:color="auto"/>
            <w:left w:val="none" w:sz="0" w:space="0" w:color="auto"/>
            <w:bottom w:val="none" w:sz="0" w:space="0" w:color="auto"/>
            <w:right w:val="none" w:sz="0" w:space="0" w:color="auto"/>
          </w:divBdr>
        </w:div>
        <w:div w:id="418789976">
          <w:marLeft w:val="480"/>
          <w:marRight w:val="0"/>
          <w:marTop w:val="0"/>
          <w:marBottom w:val="0"/>
          <w:divBdr>
            <w:top w:val="none" w:sz="0" w:space="0" w:color="auto"/>
            <w:left w:val="none" w:sz="0" w:space="0" w:color="auto"/>
            <w:bottom w:val="none" w:sz="0" w:space="0" w:color="auto"/>
            <w:right w:val="none" w:sz="0" w:space="0" w:color="auto"/>
          </w:divBdr>
        </w:div>
        <w:div w:id="1815096326">
          <w:marLeft w:val="480"/>
          <w:marRight w:val="0"/>
          <w:marTop w:val="0"/>
          <w:marBottom w:val="0"/>
          <w:divBdr>
            <w:top w:val="none" w:sz="0" w:space="0" w:color="auto"/>
            <w:left w:val="none" w:sz="0" w:space="0" w:color="auto"/>
            <w:bottom w:val="none" w:sz="0" w:space="0" w:color="auto"/>
            <w:right w:val="none" w:sz="0" w:space="0" w:color="auto"/>
          </w:divBdr>
        </w:div>
        <w:div w:id="1682269947">
          <w:marLeft w:val="480"/>
          <w:marRight w:val="0"/>
          <w:marTop w:val="0"/>
          <w:marBottom w:val="0"/>
          <w:divBdr>
            <w:top w:val="none" w:sz="0" w:space="0" w:color="auto"/>
            <w:left w:val="none" w:sz="0" w:space="0" w:color="auto"/>
            <w:bottom w:val="none" w:sz="0" w:space="0" w:color="auto"/>
            <w:right w:val="none" w:sz="0" w:space="0" w:color="auto"/>
          </w:divBdr>
        </w:div>
        <w:div w:id="1335570277">
          <w:marLeft w:val="480"/>
          <w:marRight w:val="0"/>
          <w:marTop w:val="0"/>
          <w:marBottom w:val="0"/>
          <w:divBdr>
            <w:top w:val="none" w:sz="0" w:space="0" w:color="auto"/>
            <w:left w:val="none" w:sz="0" w:space="0" w:color="auto"/>
            <w:bottom w:val="none" w:sz="0" w:space="0" w:color="auto"/>
            <w:right w:val="none" w:sz="0" w:space="0" w:color="auto"/>
          </w:divBdr>
        </w:div>
        <w:div w:id="1318459929">
          <w:marLeft w:val="480"/>
          <w:marRight w:val="0"/>
          <w:marTop w:val="0"/>
          <w:marBottom w:val="0"/>
          <w:divBdr>
            <w:top w:val="none" w:sz="0" w:space="0" w:color="auto"/>
            <w:left w:val="none" w:sz="0" w:space="0" w:color="auto"/>
            <w:bottom w:val="none" w:sz="0" w:space="0" w:color="auto"/>
            <w:right w:val="none" w:sz="0" w:space="0" w:color="auto"/>
          </w:divBdr>
        </w:div>
        <w:div w:id="1127815329">
          <w:marLeft w:val="480"/>
          <w:marRight w:val="0"/>
          <w:marTop w:val="0"/>
          <w:marBottom w:val="0"/>
          <w:divBdr>
            <w:top w:val="none" w:sz="0" w:space="0" w:color="auto"/>
            <w:left w:val="none" w:sz="0" w:space="0" w:color="auto"/>
            <w:bottom w:val="none" w:sz="0" w:space="0" w:color="auto"/>
            <w:right w:val="none" w:sz="0" w:space="0" w:color="auto"/>
          </w:divBdr>
        </w:div>
        <w:div w:id="1683701740">
          <w:marLeft w:val="480"/>
          <w:marRight w:val="0"/>
          <w:marTop w:val="0"/>
          <w:marBottom w:val="0"/>
          <w:divBdr>
            <w:top w:val="none" w:sz="0" w:space="0" w:color="auto"/>
            <w:left w:val="none" w:sz="0" w:space="0" w:color="auto"/>
            <w:bottom w:val="none" w:sz="0" w:space="0" w:color="auto"/>
            <w:right w:val="none" w:sz="0" w:space="0" w:color="auto"/>
          </w:divBdr>
        </w:div>
        <w:div w:id="1858763092">
          <w:marLeft w:val="480"/>
          <w:marRight w:val="0"/>
          <w:marTop w:val="0"/>
          <w:marBottom w:val="0"/>
          <w:divBdr>
            <w:top w:val="none" w:sz="0" w:space="0" w:color="auto"/>
            <w:left w:val="none" w:sz="0" w:space="0" w:color="auto"/>
            <w:bottom w:val="none" w:sz="0" w:space="0" w:color="auto"/>
            <w:right w:val="none" w:sz="0" w:space="0" w:color="auto"/>
          </w:divBdr>
        </w:div>
        <w:div w:id="1178351277">
          <w:marLeft w:val="480"/>
          <w:marRight w:val="0"/>
          <w:marTop w:val="0"/>
          <w:marBottom w:val="0"/>
          <w:divBdr>
            <w:top w:val="none" w:sz="0" w:space="0" w:color="auto"/>
            <w:left w:val="none" w:sz="0" w:space="0" w:color="auto"/>
            <w:bottom w:val="none" w:sz="0" w:space="0" w:color="auto"/>
            <w:right w:val="none" w:sz="0" w:space="0" w:color="auto"/>
          </w:divBdr>
        </w:div>
        <w:div w:id="840005317">
          <w:marLeft w:val="480"/>
          <w:marRight w:val="0"/>
          <w:marTop w:val="0"/>
          <w:marBottom w:val="0"/>
          <w:divBdr>
            <w:top w:val="none" w:sz="0" w:space="0" w:color="auto"/>
            <w:left w:val="none" w:sz="0" w:space="0" w:color="auto"/>
            <w:bottom w:val="none" w:sz="0" w:space="0" w:color="auto"/>
            <w:right w:val="none" w:sz="0" w:space="0" w:color="auto"/>
          </w:divBdr>
        </w:div>
        <w:div w:id="23989935">
          <w:marLeft w:val="480"/>
          <w:marRight w:val="0"/>
          <w:marTop w:val="0"/>
          <w:marBottom w:val="0"/>
          <w:divBdr>
            <w:top w:val="none" w:sz="0" w:space="0" w:color="auto"/>
            <w:left w:val="none" w:sz="0" w:space="0" w:color="auto"/>
            <w:bottom w:val="none" w:sz="0" w:space="0" w:color="auto"/>
            <w:right w:val="none" w:sz="0" w:space="0" w:color="auto"/>
          </w:divBdr>
        </w:div>
        <w:div w:id="1834711398">
          <w:marLeft w:val="480"/>
          <w:marRight w:val="0"/>
          <w:marTop w:val="0"/>
          <w:marBottom w:val="0"/>
          <w:divBdr>
            <w:top w:val="none" w:sz="0" w:space="0" w:color="auto"/>
            <w:left w:val="none" w:sz="0" w:space="0" w:color="auto"/>
            <w:bottom w:val="none" w:sz="0" w:space="0" w:color="auto"/>
            <w:right w:val="none" w:sz="0" w:space="0" w:color="auto"/>
          </w:divBdr>
        </w:div>
        <w:div w:id="1990011084">
          <w:marLeft w:val="480"/>
          <w:marRight w:val="0"/>
          <w:marTop w:val="0"/>
          <w:marBottom w:val="0"/>
          <w:divBdr>
            <w:top w:val="none" w:sz="0" w:space="0" w:color="auto"/>
            <w:left w:val="none" w:sz="0" w:space="0" w:color="auto"/>
            <w:bottom w:val="none" w:sz="0" w:space="0" w:color="auto"/>
            <w:right w:val="none" w:sz="0" w:space="0" w:color="auto"/>
          </w:divBdr>
        </w:div>
        <w:div w:id="803624595">
          <w:marLeft w:val="480"/>
          <w:marRight w:val="0"/>
          <w:marTop w:val="0"/>
          <w:marBottom w:val="0"/>
          <w:divBdr>
            <w:top w:val="none" w:sz="0" w:space="0" w:color="auto"/>
            <w:left w:val="none" w:sz="0" w:space="0" w:color="auto"/>
            <w:bottom w:val="none" w:sz="0" w:space="0" w:color="auto"/>
            <w:right w:val="none" w:sz="0" w:space="0" w:color="auto"/>
          </w:divBdr>
        </w:div>
        <w:div w:id="1988435392">
          <w:marLeft w:val="480"/>
          <w:marRight w:val="0"/>
          <w:marTop w:val="0"/>
          <w:marBottom w:val="0"/>
          <w:divBdr>
            <w:top w:val="none" w:sz="0" w:space="0" w:color="auto"/>
            <w:left w:val="none" w:sz="0" w:space="0" w:color="auto"/>
            <w:bottom w:val="none" w:sz="0" w:space="0" w:color="auto"/>
            <w:right w:val="none" w:sz="0" w:space="0" w:color="auto"/>
          </w:divBdr>
        </w:div>
      </w:divsChild>
    </w:div>
    <w:div w:id="1787238678">
      <w:bodyDiv w:val="1"/>
      <w:marLeft w:val="0"/>
      <w:marRight w:val="0"/>
      <w:marTop w:val="0"/>
      <w:marBottom w:val="0"/>
      <w:divBdr>
        <w:top w:val="none" w:sz="0" w:space="0" w:color="auto"/>
        <w:left w:val="none" w:sz="0" w:space="0" w:color="auto"/>
        <w:bottom w:val="none" w:sz="0" w:space="0" w:color="auto"/>
        <w:right w:val="none" w:sz="0" w:space="0" w:color="auto"/>
      </w:divBdr>
    </w:div>
    <w:div w:id="1789740618">
      <w:bodyDiv w:val="1"/>
      <w:marLeft w:val="0"/>
      <w:marRight w:val="0"/>
      <w:marTop w:val="0"/>
      <w:marBottom w:val="0"/>
      <w:divBdr>
        <w:top w:val="none" w:sz="0" w:space="0" w:color="auto"/>
        <w:left w:val="none" w:sz="0" w:space="0" w:color="auto"/>
        <w:bottom w:val="none" w:sz="0" w:space="0" w:color="auto"/>
        <w:right w:val="none" w:sz="0" w:space="0" w:color="auto"/>
      </w:divBdr>
    </w:div>
    <w:div w:id="1791126719">
      <w:bodyDiv w:val="1"/>
      <w:marLeft w:val="0"/>
      <w:marRight w:val="0"/>
      <w:marTop w:val="0"/>
      <w:marBottom w:val="0"/>
      <w:divBdr>
        <w:top w:val="none" w:sz="0" w:space="0" w:color="auto"/>
        <w:left w:val="none" w:sz="0" w:space="0" w:color="auto"/>
        <w:bottom w:val="none" w:sz="0" w:space="0" w:color="auto"/>
        <w:right w:val="none" w:sz="0" w:space="0" w:color="auto"/>
      </w:divBdr>
    </w:div>
    <w:div w:id="1793816620">
      <w:bodyDiv w:val="1"/>
      <w:marLeft w:val="0"/>
      <w:marRight w:val="0"/>
      <w:marTop w:val="0"/>
      <w:marBottom w:val="0"/>
      <w:divBdr>
        <w:top w:val="none" w:sz="0" w:space="0" w:color="auto"/>
        <w:left w:val="none" w:sz="0" w:space="0" w:color="auto"/>
        <w:bottom w:val="none" w:sz="0" w:space="0" w:color="auto"/>
        <w:right w:val="none" w:sz="0" w:space="0" w:color="auto"/>
      </w:divBdr>
    </w:div>
    <w:div w:id="1793942592">
      <w:bodyDiv w:val="1"/>
      <w:marLeft w:val="0"/>
      <w:marRight w:val="0"/>
      <w:marTop w:val="0"/>
      <w:marBottom w:val="0"/>
      <w:divBdr>
        <w:top w:val="none" w:sz="0" w:space="0" w:color="auto"/>
        <w:left w:val="none" w:sz="0" w:space="0" w:color="auto"/>
        <w:bottom w:val="none" w:sz="0" w:space="0" w:color="auto"/>
        <w:right w:val="none" w:sz="0" w:space="0" w:color="auto"/>
      </w:divBdr>
    </w:div>
    <w:div w:id="1795325493">
      <w:bodyDiv w:val="1"/>
      <w:marLeft w:val="0"/>
      <w:marRight w:val="0"/>
      <w:marTop w:val="0"/>
      <w:marBottom w:val="0"/>
      <w:divBdr>
        <w:top w:val="none" w:sz="0" w:space="0" w:color="auto"/>
        <w:left w:val="none" w:sz="0" w:space="0" w:color="auto"/>
        <w:bottom w:val="none" w:sz="0" w:space="0" w:color="auto"/>
        <w:right w:val="none" w:sz="0" w:space="0" w:color="auto"/>
      </w:divBdr>
    </w:div>
    <w:div w:id="1797093824">
      <w:bodyDiv w:val="1"/>
      <w:marLeft w:val="0"/>
      <w:marRight w:val="0"/>
      <w:marTop w:val="0"/>
      <w:marBottom w:val="0"/>
      <w:divBdr>
        <w:top w:val="none" w:sz="0" w:space="0" w:color="auto"/>
        <w:left w:val="none" w:sz="0" w:space="0" w:color="auto"/>
        <w:bottom w:val="none" w:sz="0" w:space="0" w:color="auto"/>
        <w:right w:val="none" w:sz="0" w:space="0" w:color="auto"/>
      </w:divBdr>
    </w:div>
    <w:div w:id="1797214070">
      <w:bodyDiv w:val="1"/>
      <w:marLeft w:val="0"/>
      <w:marRight w:val="0"/>
      <w:marTop w:val="0"/>
      <w:marBottom w:val="0"/>
      <w:divBdr>
        <w:top w:val="none" w:sz="0" w:space="0" w:color="auto"/>
        <w:left w:val="none" w:sz="0" w:space="0" w:color="auto"/>
        <w:bottom w:val="none" w:sz="0" w:space="0" w:color="auto"/>
        <w:right w:val="none" w:sz="0" w:space="0" w:color="auto"/>
      </w:divBdr>
    </w:div>
    <w:div w:id="1800954083">
      <w:bodyDiv w:val="1"/>
      <w:marLeft w:val="0"/>
      <w:marRight w:val="0"/>
      <w:marTop w:val="0"/>
      <w:marBottom w:val="0"/>
      <w:divBdr>
        <w:top w:val="none" w:sz="0" w:space="0" w:color="auto"/>
        <w:left w:val="none" w:sz="0" w:space="0" w:color="auto"/>
        <w:bottom w:val="none" w:sz="0" w:space="0" w:color="auto"/>
        <w:right w:val="none" w:sz="0" w:space="0" w:color="auto"/>
      </w:divBdr>
    </w:div>
    <w:div w:id="1801143247">
      <w:bodyDiv w:val="1"/>
      <w:marLeft w:val="0"/>
      <w:marRight w:val="0"/>
      <w:marTop w:val="0"/>
      <w:marBottom w:val="0"/>
      <w:divBdr>
        <w:top w:val="none" w:sz="0" w:space="0" w:color="auto"/>
        <w:left w:val="none" w:sz="0" w:space="0" w:color="auto"/>
        <w:bottom w:val="none" w:sz="0" w:space="0" w:color="auto"/>
        <w:right w:val="none" w:sz="0" w:space="0" w:color="auto"/>
      </w:divBdr>
    </w:div>
    <w:div w:id="1804419111">
      <w:bodyDiv w:val="1"/>
      <w:marLeft w:val="0"/>
      <w:marRight w:val="0"/>
      <w:marTop w:val="0"/>
      <w:marBottom w:val="0"/>
      <w:divBdr>
        <w:top w:val="none" w:sz="0" w:space="0" w:color="auto"/>
        <w:left w:val="none" w:sz="0" w:space="0" w:color="auto"/>
        <w:bottom w:val="none" w:sz="0" w:space="0" w:color="auto"/>
        <w:right w:val="none" w:sz="0" w:space="0" w:color="auto"/>
      </w:divBdr>
    </w:div>
    <w:div w:id="1805079000">
      <w:bodyDiv w:val="1"/>
      <w:marLeft w:val="0"/>
      <w:marRight w:val="0"/>
      <w:marTop w:val="0"/>
      <w:marBottom w:val="0"/>
      <w:divBdr>
        <w:top w:val="none" w:sz="0" w:space="0" w:color="auto"/>
        <w:left w:val="none" w:sz="0" w:space="0" w:color="auto"/>
        <w:bottom w:val="none" w:sz="0" w:space="0" w:color="auto"/>
        <w:right w:val="none" w:sz="0" w:space="0" w:color="auto"/>
      </w:divBdr>
    </w:div>
    <w:div w:id="1807889646">
      <w:bodyDiv w:val="1"/>
      <w:marLeft w:val="0"/>
      <w:marRight w:val="0"/>
      <w:marTop w:val="0"/>
      <w:marBottom w:val="0"/>
      <w:divBdr>
        <w:top w:val="none" w:sz="0" w:space="0" w:color="auto"/>
        <w:left w:val="none" w:sz="0" w:space="0" w:color="auto"/>
        <w:bottom w:val="none" w:sz="0" w:space="0" w:color="auto"/>
        <w:right w:val="none" w:sz="0" w:space="0" w:color="auto"/>
      </w:divBdr>
    </w:div>
    <w:div w:id="1809319599">
      <w:bodyDiv w:val="1"/>
      <w:marLeft w:val="0"/>
      <w:marRight w:val="0"/>
      <w:marTop w:val="0"/>
      <w:marBottom w:val="0"/>
      <w:divBdr>
        <w:top w:val="none" w:sz="0" w:space="0" w:color="auto"/>
        <w:left w:val="none" w:sz="0" w:space="0" w:color="auto"/>
        <w:bottom w:val="none" w:sz="0" w:space="0" w:color="auto"/>
        <w:right w:val="none" w:sz="0" w:space="0" w:color="auto"/>
      </w:divBdr>
    </w:div>
    <w:div w:id="1816682968">
      <w:bodyDiv w:val="1"/>
      <w:marLeft w:val="0"/>
      <w:marRight w:val="0"/>
      <w:marTop w:val="0"/>
      <w:marBottom w:val="0"/>
      <w:divBdr>
        <w:top w:val="none" w:sz="0" w:space="0" w:color="auto"/>
        <w:left w:val="none" w:sz="0" w:space="0" w:color="auto"/>
        <w:bottom w:val="none" w:sz="0" w:space="0" w:color="auto"/>
        <w:right w:val="none" w:sz="0" w:space="0" w:color="auto"/>
      </w:divBdr>
    </w:div>
    <w:div w:id="1818104842">
      <w:bodyDiv w:val="1"/>
      <w:marLeft w:val="0"/>
      <w:marRight w:val="0"/>
      <w:marTop w:val="0"/>
      <w:marBottom w:val="0"/>
      <w:divBdr>
        <w:top w:val="none" w:sz="0" w:space="0" w:color="auto"/>
        <w:left w:val="none" w:sz="0" w:space="0" w:color="auto"/>
        <w:bottom w:val="none" w:sz="0" w:space="0" w:color="auto"/>
        <w:right w:val="none" w:sz="0" w:space="0" w:color="auto"/>
      </w:divBdr>
    </w:div>
    <w:div w:id="1818843206">
      <w:bodyDiv w:val="1"/>
      <w:marLeft w:val="0"/>
      <w:marRight w:val="0"/>
      <w:marTop w:val="0"/>
      <w:marBottom w:val="0"/>
      <w:divBdr>
        <w:top w:val="none" w:sz="0" w:space="0" w:color="auto"/>
        <w:left w:val="none" w:sz="0" w:space="0" w:color="auto"/>
        <w:bottom w:val="none" w:sz="0" w:space="0" w:color="auto"/>
        <w:right w:val="none" w:sz="0" w:space="0" w:color="auto"/>
      </w:divBdr>
    </w:div>
    <w:div w:id="1819416824">
      <w:bodyDiv w:val="1"/>
      <w:marLeft w:val="0"/>
      <w:marRight w:val="0"/>
      <w:marTop w:val="0"/>
      <w:marBottom w:val="0"/>
      <w:divBdr>
        <w:top w:val="none" w:sz="0" w:space="0" w:color="auto"/>
        <w:left w:val="none" w:sz="0" w:space="0" w:color="auto"/>
        <w:bottom w:val="none" w:sz="0" w:space="0" w:color="auto"/>
        <w:right w:val="none" w:sz="0" w:space="0" w:color="auto"/>
      </w:divBdr>
    </w:div>
    <w:div w:id="1820998044">
      <w:bodyDiv w:val="1"/>
      <w:marLeft w:val="0"/>
      <w:marRight w:val="0"/>
      <w:marTop w:val="0"/>
      <w:marBottom w:val="0"/>
      <w:divBdr>
        <w:top w:val="none" w:sz="0" w:space="0" w:color="auto"/>
        <w:left w:val="none" w:sz="0" w:space="0" w:color="auto"/>
        <w:bottom w:val="none" w:sz="0" w:space="0" w:color="auto"/>
        <w:right w:val="none" w:sz="0" w:space="0" w:color="auto"/>
      </w:divBdr>
    </w:div>
    <w:div w:id="1822651398">
      <w:bodyDiv w:val="1"/>
      <w:marLeft w:val="0"/>
      <w:marRight w:val="0"/>
      <w:marTop w:val="0"/>
      <w:marBottom w:val="0"/>
      <w:divBdr>
        <w:top w:val="none" w:sz="0" w:space="0" w:color="auto"/>
        <w:left w:val="none" w:sz="0" w:space="0" w:color="auto"/>
        <w:bottom w:val="none" w:sz="0" w:space="0" w:color="auto"/>
        <w:right w:val="none" w:sz="0" w:space="0" w:color="auto"/>
      </w:divBdr>
    </w:div>
    <w:div w:id="1829205307">
      <w:bodyDiv w:val="1"/>
      <w:marLeft w:val="0"/>
      <w:marRight w:val="0"/>
      <w:marTop w:val="0"/>
      <w:marBottom w:val="0"/>
      <w:divBdr>
        <w:top w:val="none" w:sz="0" w:space="0" w:color="auto"/>
        <w:left w:val="none" w:sz="0" w:space="0" w:color="auto"/>
        <w:bottom w:val="none" w:sz="0" w:space="0" w:color="auto"/>
        <w:right w:val="none" w:sz="0" w:space="0" w:color="auto"/>
      </w:divBdr>
    </w:div>
    <w:div w:id="1829898122">
      <w:bodyDiv w:val="1"/>
      <w:marLeft w:val="0"/>
      <w:marRight w:val="0"/>
      <w:marTop w:val="0"/>
      <w:marBottom w:val="0"/>
      <w:divBdr>
        <w:top w:val="none" w:sz="0" w:space="0" w:color="auto"/>
        <w:left w:val="none" w:sz="0" w:space="0" w:color="auto"/>
        <w:bottom w:val="none" w:sz="0" w:space="0" w:color="auto"/>
        <w:right w:val="none" w:sz="0" w:space="0" w:color="auto"/>
      </w:divBdr>
    </w:div>
    <w:div w:id="1830553550">
      <w:bodyDiv w:val="1"/>
      <w:marLeft w:val="0"/>
      <w:marRight w:val="0"/>
      <w:marTop w:val="0"/>
      <w:marBottom w:val="0"/>
      <w:divBdr>
        <w:top w:val="none" w:sz="0" w:space="0" w:color="auto"/>
        <w:left w:val="none" w:sz="0" w:space="0" w:color="auto"/>
        <w:bottom w:val="none" w:sz="0" w:space="0" w:color="auto"/>
        <w:right w:val="none" w:sz="0" w:space="0" w:color="auto"/>
      </w:divBdr>
    </w:div>
    <w:div w:id="1835099717">
      <w:bodyDiv w:val="1"/>
      <w:marLeft w:val="0"/>
      <w:marRight w:val="0"/>
      <w:marTop w:val="0"/>
      <w:marBottom w:val="0"/>
      <w:divBdr>
        <w:top w:val="none" w:sz="0" w:space="0" w:color="auto"/>
        <w:left w:val="none" w:sz="0" w:space="0" w:color="auto"/>
        <w:bottom w:val="none" w:sz="0" w:space="0" w:color="auto"/>
        <w:right w:val="none" w:sz="0" w:space="0" w:color="auto"/>
      </w:divBdr>
    </w:div>
    <w:div w:id="1836341800">
      <w:bodyDiv w:val="1"/>
      <w:marLeft w:val="0"/>
      <w:marRight w:val="0"/>
      <w:marTop w:val="0"/>
      <w:marBottom w:val="0"/>
      <w:divBdr>
        <w:top w:val="none" w:sz="0" w:space="0" w:color="auto"/>
        <w:left w:val="none" w:sz="0" w:space="0" w:color="auto"/>
        <w:bottom w:val="none" w:sz="0" w:space="0" w:color="auto"/>
        <w:right w:val="none" w:sz="0" w:space="0" w:color="auto"/>
      </w:divBdr>
    </w:div>
    <w:div w:id="1843935868">
      <w:bodyDiv w:val="1"/>
      <w:marLeft w:val="0"/>
      <w:marRight w:val="0"/>
      <w:marTop w:val="0"/>
      <w:marBottom w:val="0"/>
      <w:divBdr>
        <w:top w:val="none" w:sz="0" w:space="0" w:color="auto"/>
        <w:left w:val="none" w:sz="0" w:space="0" w:color="auto"/>
        <w:bottom w:val="none" w:sz="0" w:space="0" w:color="auto"/>
        <w:right w:val="none" w:sz="0" w:space="0" w:color="auto"/>
      </w:divBdr>
    </w:div>
    <w:div w:id="1844008756">
      <w:bodyDiv w:val="1"/>
      <w:marLeft w:val="0"/>
      <w:marRight w:val="0"/>
      <w:marTop w:val="0"/>
      <w:marBottom w:val="0"/>
      <w:divBdr>
        <w:top w:val="none" w:sz="0" w:space="0" w:color="auto"/>
        <w:left w:val="none" w:sz="0" w:space="0" w:color="auto"/>
        <w:bottom w:val="none" w:sz="0" w:space="0" w:color="auto"/>
        <w:right w:val="none" w:sz="0" w:space="0" w:color="auto"/>
      </w:divBdr>
    </w:div>
    <w:div w:id="1853259148">
      <w:bodyDiv w:val="1"/>
      <w:marLeft w:val="0"/>
      <w:marRight w:val="0"/>
      <w:marTop w:val="0"/>
      <w:marBottom w:val="0"/>
      <w:divBdr>
        <w:top w:val="none" w:sz="0" w:space="0" w:color="auto"/>
        <w:left w:val="none" w:sz="0" w:space="0" w:color="auto"/>
        <w:bottom w:val="none" w:sz="0" w:space="0" w:color="auto"/>
        <w:right w:val="none" w:sz="0" w:space="0" w:color="auto"/>
      </w:divBdr>
    </w:div>
    <w:div w:id="1855025822">
      <w:bodyDiv w:val="1"/>
      <w:marLeft w:val="0"/>
      <w:marRight w:val="0"/>
      <w:marTop w:val="0"/>
      <w:marBottom w:val="0"/>
      <w:divBdr>
        <w:top w:val="none" w:sz="0" w:space="0" w:color="auto"/>
        <w:left w:val="none" w:sz="0" w:space="0" w:color="auto"/>
        <w:bottom w:val="none" w:sz="0" w:space="0" w:color="auto"/>
        <w:right w:val="none" w:sz="0" w:space="0" w:color="auto"/>
      </w:divBdr>
    </w:div>
    <w:div w:id="1862932032">
      <w:bodyDiv w:val="1"/>
      <w:marLeft w:val="0"/>
      <w:marRight w:val="0"/>
      <w:marTop w:val="0"/>
      <w:marBottom w:val="0"/>
      <w:divBdr>
        <w:top w:val="none" w:sz="0" w:space="0" w:color="auto"/>
        <w:left w:val="none" w:sz="0" w:space="0" w:color="auto"/>
        <w:bottom w:val="none" w:sz="0" w:space="0" w:color="auto"/>
        <w:right w:val="none" w:sz="0" w:space="0" w:color="auto"/>
      </w:divBdr>
    </w:div>
    <w:div w:id="1864172566">
      <w:bodyDiv w:val="1"/>
      <w:marLeft w:val="0"/>
      <w:marRight w:val="0"/>
      <w:marTop w:val="0"/>
      <w:marBottom w:val="0"/>
      <w:divBdr>
        <w:top w:val="none" w:sz="0" w:space="0" w:color="auto"/>
        <w:left w:val="none" w:sz="0" w:space="0" w:color="auto"/>
        <w:bottom w:val="none" w:sz="0" w:space="0" w:color="auto"/>
        <w:right w:val="none" w:sz="0" w:space="0" w:color="auto"/>
      </w:divBdr>
    </w:div>
    <w:div w:id="1865438302">
      <w:bodyDiv w:val="1"/>
      <w:marLeft w:val="0"/>
      <w:marRight w:val="0"/>
      <w:marTop w:val="0"/>
      <w:marBottom w:val="0"/>
      <w:divBdr>
        <w:top w:val="none" w:sz="0" w:space="0" w:color="auto"/>
        <w:left w:val="none" w:sz="0" w:space="0" w:color="auto"/>
        <w:bottom w:val="none" w:sz="0" w:space="0" w:color="auto"/>
        <w:right w:val="none" w:sz="0" w:space="0" w:color="auto"/>
      </w:divBdr>
    </w:div>
    <w:div w:id="1866555624">
      <w:bodyDiv w:val="1"/>
      <w:marLeft w:val="0"/>
      <w:marRight w:val="0"/>
      <w:marTop w:val="0"/>
      <w:marBottom w:val="0"/>
      <w:divBdr>
        <w:top w:val="none" w:sz="0" w:space="0" w:color="auto"/>
        <w:left w:val="none" w:sz="0" w:space="0" w:color="auto"/>
        <w:bottom w:val="none" w:sz="0" w:space="0" w:color="auto"/>
        <w:right w:val="none" w:sz="0" w:space="0" w:color="auto"/>
      </w:divBdr>
    </w:div>
    <w:div w:id="1868517399">
      <w:bodyDiv w:val="1"/>
      <w:marLeft w:val="0"/>
      <w:marRight w:val="0"/>
      <w:marTop w:val="0"/>
      <w:marBottom w:val="0"/>
      <w:divBdr>
        <w:top w:val="none" w:sz="0" w:space="0" w:color="auto"/>
        <w:left w:val="none" w:sz="0" w:space="0" w:color="auto"/>
        <w:bottom w:val="none" w:sz="0" w:space="0" w:color="auto"/>
        <w:right w:val="none" w:sz="0" w:space="0" w:color="auto"/>
      </w:divBdr>
    </w:div>
    <w:div w:id="1875313724">
      <w:bodyDiv w:val="1"/>
      <w:marLeft w:val="0"/>
      <w:marRight w:val="0"/>
      <w:marTop w:val="0"/>
      <w:marBottom w:val="0"/>
      <w:divBdr>
        <w:top w:val="none" w:sz="0" w:space="0" w:color="auto"/>
        <w:left w:val="none" w:sz="0" w:space="0" w:color="auto"/>
        <w:bottom w:val="none" w:sz="0" w:space="0" w:color="auto"/>
        <w:right w:val="none" w:sz="0" w:space="0" w:color="auto"/>
      </w:divBdr>
    </w:div>
    <w:div w:id="1877697441">
      <w:bodyDiv w:val="1"/>
      <w:marLeft w:val="0"/>
      <w:marRight w:val="0"/>
      <w:marTop w:val="0"/>
      <w:marBottom w:val="0"/>
      <w:divBdr>
        <w:top w:val="none" w:sz="0" w:space="0" w:color="auto"/>
        <w:left w:val="none" w:sz="0" w:space="0" w:color="auto"/>
        <w:bottom w:val="none" w:sz="0" w:space="0" w:color="auto"/>
        <w:right w:val="none" w:sz="0" w:space="0" w:color="auto"/>
      </w:divBdr>
    </w:div>
    <w:div w:id="1879973625">
      <w:bodyDiv w:val="1"/>
      <w:marLeft w:val="0"/>
      <w:marRight w:val="0"/>
      <w:marTop w:val="0"/>
      <w:marBottom w:val="0"/>
      <w:divBdr>
        <w:top w:val="none" w:sz="0" w:space="0" w:color="auto"/>
        <w:left w:val="none" w:sz="0" w:space="0" w:color="auto"/>
        <w:bottom w:val="none" w:sz="0" w:space="0" w:color="auto"/>
        <w:right w:val="none" w:sz="0" w:space="0" w:color="auto"/>
      </w:divBdr>
    </w:div>
    <w:div w:id="1883790537">
      <w:bodyDiv w:val="1"/>
      <w:marLeft w:val="0"/>
      <w:marRight w:val="0"/>
      <w:marTop w:val="0"/>
      <w:marBottom w:val="0"/>
      <w:divBdr>
        <w:top w:val="none" w:sz="0" w:space="0" w:color="auto"/>
        <w:left w:val="none" w:sz="0" w:space="0" w:color="auto"/>
        <w:bottom w:val="none" w:sz="0" w:space="0" w:color="auto"/>
        <w:right w:val="none" w:sz="0" w:space="0" w:color="auto"/>
      </w:divBdr>
    </w:div>
    <w:div w:id="1887797058">
      <w:bodyDiv w:val="1"/>
      <w:marLeft w:val="0"/>
      <w:marRight w:val="0"/>
      <w:marTop w:val="0"/>
      <w:marBottom w:val="0"/>
      <w:divBdr>
        <w:top w:val="none" w:sz="0" w:space="0" w:color="auto"/>
        <w:left w:val="none" w:sz="0" w:space="0" w:color="auto"/>
        <w:bottom w:val="none" w:sz="0" w:space="0" w:color="auto"/>
        <w:right w:val="none" w:sz="0" w:space="0" w:color="auto"/>
      </w:divBdr>
    </w:div>
    <w:div w:id="1891725953">
      <w:bodyDiv w:val="1"/>
      <w:marLeft w:val="0"/>
      <w:marRight w:val="0"/>
      <w:marTop w:val="0"/>
      <w:marBottom w:val="0"/>
      <w:divBdr>
        <w:top w:val="none" w:sz="0" w:space="0" w:color="auto"/>
        <w:left w:val="none" w:sz="0" w:space="0" w:color="auto"/>
        <w:bottom w:val="none" w:sz="0" w:space="0" w:color="auto"/>
        <w:right w:val="none" w:sz="0" w:space="0" w:color="auto"/>
      </w:divBdr>
    </w:div>
    <w:div w:id="1896504026">
      <w:bodyDiv w:val="1"/>
      <w:marLeft w:val="0"/>
      <w:marRight w:val="0"/>
      <w:marTop w:val="0"/>
      <w:marBottom w:val="0"/>
      <w:divBdr>
        <w:top w:val="none" w:sz="0" w:space="0" w:color="auto"/>
        <w:left w:val="none" w:sz="0" w:space="0" w:color="auto"/>
        <w:bottom w:val="none" w:sz="0" w:space="0" w:color="auto"/>
        <w:right w:val="none" w:sz="0" w:space="0" w:color="auto"/>
      </w:divBdr>
    </w:div>
    <w:div w:id="1897666334">
      <w:bodyDiv w:val="1"/>
      <w:marLeft w:val="0"/>
      <w:marRight w:val="0"/>
      <w:marTop w:val="0"/>
      <w:marBottom w:val="0"/>
      <w:divBdr>
        <w:top w:val="none" w:sz="0" w:space="0" w:color="auto"/>
        <w:left w:val="none" w:sz="0" w:space="0" w:color="auto"/>
        <w:bottom w:val="none" w:sz="0" w:space="0" w:color="auto"/>
        <w:right w:val="none" w:sz="0" w:space="0" w:color="auto"/>
      </w:divBdr>
    </w:div>
    <w:div w:id="1900440757">
      <w:bodyDiv w:val="1"/>
      <w:marLeft w:val="0"/>
      <w:marRight w:val="0"/>
      <w:marTop w:val="0"/>
      <w:marBottom w:val="0"/>
      <w:divBdr>
        <w:top w:val="none" w:sz="0" w:space="0" w:color="auto"/>
        <w:left w:val="none" w:sz="0" w:space="0" w:color="auto"/>
        <w:bottom w:val="none" w:sz="0" w:space="0" w:color="auto"/>
        <w:right w:val="none" w:sz="0" w:space="0" w:color="auto"/>
      </w:divBdr>
    </w:div>
    <w:div w:id="1901134068">
      <w:bodyDiv w:val="1"/>
      <w:marLeft w:val="0"/>
      <w:marRight w:val="0"/>
      <w:marTop w:val="0"/>
      <w:marBottom w:val="0"/>
      <w:divBdr>
        <w:top w:val="none" w:sz="0" w:space="0" w:color="auto"/>
        <w:left w:val="none" w:sz="0" w:space="0" w:color="auto"/>
        <w:bottom w:val="none" w:sz="0" w:space="0" w:color="auto"/>
        <w:right w:val="none" w:sz="0" w:space="0" w:color="auto"/>
      </w:divBdr>
    </w:div>
    <w:div w:id="1902208696">
      <w:bodyDiv w:val="1"/>
      <w:marLeft w:val="0"/>
      <w:marRight w:val="0"/>
      <w:marTop w:val="0"/>
      <w:marBottom w:val="0"/>
      <w:divBdr>
        <w:top w:val="none" w:sz="0" w:space="0" w:color="auto"/>
        <w:left w:val="none" w:sz="0" w:space="0" w:color="auto"/>
        <w:bottom w:val="none" w:sz="0" w:space="0" w:color="auto"/>
        <w:right w:val="none" w:sz="0" w:space="0" w:color="auto"/>
      </w:divBdr>
    </w:div>
    <w:div w:id="1902517246">
      <w:bodyDiv w:val="1"/>
      <w:marLeft w:val="0"/>
      <w:marRight w:val="0"/>
      <w:marTop w:val="0"/>
      <w:marBottom w:val="0"/>
      <w:divBdr>
        <w:top w:val="none" w:sz="0" w:space="0" w:color="auto"/>
        <w:left w:val="none" w:sz="0" w:space="0" w:color="auto"/>
        <w:bottom w:val="none" w:sz="0" w:space="0" w:color="auto"/>
        <w:right w:val="none" w:sz="0" w:space="0" w:color="auto"/>
      </w:divBdr>
    </w:div>
    <w:div w:id="1903909461">
      <w:bodyDiv w:val="1"/>
      <w:marLeft w:val="0"/>
      <w:marRight w:val="0"/>
      <w:marTop w:val="0"/>
      <w:marBottom w:val="0"/>
      <w:divBdr>
        <w:top w:val="none" w:sz="0" w:space="0" w:color="auto"/>
        <w:left w:val="none" w:sz="0" w:space="0" w:color="auto"/>
        <w:bottom w:val="none" w:sz="0" w:space="0" w:color="auto"/>
        <w:right w:val="none" w:sz="0" w:space="0" w:color="auto"/>
      </w:divBdr>
      <w:divsChild>
        <w:div w:id="1066605805">
          <w:marLeft w:val="480"/>
          <w:marRight w:val="0"/>
          <w:marTop w:val="0"/>
          <w:marBottom w:val="0"/>
          <w:divBdr>
            <w:top w:val="none" w:sz="0" w:space="0" w:color="auto"/>
            <w:left w:val="none" w:sz="0" w:space="0" w:color="auto"/>
            <w:bottom w:val="none" w:sz="0" w:space="0" w:color="auto"/>
            <w:right w:val="none" w:sz="0" w:space="0" w:color="auto"/>
          </w:divBdr>
        </w:div>
        <w:div w:id="981421169">
          <w:marLeft w:val="480"/>
          <w:marRight w:val="0"/>
          <w:marTop w:val="0"/>
          <w:marBottom w:val="0"/>
          <w:divBdr>
            <w:top w:val="none" w:sz="0" w:space="0" w:color="auto"/>
            <w:left w:val="none" w:sz="0" w:space="0" w:color="auto"/>
            <w:bottom w:val="none" w:sz="0" w:space="0" w:color="auto"/>
            <w:right w:val="none" w:sz="0" w:space="0" w:color="auto"/>
          </w:divBdr>
        </w:div>
        <w:div w:id="548954435">
          <w:marLeft w:val="480"/>
          <w:marRight w:val="0"/>
          <w:marTop w:val="0"/>
          <w:marBottom w:val="0"/>
          <w:divBdr>
            <w:top w:val="none" w:sz="0" w:space="0" w:color="auto"/>
            <w:left w:val="none" w:sz="0" w:space="0" w:color="auto"/>
            <w:bottom w:val="none" w:sz="0" w:space="0" w:color="auto"/>
            <w:right w:val="none" w:sz="0" w:space="0" w:color="auto"/>
          </w:divBdr>
        </w:div>
        <w:div w:id="1836064393">
          <w:marLeft w:val="480"/>
          <w:marRight w:val="0"/>
          <w:marTop w:val="0"/>
          <w:marBottom w:val="0"/>
          <w:divBdr>
            <w:top w:val="none" w:sz="0" w:space="0" w:color="auto"/>
            <w:left w:val="none" w:sz="0" w:space="0" w:color="auto"/>
            <w:bottom w:val="none" w:sz="0" w:space="0" w:color="auto"/>
            <w:right w:val="none" w:sz="0" w:space="0" w:color="auto"/>
          </w:divBdr>
        </w:div>
        <w:div w:id="53088933">
          <w:marLeft w:val="480"/>
          <w:marRight w:val="0"/>
          <w:marTop w:val="0"/>
          <w:marBottom w:val="0"/>
          <w:divBdr>
            <w:top w:val="none" w:sz="0" w:space="0" w:color="auto"/>
            <w:left w:val="none" w:sz="0" w:space="0" w:color="auto"/>
            <w:bottom w:val="none" w:sz="0" w:space="0" w:color="auto"/>
            <w:right w:val="none" w:sz="0" w:space="0" w:color="auto"/>
          </w:divBdr>
        </w:div>
        <w:div w:id="1203790180">
          <w:marLeft w:val="480"/>
          <w:marRight w:val="0"/>
          <w:marTop w:val="0"/>
          <w:marBottom w:val="0"/>
          <w:divBdr>
            <w:top w:val="none" w:sz="0" w:space="0" w:color="auto"/>
            <w:left w:val="none" w:sz="0" w:space="0" w:color="auto"/>
            <w:bottom w:val="none" w:sz="0" w:space="0" w:color="auto"/>
            <w:right w:val="none" w:sz="0" w:space="0" w:color="auto"/>
          </w:divBdr>
        </w:div>
        <w:div w:id="1553224716">
          <w:marLeft w:val="480"/>
          <w:marRight w:val="0"/>
          <w:marTop w:val="0"/>
          <w:marBottom w:val="0"/>
          <w:divBdr>
            <w:top w:val="none" w:sz="0" w:space="0" w:color="auto"/>
            <w:left w:val="none" w:sz="0" w:space="0" w:color="auto"/>
            <w:bottom w:val="none" w:sz="0" w:space="0" w:color="auto"/>
            <w:right w:val="none" w:sz="0" w:space="0" w:color="auto"/>
          </w:divBdr>
        </w:div>
        <w:div w:id="2103529302">
          <w:marLeft w:val="480"/>
          <w:marRight w:val="0"/>
          <w:marTop w:val="0"/>
          <w:marBottom w:val="0"/>
          <w:divBdr>
            <w:top w:val="none" w:sz="0" w:space="0" w:color="auto"/>
            <w:left w:val="none" w:sz="0" w:space="0" w:color="auto"/>
            <w:bottom w:val="none" w:sz="0" w:space="0" w:color="auto"/>
            <w:right w:val="none" w:sz="0" w:space="0" w:color="auto"/>
          </w:divBdr>
        </w:div>
        <w:div w:id="787042915">
          <w:marLeft w:val="480"/>
          <w:marRight w:val="0"/>
          <w:marTop w:val="0"/>
          <w:marBottom w:val="0"/>
          <w:divBdr>
            <w:top w:val="none" w:sz="0" w:space="0" w:color="auto"/>
            <w:left w:val="none" w:sz="0" w:space="0" w:color="auto"/>
            <w:bottom w:val="none" w:sz="0" w:space="0" w:color="auto"/>
            <w:right w:val="none" w:sz="0" w:space="0" w:color="auto"/>
          </w:divBdr>
        </w:div>
        <w:div w:id="957368773">
          <w:marLeft w:val="480"/>
          <w:marRight w:val="0"/>
          <w:marTop w:val="0"/>
          <w:marBottom w:val="0"/>
          <w:divBdr>
            <w:top w:val="none" w:sz="0" w:space="0" w:color="auto"/>
            <w:left w:val="none" w:sz="0" w:space="0" w:color="auto"/>
            <w:bottom w:val="none" w:sz="0" w:space="0" w:color="auto"/>
            <w:right w:val="none" w:sz="0" w:space="0" w:color="auto"/>
          </w:divBdr>
        </w:div>
        <w:div w:id="608511932">
          <w:marLeft w:val="480"/>
          <w:marRight w:val="0"/>
          <w:marTop w:val="0"/>
          <w:marBottom w:val="0"/>
          <w:divBdr>
            <w:top w:val="none" w:sz="0" w:space="0" w:color="auto"/>
            <w:left w:val="none" w:sz="0" w:space="0" w:color="auto"/>
            <w:bottom w:val="none" w:sz="0" w:space="0" w:color="auto"/>
            <w:right w:val="none" w:sz="0" w:space="0" w:color="auto"/>
          </w:divBdr>
        </w:div>
        <w:div w:id="1640914891">
          <w:marLeft w:val="480"/>
          <w:marRight w:val="0"/>
          <w:marTop w:val="0"/>
          <w:marBottom w:val="0"/>
          <w:divBdr>
            <w:top w:val="none" w:sz="0" w:space="0" w:color="auto"/>
            <w:left w:val="none" w:sz="0" w:space="0" w:color="auto"/>
            <w:bottom w:val="none" w:sz="0" w:space="0" w:color="auto"/>
            <w:right w:val="none" w:sz="0" w:space="0" w:color="auto"/>
          </w:divBdr>
        </w:div>
        <w:div w:id="236861054">
          <w:marLeft w:val="480"/>
          <w:marRight w:val="0"/>
          <w:marTop w:val="0"/>
          <w:marBottom w:val="0"/>
          <w:divBdr>
            <w:top w:val="none" w:sz="0" w:space="0" w:color="auto"/>
            <w:left w:val="none" w:sz="0" w:space="0" w:color="auto"/>
            <w:bottom w:val="none" w:sz="0" w:space="0" w:color="auto"/>
            <w:right w:val="none" w:sz="0" w:space="0" w:color="auto"/>
          </w:divBdr>
        </w:div>
        <w:div w:id="364871395">
          <w:marLeft w:val="480"/>
          <w:marRight w:val="0"/>
          <w:marTop w:val="0"/>
          <w:marBottom w:val="0"/>
          <w:divBdr>
            <w:top w:val="none" w:sz="0" w:space="0" w:color="auto"/>
            <w:left w:val="none" w:sz="0" w:space="0" w:color="auto"/>
            <w:bottom w:val="none" w:sz="0" w:space="0" w:color="auto"/>
            <w:right w:val="none" w:sz="0" w:space="0" w:color="auto"/>
          </w:divBdr>
        </w:div>
        <w:div w:id="1742942173">
          <w:marLeft w:val="480"/>
          <w:marRight w:val="0"/>
          <w:marTop w:val="0"/>
          <w:marBottom w:val="0"/>
          <w:divBdr>
            <w:top w:val="none" w:sz="0" w:space="0" w:color="auto"/>
            <w:left w:val="none" w:sz="0" w:space="0" w:color="auto"/>
            <w:bottom w:val="none" w:sz="0" w:space="0" w:color="auto"/>
            <w:right w:val="none" w:sz="0" w:space="0" w:color="auto"/>
          </w:divBdr>
        </w:div>
        <w:div w:id="1443919326">
          <w:marLeft w:val="480"/>
          <w:marRight w:val="0"/>
          <w:marTop w:val="0"/>
          <w:marBottom w:val="0"/>
          <w:divBdr>
            <w:top w:val="none" w:sz="0" w:space="0" w:color="auto"/>
            <w:left w:val="none" w:sz="0" w:space="0" w:color="auto"/>
            <w:bottom w:val="none" w:sz="0" w:space="0" w:color="auto"/>
            <w:right w:val="none" w:sz="0" w:space="0" w:color="auto"/>
          </w:divBdr>
        </w:div>
        <w:div w:id="1966498226">
          <w:marLeft w:val="480"/>
          <w:marRight w:val="0"/>
          <w:marTop w:val="0"/>
          <w:marBottom w:val="0"/>
          <w:divBdr>
            <w:top w:val="none" w:sz="0" w:space="0" w:color="auto"/>
            <w:left w:val="none" w:sz="0" w:space="0" w:color="auto"/>
            <w:bottom w:val="none" w:sz="0" w:space="0" w:color="auto"/>
            <w:right w:val="none" w:sz="0" w:space="0" w:color="auto"/>
          </w:divBdr>
        </w:div>
        <w:div w:id="217864897">
          <w:marLeft w:val="480"/>
          <w:marRight w:val="0"/>
          <w:marTop w:val="0"/>
          <w:marBottom w:val="0"/>
          <w:divBdr>
            <w:top w:val="none" w:sz="0" w:space="0" w:color="auto"/>
            <w:left w:val="none" w:sz="0" w:space="0" w:color="auto"/>
            <w:bottom w:val="none" w:sz="0" w:space="0" w:color="auto"/>
            <w:right w:val="none" w:sz="0" w:space="0" w:color="auto"/>
          </w:divBdr>
        </w:div>
        <w:div w:id="787893565">
          <w:marLeft w:val="480"/>
          <w:marRight w:val="0"/>
          <w:marTop w:val="0"/>
          <w:marBottom w:val="0"/>
          <w:divBdr>
            <w:top w:val="none" w:sz="0" w:space="0" w:color="auto"/>
            <w:left w:val="none" w:sz="0" w:space="0" w:color="auto"/>
            <w:bottom w:val="none" w:sz="0" w:space="0" w:color="auto"/>
            <w:right w:val="none" w:sz="0" w:space="0" w:color="auto"/>
          </w:divBdr>
        </w:div>
        <w:div w:id="798914826">
          <w:marLeft w:val="480"/>
          <w:marRight w:val="0"/>
          <w:marTop w:val="0"/>
          <w:marBottom w:val="0"/>
          <w:divBdr>
            <w:top w:val="none" w:sz="0" w:space="0" w:color="auto"/>
            <w:left w:val="none" w:sz="0" w:space="0" w:color="auto"/>
            <w:bottom w:val="none" w:sz="0" w:space="0" w:color="auto"/>
            <w:right w:val="none" w:sz="0" w:space="0" w:color="auto"/>
          </w:divBdr>
        </w:div>
        <w:div w:id="566382918">
          <w:marLeft w:val="480"/>
          <w:marRight w:val="0"/>
          <w:marTop w:val="0"/>
          <w:marBottom w:val="0"/>
          <w:divBdr>
            <w:top w:val="none" w:sz="0" w:space="0" w:color="auto"/>
            <w:left w:val="none" w:sz="0" w:space="0" w:color="auto"/>
            <w:bottom w:val="none" w:sz="0" w:space="0" w:color="auto"/>
            <w:right w:val="none" w:sz="0" w:space="0" w:color="auto"/>
          </w:divBdr>
        </w:div>
        <w:div w:id="374818651">
          <w:marLeft w:val="480"/>
          <w:marRight w:val="0"/>
          <w:marTop w:val="0"/>
          <w:marBottom w:val="0"/>
          <w:divBdr>
            <w:top w:val="none" w:sz="0" w:space="0" w:color="auto"/>
            <w:left w:val="none" w:sz="0" w:space="0" w:color="auto"/>
            <w:bottom w:val="none" w:sz="0" w:space="0" w:color="auto"/>
            <w:right w:val="none" w:sz="0" w:space="0" w:color="auto"/>
          </w:divBdr>
        </w:div>
        <w:div w:id="436566031">
          <w:marLeft w:val="480"/>
          <w:marRight w:val="0"/>
          <w:marTop w:val="0"/>
          <w:marBottom w:val="0"/>
          <w:divBdr>
            <w:top w:val="none" w:sz="0" w:space="0" w:color="auto"/>
            <w:left w:val="none" w:sz="0" w:space="0" w:color="auto"/>
            <w:bottom w:val="none" w:sz="0" w:space="0" w:color="auto"/>
            <w:right w:val="none" w:sz="0" w:space="0" w:color="auto"/>
          </w:divBdr>
        </w:div>
        <w:div w:id="70155484">
          <w:marLeft w:val="480"/>
          <w:marRight w:val="0"/>
          <w:marTop w:val="0"/>
          <w:marBottom w:val="0"/>
          <w:divBdr>
            <w:top w:val="none" w:sz="0" w:space="0" w:color="auto"/>
            <w:left w:val="none" w:sz="0" w:space="0" w:color="auto"/>
            <w:bottom w:val="none" w:sz="0" w:space="0" w:color="auto"/>
            <w:right w:val="none" w:sz="0" w:space="0" w:color="auto"/>
          </w:divBdr>
        </w:div>
        <w:div w:id="985356837">
          <w:marLeft w:val="480"/>
          <w:marRight w:val="0"/>
          <w:marTop w:val="0"/>
          <w:marBottom w:val="0"/>
          <w:divBdr>
            <w:top w:val="none" w:sz="0" w:space="0" w:color="auto"/>
            <w:left w:val="none" w:sz="0" w:space="0" w:color="auto"/>
            <w:bottom w:val="none" w:sz="0" w:space="0" w:color="auto"/>
            <w:right w:val="none" w:sz="0" w:space="0" w:color="auto"/>
          </w:divBdr>
        </w:div>
        <w:div w:id="1519274749">
          <w:marLeft w:val="480"/>
          <w:marRight w:val="0"/>
          <w:marTop w:val="0"/>
          <w:marBottom w:val="0"/>
          <w:divBdr>
            <w:top w:val="none" w:sz="0" w:space="0" w:color="auto"/>
            <w:left w:val="none" w:sz="0" w:space="0" w:color="auto"/>
            <w:bottom w:val="none" w:sz="0" w:space="0" w:color="auto"/>
            <w:right w:val="none" w:sz="0" w:space="0" w:color="auto"/>
          </w:divBdr>
        </w:div>
        <w:div w:id="2027898535">
          <w:marLeft w:val="480"/>
          <w:marRight w:val="0"/>
          <w:marTop w:val="0"/>
          <w:marBottom w:val="0"/>
          <w:divBdr>
            <w:top w:val="none" w:sz="0" w:space="0" w:color="auto"/>
            <w:left w:val="none" w:sz="0" w:space="0" w:color="auto"/>
            <w:bottom w:val="none" w:sz="0" w:space="0" w:color="auto"/>
            <w:right w:val="none" w:sz="0" w:space="0" w:color="auto"/>
          </w:divBdr>
        </w:div>
        <w:div w:id="568225557">
          <w:marLeft w:val="480"/>
          <w:marRight w:val="0"/>
          <w:marTop w:val="0"/>
          <w:marBottom w:val="0"/>
          <w:divBdr>
            <w:top w:val="none" w:sz="0" w:space="0" w:color="auto"/>
            <w:left w:val="none" w:sz="0" w:space="0" w:color="auto"/>
            <w:bottom w:val="none" w:sz="0" w:space="0" w:color="auto"/>
            <w:right w:val="none" w:sz="0" w:space="0" w:color="auto"/>
          </w:divBdr>
        </w:div>
        <w:div w:id="852383203">
          <w:marLeft w:val="480"/>
          <w:marRight w:val="0"/>
          <w:marTop w:val="0"/>
          <w:marBottom w:val="0"/>
          <w:divBdr>
            <w:top w:val="none" w:sz="0" w:space="0" w:color="auto"/>
            <w:left w:val="none" w:sz="0" w:space="0" w:color="auto"/>
            <w:bottom w:val="none" w:sz="0" w:space="0" w:color="auto"/>
            <w:right w:val="none" w:sz="0" w:space="0" w:color="auto"/>
          </w:divBdr>
        </w:div>
        <w:div w:id="255093418">
          <w:marLeft w:val="480"/>
          <w:marRight w:val="0"/>
          <w:marTop w:val="0"/>
          <w:marBottom w:val="0"/>
          <w:divBdr>
            <w:top w:val="none" w:sz="0" w:space="0" w:color="auto"/>
            <w:left w:val="none" w:sz="0" w:space="0" w:color="auto"/>
            <w:bottom w:val="none" w:sz="0" w:space="0" w:color="auto"/>
            <w:right w:val="none" w:sz="0" w:space="0" w:color="auto"/>
          </w:divBdr>
        </w:div>
        <w:div w:id="349262344">
          <w:marLeft w:val="480"/>
          <w:marRight w:val="0"/>
          <w:marTop w:val="0"/>
          <w:marBottom w:val="0"/>
          <w:divBdr>
            <w:top w:val="none" w:sz="0" w:space="0" w:color="auto"/>
            <w:left w:val="none" w:sz="0" w:space="0" w:color="auto"/>
            <w:bottom w:val="none" w:sz="0" w:space="0" w:color="auto"/>
            <w:right w:val="none" w:sz="0" w:space="0" w:color="auto"/>
          </w:divBdr>
        </w:div>
        <w:div w:id="407270893">
          <w:marLeft w:val="480"/>
          <w:marRight w:val="0"/>
          <w:marTop w:val="0"/>
          <w:marBottom w:val="0"/>
          <w:divBdr>
            <w:top w:val="none" w:sz="0" w:space="0" w:color="auto"/>
            <w:left w:val="none" w:sz="0" w:space="0" w:color="auto"/>
            <w:bottom w:val="none" w:sz="0" w:space="0" w:color="auto"/>
            <w:right w:val="none" w:sz="0" w:space="0" w:color="auto"/>
          </w:divBdr>
        </w:div>
        <w:div w:id="859511449">
          <w:marLeft w:val="480"/>
          <w:marRight w:val="0"/>
          <w:marTop w:val="0"/>
          <w:marBottom w:val="0"/>
          <w:divBdr>
            <w:top w:val="none" w:sz="0" w:space="0" w:color="auto"/>
            <w:left w:val="none" w:sz="0" w:space="0" w:color="auto"/>
            <w:bottom w:val="none" w:sz="0" w:space="0" w:color="auto"/>
            <w:right w:val="none" w:sz="0" w:space="0" w:color="auto"/>
          </w:divBdr>
        </w:div>
      </w:divsChild>
    </w:div>
    <w:div w:id="1904440969">
      <w:bodyDiv w:val="1"/>
      <w:marLeft w:val="0"/>
      <w:marRight w:val="0"/>
      <w:marTop w:val="0"/>
      <w:marBottom w:val="0"/>
      <w:divBdr>
        <w:top w:val="none" w:sz="0" w:space="0" w:color="auto"/>
        <w:left w:val="none" w:sz="0" w:space="0" w:color="auto"/>
        <w:bottom w:val="none" w:sz="0" w:space="0" w:color="auto"/>
        <w:right w:val="none" w:sz="0" w:space="0" w:color="auto"/>
      </w:divBdr>
    </w:div>
    <w:div w:id="1904876129">
      <w:bodyDiv w:val="1"/>
      <w:marLeft w:val="0"/>
      <w:marRight w:val="0"/>
      <w:marTop w:val="0"/>
      <w:marBottom w:val="0"/>
      <w:divBdr>
        <w:top w:val="none" w:sz="0" w:space="0" w:color="auto"/>
        <w:left w:val="none" w:sz="0" w:space="0" w:color="auto"/>
        <w:bottom w:val="none" w:sz="0" w:space="0" w:color="auto"/>
        <w:right w:val="none" w:sz="0" w:space="0" w:color="auto"/>
      </w:divBdr>
    </w:div>
    <w:div w:id="1910264393">
      <w:bodyDiv w:val="1"/>
      <w:marLeft w:val="0"/>
      <w:marRight w:val="0"/>
      <w:marTop w:val="0"/>
      <w:marBottom w:val="0"/>
      <w:divBdr>
        <w:top w:val="none" w:sz="0" w:space="0" w:color="auto"/>
        <w:left w:val="none" w:sz="0" w:space="0" w:color="auto"/>
        <w:bottom w:val="none" w:sz="0" w:space="0" w:color="auto"/>
        <w:right w:val="none" w:sz="0" w:space="0" w:color="auto"/>
      </w:divBdr>
    </w:div>
    <w:div w:id="1912809955">
      <w:bodyDiv w:val="1"/>
      <w:marLeft w:val="0"/>
      <w:marRight w:val="0"/>
      <w:marTop w:val="0"/>
      <w:marBottom w:val="0"/>
      <w:divBdr>
        <w:top w:val="none" w:sz="0" w:space="0" w:color="auto"/>
        <w:left w:val="none" w:sz="0" w:space="0" w:color="auto"/>
        <w:bottom w:val="none" w:sz="0" w:space="0" w:color="auto"/>
        <w:right w:val="none" w:sz="0" w:space="0" w:color="auto"/>
      </w:divBdr>
    </w:div>
    <w:div w:id="1917976772">
      <w:bodyDiv w:val="1"/>
      <w:marLeft w:val="0"/>
      <w:marRight w:val="0"/>
      <w:marTop w:val="0"/>
      <w:marBottom w:val="0"/>
      <w:divBdr>
        <w:top w:val="none" w:sz="0" w:space="0" w:color="auto"/>
        <w:left w:val="none" w:sz="0" w:space="0" w:color="auto"/>
        <w:bottom w:val="none" w:sz="0" w:space="0" w:color="auto"/>
        <w:right w:val="none" w:sz="0" w:space="0" w:color="auto"/>
      </w:divBdr>
    </w:div>
    <w:div w:id="1918397300">
      <w:bodyDiv w:val="1"/>
      <w:marLeft w:val="0"/>
      <w:marRight w:val="0"/>
      <w:marTop w:val="0"/>
      <w:marBottom w:val="0"/>
      <w:divBdr>
        <w:top w:val="none" w:sz="0" w:space="0" w:color="auto"/>
        <w:left w:val="none" w:sz="0" w:space="0" w:color="auto"/>
        <w:bottom w:val="none" w:sz="0" w:space="0" w:color="auto"/>
        <w:right w:val="none" w:sz="0" w:space="0" w:color="auto"/>
      </w:divBdr>
    </w:div>
    <w:div w:id="1919632223">
      <w:bodyDiv w:val="1"/>
      <w:marLeft w:val="0"/>
      <w:marRight w:val="0"/>
      <w:marTop w:val="0"/>
      <w:marBottom w:val="0"/>
      <w:divBdr>
        <w:top w:val="none" w:sz="0" w:space="0" w:color="auto"/>
        <w:left w:val="none" w:sz="0" w:space="0" w:color="auto"/>
        <w:bottom w:val="none" w:sz="0" w:space="0" w:color="auto"/>
        <w:right w:val="none" w:sz="0" w:space="0" w:color="auto"/>
      </w:divBdr>
    </w:div>
    <w:div w:id="1923828671">
      <w:bodyDiv w:val="1"/>
      <w:marLeft w:val="0"/>
      <w:marRight w:val="0"/>
      <w:marTop w:val="0"/>
      <w:marBottom w:val="0"/>
      <w:divBdr>
        <w:top w:val="none" w:sz="0" w:space="0" w:color="auto"/>
        <w:left w:val="none" w:sz="0" w:space="0" w:color="auto"/>
        <w:bottom w:val="none" w:sz="0" w:space="0" w:color="auto"/>
        <w:right w:val="none" w:sz="0" w:space="0" w:color="auto"/>
      </w:divBdr>
    </w:div>
    <w:div w:id="1924946227">
      <w:bodyDiv w:val="1"/>
      <w:marLeft w:val="0"/>
      <w:marRight w:val="0"/>
      <w:marTop w:val="0"/>
      <w:marBottom w:val="0"/>
      <w:divBdr>
        <w:top w:val="none" w:sz="0" w:space="0" w:color="auto"/>
        <w:left w:val="none" w:sz="0" w:space="0" w:color="auto"/>
        <w:bottom w:val="none" w:sz="0" w:space="0" w:color="auto"/>
        <w:right w:val="none" w:sz="0" w:space="0" w:color="auto"/>
      </w:divBdr>
    </w:div>
    <w:div w:id="1925331619">
      <w:bodyDiv w:val="1"/>
      <w:marLeft w:val="0"/>
      <w:marRight w:val="0"/>
      <w:marTop w:val="0"/>
      <w:marBottom w:val="0"/>
      <w:divBdr>
        <w:top w:val="none" w:sz="0" w:space="0" w:color="auto"/>
        <w:left w:val="none" w:sz="0" w:space="0" w:color="auto"/>
        <w:bottom w:val="none" w:sz="0" w:space="0" w:color="auto"/>
        <w:right w:val="none" w:sz="0" w:space="0" w:color="auto"/>
      </w:divBdr>
    </w:div>
    <w:div w:id="1925802461">
      <w:bodyDiv w:val="1"/>
      <w:marLeft w:val="0"/>
      <w:marRight w:val="0"/>
      <w:marTop w:val="0"/>
      <w:marBottom w:val="0"/>
      <w:divBdr>
        <w:top w:val="none" w:sz="0" w:space="0" w:color="auto"/>
        <w:left w:val="none" w:sz="0" w:space="0" w:color="auto"/>
        <w:bottom w:val="none" w:sz="0" w:space="0" w:color="auto"/>
        <w:right w:val="none" w:sz="0" w:space="0" w:color="auto"/>
      </w:divBdr>
    </w:div>
    <w:div w:id="1926917707">
      <w:bodyDiv w:val="1"/>
      <w:marLeft w:val="0"/>
      <w:marRight w:val="0"/>
      <w:marTop w:val="0"/>
      <w:marBottom w:val="0"/>
      <w:divBdr>
        <w:top w:val="none" w:sz="0" w:space="0" w:color="auto"/>
        <w:left w:val="none" w:sz="0" w:space="0" w:color="auto"/>
        <w:bottom w:val="none" w:sz="0" w:space="0" w:color="auto"/>
        <w:right w:val="none" w:sz="0" w:space="0" w:color="auto"/>
      </w:divBdr>
    </w:div>
    <w:div w:id="1926959617">
      <w:bodyDiv w:val="1"/>
      <w:marLeft w:val="0"/>
      <w:marRight w:val="0"/>
      <w:marTop w:val="0"/>
      <w:marBottom w:val="0"/>
      <w:divBdr>
        <w:top w:val="none" w:sz="0" w:space="0" w:color="auto"/>
        <w:left w:val="none" w:sz="0" w:space="0" w:color="auto"/>
        <w:bottom w:val="none" w:sz="0" w:space="0" w:color="auto"/>
        <w:right w:val="none" w:sz="0" w:space="0" w:color="auto"/>
      </w:divBdr>
    </w:div>
    <w:div w:id="1928344447">
      <w:bodyDiv w:val="1"/>
      <w:marLeft w:val="0"/>
      <w:marRight w:val="0"/>
      <w:marTop w:val="0"/>
      <w:marBottom w:val="0"/>
      <w:divBdr>
        <w:top w:val="none" w:sz="0" w:space="0" w:color="auto"/>
        <w:left w:val="none" w:sz="0" w:space="0" w:color="auto"/>
        <w:bottom w:val="none" w:sz="0" w:space="0" w:color="auto"/>
        <w:right w:val="none" w:sz="0" w:space="0" w:color="auto"/>
      </w:divBdr>
    </w:div>
    <w:div w:id="1930771994">
      <w:bodyDiv w:val="1"/>
      <w:marLeft w:val="0"/>
      <w:marRight w:val="0"/>
      <w:marTop w:val="0"/>
      <w:marBottom w:val="0"/>
      <w:divBdr>
        <w:top w:val="none" w:sz="0" w:space="0" w:color="auto"/>
        <w:left w:val="none" w:sz="0" w:space="0" w:color="auto"/>
        <w:bottom w:val="none" w:sz="0" w:space="0" w:color="auto"/>
        <w:right w:val="none" w:sz="0" w:space="0" w:color="auto"/>
      </w:divBdr>
    </w:div>
    <w:div w:id="1940331072">
      <w:bodyDiv w:val="1"/>
      <w:marLeft w:val="0"/>
      <w:marRight w:val="0"/>
      <w:marTop w:val="0"/>
      <w:marBottom w:val="0"/>
      <w:divBdr>
        <w:top w:val="none" w:sz="0" w:space="0" w:color="auto"/>
        <w:left w:val="none" w:sz="0" w:space="0" w:color="auto"/>
        <w:bottom w:val="none" w:sz="0" w:space="0" w:color="auto"/>
        <w:right w:val="none" w:sz="0" w:space="0" w:color="auto"/>
      </w:divBdr>
    </w:div>
    <w:div w:id="1940718056">
      <w:bodyDiv w:val="1"/>
      <w:marLeft w:val="0"/>
      <w:marRight w:val="0"/>
      <w:marTop w:val="0"/>
      <w:marBottom w:val="0"/>
      <w:divBdr>
        <w:top w:val="none" w:sz="0" w:space="0" w:color="auto"/>
        <w:left w:val="none" w:sz="0" w:space="0" w:color="auto"/>
        <w:bottom w:val="none" w:sz="0" w:space="0" w:color="auto"/>
        <w:right w:val="none" w:sz="0" w:space="0" w:color="auto"/>
      </w:divBdr>
    </w:div>
    <w:div w:id="1948002367">
      <w:bodyDiv w:val="1"/>
      <w:marLeft w:val="0"/>
      <w:marRight w:val="0"/>
      <w:marTop w:val="0"/>
      <w:marBottom w:val="0"/>
      <w:divBdr>
        <w:top w:val="none" w:sz="0" w:space="0" w:color="auto"/>
        <w:left w:val="none" w:sz="0" w:space="0" w:color="auto"/>
        <w:bottom w:val="none" w:sz="0" w:space="0" w:color="auto"/>
        <w:right w:val="none" w:sz="0" w:space="0" w:color="auto"/>
      </w:divBdr>
    </w:div>
    <w:div w:id="1951088261">
      <w:bodyDiv w:val="1"/>
      <w:marLeft w:val="0"/>
      <w:marRight w:val="0"/>
      <w:marTop w:val="0"/>
      <w:marBottom w:val="0"/>
      <w:divBdr>
        <w:top w:val="none" w:sz="0" w:space="0" w:color="auto"/>
        <w:left w:val="none" w:sz="0" w:space="0" w:color="auto"/>
        <w:bottom w:val="none" w:sz="0" w:space="0" w:color="auto"/>
        <w:right w:val="none" w:sz="0" w:space="0" w:color="auto"/>
      </w:divBdr>
      <w:divsChild>
        <w:div w:id="1115829635">
          <w:marLeft w:val="480"/>
          <w:marRight w:val="0"/>
          <w:marTop w:val="0"/>
          <w:marBottom w:val="0"/>
          <w:divBdr>
            <w:top w:val="none" w:sz="0" w:space="0" w:color="auto"/>
            <w:left w:val="none" w:sz="0" w:space="0" w:color="auto"/>
            <w:bottom w:val="none" w:sz="0" w:space="0" w:color="auto"/>
            <w:right w:val="none" w:sz="0" w:space="0" w:color="auto"/>
          </w:divBdr>
        </w:div>
        <w:div w:id="2049065506">
          <w:marLeft w:val="480"/>
          <w:marRight w:val="0"/>
          <w:marTop w:val="0"/>
          <w:marBottom w:val="0"/>
          <w:divBdr>
            <w:top w:val="none" w:sz="0" w:space="0" w:color="auto"/>
            <w:left w:val="none" w:sz="0" w:space="0" w:color="auto"/>
            <w:bottom w:val="none" w:sz="0" w:space="0" w:color="auto"/>
            <w:right w:val="none" w:sz="0" w:space="0" w:color="auto"/>
          </w:divBdr>
        </w:div>
        <w:div w:id="1050878701">
          <w:marLeft w:val="480"/>
          <w:marRight w:val="0"/>
          <w:marTop w:val="0"/>
          <w:marBottom w:val="0"/>
          <w:divBdr>
            <w:top w:val="none" w:sz="0" w:space="0" w:color="auto"/>
            <w:left w:val="none" w:sz="0" w:space="0" w:color="auto"/>
            <w:bottom w:val="none" w:sz="0" w:space="0" w:color="auto"/>
            <w:right w:val="none" w:sz="0" w:space="0" w:color="auto"/>
          </w:divBdr>
        </w:div>
        <w:div w:id="1930842958">
          <w:marLeft w:val="480"/>
          <w:marRight w:val="0"/>
          <w:marTop w:val="0"/>
          <w:marBottom w:val="0"/>
          <w:divBdr>
            <w:top w:val="none" w:sz="0" w:space="0" w:color="auto"/>
            <w:left w:val="none" w:sz="0" w:space="0" w:color="auto"/>
            <w:bottom w:val="none" w:sz="0" w:space="0" w:color="auto"/>
            <w:right w:val="none" w:sz="0" w:space="0" w:color="auto"/>
          </w:divBdr>
        </w:div>
        <w:div w:id="1713847169">
          <w:marLeft w:val="480"/>
          <w:marRight w:val="0"/>
          <w:marTop w:val="0"/>
          <w:marBottom w:val="0"/>
          <w:divBdr>
            <w:top w:val="none" w:sz="0" w:space="0" w:color="auto"/>
            <w:left w:val="none" w:sz="0" w:space="0" w:color="auto"/>
            <w:bottom w:val="none" w:sz="0" w:space="0" w:color="auto"/>
            <w:right w:val="none" w:sz="0" w:space="0" w:color="auto"/>
          </w:divBdr>
        </w:div>
        <w:div w:id="1790471793">
          <w:marLeft w:val="480"/>
          <w:marRight w:val="0"/>
          <w:marTop w:val="0"/>
          <w:marBottom w:val="0"/>
          <w:divBdr>
            <w:top w:val="none" w:sz="0" w:space="0" w:color="auto"/>
            <w:left w:val="none" w:sz="0" w:space="0" w:color="auto"/>
            <w:bottom w:val="none" w:sz="0" w:space="0" w:color="auto"/>
            <w:right w:val="none" w:sz="0" w:space="0" w:color="auto"/>
          </w:divBdr>
        </w:div>
        <w:div w:id="60255622">
          <w:marLeft w:val="480"/>
          <w:marRight w:val="0"/>
          <w:marTop w:val="0"/>
          <w:marBottom w:val="0"/>
          <w:divBdr>
            <w:top w:val="none" w:sz="0" w:space="0" w:color="auto"/>
            <w:left w:val="none" w:sz="0" w:space="0" w:color="auto"/>
            <w:bottom w:val="none" w:sz="0" w:space="0" w:color="auto"/>
            <w:right w:val="none" w:sz="0" w:space="0" w:color="auto"/>
          </w:divBdr>
        </w:div>
        <w:div w:id="1285694582">
          <w:marLeft w:val="480"/>
          <w:marRight w:val="0"/>
          <w:marTop w:val="0"/>
          <w:marBottom w:val="0"/>
          <w:divBdr>
            <w:top w:val="none" w:sz="0" w:space="0" w:color="auto"/>
            <w:left w:val="none" w:sz="0" w:space="0" w:color="auto"/>
            <w:bottom w:val="none" w:sz="0" w:space="0" w:color="auto"/>
            <w:right w:val="none" w:sz="0" w:space="0" w:color="auto"/>
          </w:divBdr>
        </w:div>
        <w:div w:id="1404714808">
          <w:marLeft w:val="480"/>
          <w:marRight w:val="0"/>
          <w:marTop w:val="0"/>
          <w:marBottom w:val="0"/>
          <w:divBdr>
            <w:top w:val="none" w:sz="0" w:space="0" w:color="auto"/>
            <w:left w:val="none" w:sz="0" w:space="0" w:color="auto"/>
            <w:bottom w:val="none" w:sz="0" w:space="0" w:color="auto"/>
            <w:right w:val="none" w:sz="0" w:space="0" w:color="auto"/>
          </w:divBdr>
        </w:div>
        <w:div w:id="1668751061">
          <w:marLeft w:val="480"/>
          <w:marRight w:val="0"/>
          <w:marTop w:val="0"/>
          <w:marBottom w:val="0"/>
          <w:divBdr>
            <w:top w:val="none" w:sz="0" w:space="0" w:color="auto"/>
            <w:left w:val="none" w:sz="0" w:space="0" w:color="auto"/>
            <w:bottom w:val="none" w:sz="0" w:space="0" w:color="auto"/>
            <w:right w:val="none" w:sz="0" w:space="0" w:color="auto"/>
          </w:divBdr>
        </w:div>
        <w:div w:id="1539706588">
          <w:marLeft w:val="480"/>
          <w:marRight w:val="0"/>
          <w:marTop w:val="0"/>
          <w:marBottom w:val="0"/>
          <w:divBdr>
            <w:top w:val="none" w:sz="0" w:space="0" w:color="auto"/>
            <w:left w:val="none" w:sz="0" w:space="0" w:color="auto"/>
            <w:bottom w:val="none" w:sz="0" w:space="0" w:color="auto"/>
            <w:right w:val="none" w:sz="0" w:space="0" w:color="auto"/>
          </w:divBdr>
        </w:div>
        <w:div w:id="573396959">
          <w:marLeft w:val="480"/>
          <w:marRight w:val="0"/>
          <w:marTop w:val="0"/>
          <w:marBottom w:val="0"/>
          <w:divBdr>
            <w:top w:val="none" w:sz="0" w:space="0" w:color="auto"/>
            <w:left w:val="none" w:sz="0" w:space="0" w:color="auto"/>
            <w:bottom w:val="none" w:sz="0" w:space="0" w:color="auto"/>
            <w:right w:val="none" w:sz="0" w:space="0" w:color="auto"/>
          </w:divBdr>
        </w:div>
        <w:div w:id="605386142">
          <w:marLeft w:val="480"/>
          <w:marRight w:val="0"/>
          <w:marTop w:val="0"/>
          <w:marBottom w:val="0"/>
          <w:divBdr>
            <w:top w:val="none" w:sz="0" w:space="0" w:color="auto"/>
            <w:left w:val="none" w:sz="0" w:space="0" w:color="auto"/>
            <w:bottom w:val="none" w:sz="0" w:space="0" w:color="auto"/>
            <w:right w:val="none" w:sz="0" w:space="0" w:color="auto"/>
          </w:divBdr>
        </w:div>
        <w:div w:id="1593657778">
          <w:marLeft w:val="480"/>
          <w:marRight w:val="0"/>
          <w:marTop w:val="0"/>
          <w:marBottom w:val="0"/>
          <w:divBdr>
            <w:top w:val="none" w:sz="0" w:space="0" w:color="auto"/>
            <w:left w:val="none" w:sz="0" w:space="0" w:color="auto"/>
            <w:bottom w:val="none" w:sz="0" w:space="0" w:color="auto"/>
            <w:right w:val="none" w:sz="0" w:space="0" w:color="auto"/>
          </w:divBdr>
        </w:div>
        <w:div w:id="1587495405">
          <w:marLeft w:val="480"/>
          <w:marRight w:val="0"/>
          <w:marTop w:val="0"/>
          <w:marBottom w:val="0"/>
          <w:divBdr>
            <w:top w:val="none" w:sz="0" w:space="0" w:color="auto"/>
            <w:left w:val="none" w:sz="0" w:space="0" w:color="auto"/>
            <w:bottom w:val="none" w:sz="0" w:space="0" w:color="auto"/>
            <w:right w:val="none" w:sz="0" w:space="0" w:color="auto"/>
          </w:divBdr>
        </w:div>
        <w:div w:id="845438815">
          <w:marLeft w:val="480"/>
          <w:marRight w:val="0"/>
          <w:marTop w:val="0"/>
          <w:marBottom w:val="0"/>
          <w:divBdr>
            <w:top w:val="none" w:sz="0" w:space="0" w:color="auto"/>
            <w:left w:val="none" w:sz="0" w:space="0" w:color="auto"/>
            <w:bottom w:val="none" w:sz="0" w:space="0" w:color="auto"/>
            <w:right w:val="none" w:sz="0" w:space="0" w:color="auto"/>
          </w:divBdr>
        </w:div>
        <w:div w:id="1953586764">
          <w:marLeft w:val="480"/>
          <w:marRight w:val="0"/>
          <w:marTop w:val="0"/>
          <w:marBottom w:val="0"/>
          <w:divBdr>
            <w:top w:val="none" w:sz="0" w:space="0" w:color="auto"/>
            <w:left w:val="none" w:sz="0" w:space="0" w:color="auto"/>
            <w:bottom w:val="none" w:sz="0" w:space="0" w:color="auto"/>
            <w:right w:val="none" w:sz="0" w:space="0" w:color="auto"/>
          </w:divBdr>
        </w:div>
        <w:div w:id="840655175">
          <w:marLeft w:val="480"/>
          <w:marRight w:val="0"/>
          <w:marTop w:val="0"/>
          <w:marBottom w:val="0"/>
          <w:divBdr>
            <w:top w:val="none" w:sz="0" w:space="0" w:color="auto"/>
            <w:left w:val="none" w:sz="0" w:space="0" w:color="auto"/>
            <w:bottom w:val="none" w:sz="0" w:space="0" w:color="auto"/>
            <w:right w:val="none" w:sz="0" w:space="0" w:color="auto"/>
          </w:divBdr>
        </w:div>
        <w:div w:id="90053912">
          <w:marLeft w:val="480"/>
          <w:marRight w:val="0"/>
          <w:marTop w:val="0"/>
          <w:marBottom w:val="0"/>
          <w:divBdr>
            <w:top w:val="none" w:sz="0" w:space="0" w:color="auto"/>
            <w:left w:val="none" w:sz="0" w:space="0" w:color="auto"/>
            <w:bottom w:val="none" w:sz="0" w:space="0" w:color="auto"/>
            <w:right w:val="none" w:sz="0" w:space="0" w:color="auto"/>
          </w:divBdr>
        </w:div>
        <w:div w:id="650329771">
          <w:marLeft w:val="480"/>
          <w:marRight w:val="0"/>
          <w:marTop w:val="0"/>
          <w:marBottom w:val="0"/>
          <w:divBdr>
            <w:top w:val="none" w:sz="0" w:space="0" w:color="auto"/>
            <w:left w:val="none" w:sz="0" w:space="0" w:color="auto"/>
            <w:bottom w:val="none" w:sz="0" w:space="0" w:color="auto"/>
            <w:right w:val="none" w:sz="0" w:space="0" w:color="auto"/>
          </w:divBdr>
        </w:div>
        <w:div w:id="1303000287">
          <w:marLeft w:val="480"/>
          <w:marRight w:val="0"/>
          <w:marTop w:val="0"/>
          <w:marBottom w:val="0"/>
          <w:divBdr>
            <w:top w:val="none" w:sz="0" w:space="0" w:color="auto"/>
            <w:left w:val="none" w:sz="0" w:space="0" w:color="auto"/>
            <w:bottom w:val="none" w:sz="0" w:space="0" w:color="auto"/>
            <w:right w:val="none" w:sz="0" w:space="0" w:color="auto"/>
          </w:divBdr>
        </w:div>
        <w:div w:id="1536387214">
          <w:marLeft w:val="480"/>
          <w:marRight w:val="0"/>
          <w:marTop w:val="0"/>
          <w:marBottom w:val="0"/>
          <w:divBdr>
            <w:top w:val="none" w:sz="0" w:space="0" w:color="auto"/>
            <w:left w:val="none" w:sz="0" w:space="0" w:color="auto"/>
            <w:bottom w:val="none" w:sz="0" w:space="0" w:color="auto"/>
            <w:right w:val="none" w:sz="0" w:space="0" w:color="auto"/>
          </w:divBdr>
        </w:div>
        <w:div w:id="779951296">
          <w:marLeft w:val="480"/>
          <w:marRight w:val="0"/>
          <w:marTop w:val="0"/>
          <w:marBottom w:val="0"/>
          <w:divBdr>
            <w:top w:val="none" w:sz="0" w:space="0" w:color="auto"/>
            <w:left w:val="none" w:sz="0" w:space="0" w:color="auto"/>
            <w:bottom w:val="none" w:sz="0" w:space="0" w:color="auto"/>
            <w:right w:val="none" w:sz="0" w:space="0" w:color="auto"/>
          </w:divBdr>
        </w:div>
        <w:div w:id="246040503">
          <w:marLeft w:val="480"/>
          <w:marRight w:val="0"/>
          <w:marTop w:val="0"/>
          <w:marBottom w:val="0"/>
          <w:divBdr>
            <w:top w:val="none" w:sz="0" w:space="0" w:color="auto"/>
            <w:left w:val="none" w:sz="0" w:space="0" w:color="auto"/>
            <w:bottom w:val="none" w:sz="0" w:space="0" w:color="auto"/>
            <w:right w:val="none" w:sz="0" w:space="0" w:color="auto"/>
          </w:divBdr>
        </w:div>
        <w:div w:id="1231845090">
          <w:marLeft w:val="480"/>
          <w:marRight w:val="0"/>
          <w:marTop w:val="0"/>
          <w:marBottom w:val="0"/>
          <w:divBdr>
            <w:top w:val="none" w:sz="0" w:space="0" w:color="auto"/>
            <w:left w:val="none" w:sz="0" w:space="0" w:color="auto"/>
            <w:bottom w:val="none" w:sz="0" w:space="0" w:color="auto"/>
            <w:right w:val="none" w:sz="0" w:space="0" w:color="auto"/>
          </w:divBdr>
        </w:div>
        <w:div w:id="1688873628">
          <w:marLeft w:val="480"/>
          <w:marRight w:val="0"/>
          <w:marTop w:val="0"/>
          <w:marBottom w:val="0"/>
          <w:divBdr>
            <w:top w:val="none" w:sz="0" w:space="0" w:color="auto"/>
            <w:left w:val="none" w:sz="0" w:space="0" w:color="auto"/>
            <w:bottom w:val="none" w:sz="0" w:space="0" w:color="auto"/>
            <w:right w:val="none" w:sz="0" w:space="0" w:color="auto"/>
          </w:divBdr>
        </w:div>
        <w:div w:id="832792842">
          <w:marLeft w:val="480"/>
          <w:marRight w:val="0"/>
          <w:marTop w:val="0"/>
          <w:marBottom w:val="0"/>
          <w:divBdr>
            <w:top w:val="none" w:sz="0" w:space="0" w:color="auto"/>
            <w:left w:val="none" w:sz="0" w:space="0" w:color="auto"/>
            <w:bottom w:val="none" w:sz="0" w:space="0" w:color="auto"/>
            <w:right w:val="none" w:sz="0" w:space="0" w:color="auto"/>
          </w:divBdr>
        </w:div>
        <w:div w:id="1279265308">
          <w:marLeft w:val="480"/>
          <w:marRight w:val="0"/>
          <w:marTop w:val="0"/>
          <w:marBottom w:val="0"/>
          <w:divBdr>
            <w:top w:val="none" w:sz="0" w:space="0" w:color="auto"/>
            <w:left w:val="none" w:sz="0" w:space="0" w:color="auto"/>
            <w:bottom w:val="none" w:sz="0" w:space="0" w:color="auto"/>
            <w:right w:val="none" w:sz="0" w:space="0" w:color="auto"/>
          </w:divBdr>
        </w:div>
        <w:div w:id="1557157909">
          <w:marLeft w:val="480"/>
          <w:marRight w:val="0"/>
          <w:marTop w:val="0"/>
          <w:marBottom w:val="0"/>
          <w:divBdr>
            <w:top w:val="none" w:sz="0" w:space="0" w:color="auto"/>
            <w:left w:val="none" w:sz="0" w:space="0" w:color="auto"/>
            <w:bottom w:val="none" w:sz="0" w:space="0" w:color="auto"/>
            <w:right w:val="none" w:sz="0" w:space="0" w:color="auto"/>
          </w:divBdr>
        </w:div>
        <w:div w:id="1219900690">
          <w:marLeft w:val="480"/>
          <w:marRight w:val="0"/>
          <w:marTop w:val="0"/>
          <w:marBottom w:val="0"/>
          <w:divBdr>
            <w:top w:val="none" w:sz="0" w:space="0" w:color="auto"/>
            <w:left w:val="none" w:sz="0" w:space="0" w:color="auto"/>
            <w:bottom w:val="none" w:sz="0" w:space="0" w:color="auto"/>
            <w:right w:val="none" w:sz="0" w:space="0" w:color="auto"/>
          </w:divBdr>
        </w:div>
        <w:div w:id="101844612">
          <w:marLeft w:val="480"/>
          <w:marRight w:val="0"/>
          <w:marTop w:val="0"/>
          <w:marBottom w:val="0"/>
          <w:divBdr>
            <w:top w:val="none" w:sz="0" w:space="0" w:color="auto"/>
            <w:left w:val="none" w:sz="0" w:space="0" w:color="auto"/>
            <w:bottom w:val="none" w:sz="0" w:space="0" w:color="auto"/>
            <w:right w:val="none" w:sz="0" w:space="0" w:color="auto"/>
          </w:divBdr>
        </w:div>
        <w:div w:id="215822288">
          <w:marLeft w:val="480"/>
          <w:marRight w:val="0"/>
          <w:marTop w:val="0"/>
          <w:marBottom w:val="0"/>
          <w:divBdr>
            <w:top w:val="none" w:sz="0" w:space="0" w:color="auto"/>
            <w:left w:val="none" w:sz="0" w:space="0" w:color="auto"/>
            <w:bottom w:val="none" w:sz="0" w:space="0" w:color="auto"/>
            <w:right w:val="none" w:sz="0" w:space="0" w:color="auto"/>
          </w:divBdr>
        </w:div>
        <w:div w:id="1568876500">
          <w:marLeft w:val="480"/>
          <w:marRight w:val="0"/>
          <w:marTop w:val="0"/>
          <w:marBottom w:val="0"/>
          <w:divBdr>
            <w:top w:val="none" w:sz="0" w:space="0" w:color="auto"/>
            <w:left w:val="none" w:sz="0" w:space="0" w:color="auto"/>
            <w:bottom w:val="none" w:sz="0" w:space="0" w:color="auto"/>
            <w:right w:val="none" w:sz="0" w:space="0" w:color="auto"/>
          </w:divBdr>
        </w:div>
      </w:divsChild>
    </w:div>
    <w:div w:id="1953590271">
      <w:bodyDiv w:val="1"/>
      <w:marLeft w:val="0"/>
      <w:marRight w:val="0"/>
      <w:marTop w:val="0"/>
      <w:marBottom w:val="0"/>
      <w:divBdr>
        <w:top w:val="none" w:sz="0" w:space="0" w:color="auto"/>
        <w:left w:val="none" w:sz="0" w:space="0" w:color="auto"/>
        <w:bottom w:val="none" w:sz="0" w:space="0" w:color="auto"/>
        <w:right w:val="none" w:sz="0" w:space="0" w:color="auto"/>
      </w:divBdr>
    </w:div>
    <w:div w:id="1954628488">
      <w:bodyDiv w:val="1"/>
      <w:marLeft w:val="0"/>
      <w:marRight w:val="0"/>
      <w:marTop w:val="0"/>
      <w:marBottom w:val="0"/>
      <w:divBdr>
        <w:top w:val="none" w:sz="0" w:space="0" w:color="auto"/>
        <w:left w:val="none" w:sz="0" w:space="0" w:color="auto"/>
        <w:bottom w:val="none" w:sz="0" w:space="0" w:color="auto"/>
        <w:right w:val="none" w:sz="0" w:space="0" w:color="auto"/>
      </w:divBdr>
    </w:div>
    <w:div w:id="1956593842">
      <w:bodyDiv w:val="1"/>
      <w:marLeft w:val="0"/>
      <w:marRight w:val="0"/>
      <w:marTop w:val="0"/>
      <w:marBottom w:val="0"/>
      <w:divBdr>
        <w:top w:val="none" w:sz="0" w:space="0" w:color="auto"/>
        <w:left w:val="none" w:sz="0" w:space="0" w:color="auto"/>
        <w:bottom w:val="none" w:sz="0" w:space="0" w:color="auto"/>
        <w:right w:val="none" w:sz="0" w:space="0" w:color="auto"/>
      </w:divBdr>
    </w:div>
    <w:div w:id="1956671492">
      <w:bodyDiv w:val="1"/>
      <w:marLeft w:val="0"/>
      <w:marRight w:val="0"/>
      <w:marTop w:val="0"/>
      <w:marBottom w:val="0"/>
      <w:divBdr>
        <w:top w:val="none" w:sz="0" w:space="0" w:color="auto"/>
        <w:left w:val="none" w:sz="0" w:space="0" w:color="auto"/>
        <w:bottom w:val="none" w:sz="0" w:space="0" w:color="auto"/>
        <w:right w:val="none" w:sz="0" w:space="0" w:color="auto"/>
      </w:divBdr>
    </w:div>
    <w:div w:id="1960644751">
      <w:bodyDiv w:val="1"/>
      <w:marLeft w:val="0"/>
      <w:marRight w:val="0"/>
      <w:marTop w:val="0"/>
      <w:marBottom w:val="0"/>
      <w:divBdr>
        <w:top w:val="none" w:sz="0" w:space="0" w:color="auto"/>
        <w:left w:val="none" w:sz="0" w:space="0" w:color="auto"/>
        <w:bottom w:val="none" w:sz="0" w:space="0" w:color="auto"/>
        <w:right w:val="none" w:sz="0" w:space="0" w:color="auto"/>
      </w:divBdr>
    </w:div>
    <w:div w:id="1964530731">
      <w:bodyDiv w:val="1"/>
      <w:marLeft w:val="0"/>
      <w:marRight w:val="0"/>
      <w:marTop w:val="0"/>
      <w:marBottom w:val="0"/>
      <w:divBdr>
        <w:top w:val="none" w:sz="0" w:space="0" w:color="auto"/>
        <w:left w:val="none" w:sz="0" w:space="0" w:color="auto"/>
        <w:bottom w:val="none" w:sz="0" w:space="0" w:color="auto"/>
        <w:right w:val="none" w:sz="0" w:space="0" w:color="auto"/>
      </w:divBdr>
    </w:div>
    <w:div w:id="1966230413">
      <w:bodyDiv w:val="1"/>
      <w:marLeft w:val="0"/>
      <w:marRight w:val="0"/>
      <w:marTop w:val="0"/>
      <w:marBottom w:val="0"/>
      <w:divBdr>
        <w:top w:val="none" w:sz="0" w:space="0" w:color="auto"/>
        <w:left w:val="none" w:sz="0" w:space="0" w:color="auto"/>
        <w:bottom w:val="none" w:sz="0" w:space="0" w:color="auto"/>
        <w:right w:val="none" w:sz="0" w:space="0" w:color="auto"/>
      </w:divBdr>
    </w:div>
    <w:div w:id="1974096114">
      <w:bodyDiv w:val="1"/>
      <w:marLeft w:val="0"/>
      <w:marRight w:val="0"/>
      <w:marTop w:val="0"/>
      <w:marBottom w:val="0"/>
      <w:divBdr>
        <w:top w:val="none" w:sz="0" w:space="0" w:color="auto"/>
        <w:left w:val="none" w:sz="0" w:space="0" w:color="auto"/>
        <w:bottom w:val="none" w:sz="0" w:space="0" w:color="auto"/>
        <w:right w:val="none" w:sz="0" w:space="0" w:color="auto"/>
      </w:divBdr>
    </w:div>
    <w:div w:id="1979797214">
      <w:bodyDiv w:val="1"/>
      <w:marLeft w:val="0"/>
      <w:marRight w:val="0"/>
      <w:marTop w:val="0"/>
      <w:marBottom w:val="0"/>
      <w:divBdr>
        <w:top w:val="none" w:sz="0" w:space="0" w:color="auto"/>
        <w:left w:val="none" w:sz="0" w:space="0" w:color="auto"/>
        <w:bottom w:val="none" w:sz="0" w:space="0" w:color="auto"/>
        <w:right w:val="none" w:sz="0" w:space="0" w:color="auto"/>
      </w:divBdr>
    </w:div>
    <w:div w:id="1981030596">
      <w:bodyDiv w:val="1"/>
      <w:marLeft w:val="0"/>
      <w:marRight w:val="0"/>
      <w:marTop w:val="0"/>
      <w:marBottom w:val="0"/>
      <w:divBdr>
        <w:top w:val="none" w:sz="0" w:space="0" w:color="auto"/>
        <w:left w:val="none" w:sz="0" w:space="0" w:color="auto"/>
        <w:bottom w:val="none" w:sz="0" w:space="0" w:color="auto"/>
        <w:right w:val="none" w:sz="0" w:space="0" w:color="auto"/>
      </w:divBdr>
    </w:div>
    <w:div w:id="1983727554">
      <w:bodyDiv w:val="1"/>
      <w:marLeft w:val="0"/>
      <w:marRight w:val="0"/>
      <w:marTop w:val="0"/>
      <w:marBottom w:val="0"/>
      <w:divBdr>
        <w:top w:val="none" w:sz="0" w:space="0" w:color="auto"/>
        <w:left w:val="none" w:sz="0" w:space="0" w:color="auto"/>
        <w:bottom w:val="none" w:sz="0" w:space="0" w:color="auto"/>
        <w:right w:val="none" w:sz="0" w:space="0" w:color="auto"/>
      </w:divBdr>
    </w:div>
    <w:div w:id="1987511639">
      <w:bodyDiv w:val="1"/>
      <w:marLeft w:val="0"/>
      <w:marRight w:val="0"/>
      <w:marTop w:val="0"/>
      <w:marBottom w:val="0"/>
      <w:divBdr>
        <w:top w:val="none" w:sz="0" w:space="0" w:color="auto"/>
        <w:left w:val="none" w:sz="0" w:space="0" w:color="auto"/>
        <w:bottom w:val="none" w:sz="0" w:space="0" w:color="auto"/>
        <w:right w:val="none" w:sz="0" w:space="0" w:color="auto"/>
      </w:divBdr>
    </w:div>
    <w:div w:id="1992558376">
      <w:bodyDiv w:val="1"/>
      <w:marLeft w:val="0"/>
      <w:marRight w:val="0"/>
      <w:marTop w:val="0"/>
      <w:marBottom w:val="0"/>
      <w:divBdr>
        <w:top w:val="none" w:sz="0" w:space="0" w:color="auto"/>
        <w:left w:val="none" w:sz="0" w:space="0" w:color="auto"/>
        <w:bottom w:val="none" w:sz="0" w:space="0" w:color="auto"/>
        <w:right w:val="none" w:sz="0" w:space="0" w:color="auto"/>
      </w:divBdr>
    </w:div>
    <w:div w:id="1993754094">
      <w:bodyDiv w:val="1"/>
      <w:marLeft w:val="0"/>
      <w:marRight w:val="0"/>
      <w:marTop w:val="0"/>
      <w:marBottom w:val="0"/>
      <w:divBdr>
        <w:top w:val="none" w:sz="0" w:space="0" w:color="auto"/>
        <w:left w:val="none" w:sz="0" w:space="0" w:color="auto"/>
        <w:bottom w:val="none" w:sz="0" w:space="0" w:color="auto"/>
        <w:right w:val="none" w:sz="0" w:space="0" w:color="auto"/>
      </w:divBdr>
    </w:div>
    <w:div w:id="1994606320">
      <w:bodyDiv w:val="1"/>
      <w:marLeft w:val="0"/>
      <w:marRight w:val="0"/>
      <w:marTop w:val="0"/>
      <w:marBottom w:val="0"/>
      <w:divBdr>
        <w:top w:val="none" w:sz="0" w:space="0" w:color="auto"/>
        <w:left w:val="none" w:sz="0" w:space="0" w:color="auto"/>
        <w:bottom w:val="none" w:sz="0" w:space="0" w:color="auto"/>
        <w:right w:val="none" w:sz="0" w:space="0" w:color="auto"/>
      </w:divBdr>
    </w:div>
    <w:div w:id="1999067911">
      <w:bodyDiv w:val="1"/>
      <w:marLeft w:val="0"/>
      <w:marRight w:val="0"/>
      <w:marTop w:val="0"/>
      <w:marBottom w:val="0"/>
      <w:divBdr>
        <w:top w:val="none" w:sz="0" w:space="0" w:color="auto"/>
        <w:left w:val="none" w:sz="0" w:space="0" w:color="auto"/>
        <w:bottom w:val="none" w:sz="0" w:space="0" w:color="auto"/>
        <w:right w:val="none" w:sz="0" w:space="0" w:color="auto"/>
      </w:divBdr>
    </w:div>
    <w:div w:id="2000117191">
      <w:bodyDiv w:val="1"/>
      <w:marLeft w:val="0"/>
      <w:marRight w:val="0"/>
      <w:marTop w:val="0"/>
      <w:marBottom w:val="0"/>
      <w:divBdr>
        <w:top w:val="none" w:sz="0" w:space="0" w:color="auto"/>
        <w:left w:val="none" w:sz="0" w:space="0" w:color="auto"/>
        <w:bottom w:val="none" w:sz="0" w:space="0" w:color="auto"/>
        <w:right w:val="none" w:sz="0" w:space="0" w:color="auto"/>
      </w:divBdr>
    </w:div>
    <w:div w:id="2001225680">
      <w:bodyDiv w:val="1"/>
      <w:marLeft w:val="0"/>
      <w:marRight w:val="0"/>
      <w:marTop w:val="0"/>
      <w:marBottom w:val="0"/>
      <w:divBdr>
        <w:top w:val="none" w:sz="0" w:space="0" w:color="auto"/>
        <w:left w:val="none" w:sz="0" w:space="0" w:color="auto"/>
        <w:bottom w:val="none" w:sz="0" w:space="0" w:color="auto"/>
        <w:right w:val="none" w:sz="0" w:space="0" w:color="auto"/>
      </w:divBdr>
    </w:div>
    <w:div w:id="2003779184">
      <w:bodyDiv w:val="1"/>
      <w:marLeft w:val="0"/>
      <w:marRight w:val="0"/>
      <w:marTop w:val="0"/>
      <w:marBottom w:val="0"/>
      <w:divBdr>
        <w:top w:val="none" w:sz="0" w:space="0" w:color="auto"/>
        <w:left w:val="none" w:sz="0" w:space="0" w:color="auto"/>
        <w:bottom w:val="none" w:sz="0" w:space="0" w:color="auto"/>
        <w:right w:val="none" w:sz="0" w:space="0" w:color="auto"/>
      </w:divBdr>
    </w:div>
    <w:div w:id="2004383407">
      <w:bodyDiv w:val="1"/>
      <w:marLeft w:val="0"/>
      <w:marRight w:val="0"/>
      <w:marTop w:val="0"/>
      <w:marBottom w:val="0"/>
      <w:divBdr>
        <w:top w:val="none" w:sz="0" w:space="0" w:color="auto"/>
        <w:left w:val="none" w:sz="0" w:space="0" w:color="auto"/>
        <w:bottom w:val="none" w:sz="0" w:space="0" w:color="auto"/>
        <w:right w:val="none" w:sz="0" w:space="0" w:color="auto"/>
      </w:divBdr>
    </w:div>
    <w:div w:id="2006398558">
      <w:bodyDiv w:val="1"/>
      <w:marLeft w:val="0"/>
      <w:marRight w:val="0"/>
      <w:marTop w:val="0"/>
      <w:marBottom w:val="0"/>
      <w:divBdr>
        <w:top w:val="none" w:sz="0" w:space="0" w:color="auto"/>
        <w:left w:val="none" w:sz="0" w:space="0" w:color="auto"/>
        <w:bottom w:val="none" w:sz="0" w:space="0" w:color="auto"/>
        <w:right w:val="none" w:sz="0" w:space="0" w:color="auto"/>
      </w:divBdr>
    </w:div>
    <w:div w:id="2006661399">
      <w:bodyDiv w:val="1"/>
      <w:marLeft w:val="0"/>
      <w:marRight w:val="0"/>
      <w:marTop w:val="0"/>
      <w:marBottom w:val="0"/>
      <w:divBdr>
        <w:top w:val="none" w:sz="0" w:space="0" w:color="auto"/>
        <w:left w:val="none" w:sz="0" w:space="0" w:color="auto"/>
        <w:bottom w:val="none" w:sz="0" w:space="0" w:color="auto"/>
        <w:right w:val="none" w:sz="0" w:space="0" w:color="auto"/>
      </w:divBdr>
    </w:div>
    <w:div w:id="2009215404">
      <w:bodyDiv w:val="1"/>
      <w:marLeft w:val="0"/>
      <w:marRight w:val="0"/>
      <w:marTop w:val="0"/>
      <w:marBottom w:val="0"/>
      <w:divBdr>
        <w:top w:val="none" w:sz="0" w:space="0" w:color="auto"/>
        <w:left w:val="none" w:sz="0" w:space="0" w:color="auto"/>
        <w:bottom w:val="none" w:sz="0" w:space="0" w:color="auto"/>
        <w:right w:val="none" w:sz="0" w:space="0" w:color="auto"/>
      </w:divBdr>
    </w:div>
    <w:div w:id="2010402433">
      <w:bodyDiv w:val="1"/>
      <w:marLeft w:val="0"/>
      <w:marRight w:val="0"/>
      <w:marTop w:val="0"/>
      <w:marBottom w:val="0"/>
      <w:divBdr>
        <w:top w:val="none" w:sz="0" w:space="0" w:color="auto"/>
        <w:left w:val="none" w:sz="0" w:space="0" w:color="auto"/>
        <w:bottom w:val="none" w:sz="0" w:space="0" w:color="auto"/>
        <w:right w:val="none" w:sz="0" w:space="0" w:color="auto"/>
      </w:divBdr>
    </w:div>
    <w:div w:id="2011104283">
      <w:bodyDiv w:val="1"/>
      <w:marLeft w:val="0"/>
      <w:marRight w:val="0"/>
      <w:marTop w:val="0"/>
      <w:marBottom w:val="0"/>
      <w:divBdr>
        <w:top w:val="none" w:sz="0" w:space="0" w:color="auto"/>
        <w:left w:val="none" w:sz="0" w:space="0" w:color="auto"/>
        <w:bottom w:val="none" w:sz="0" w:space="0" w:color="auto"/>
        <w:right w:val="none" w:sz="0" w:space="0" w:color="auto"/>
      </w:divBdr>
    </w:div>
    <w:div w:id="2014337133">
      <w:bodyDiv w:val="1"/>
      <w:marLeft w:val="0"/>
      <w:marRight w:val="0"/>
      <w:marTop w:val="0"/>
      <w:marBottom w:val="0"/>
      <w:divBdr>
        <w:top w:val="none" w:sz="0" w:space="0" w:color="auto"/>
        <w:left w:val="none" w:sz="0" w:space="0" w:color="auto"/>
        <w:bottom w:val="none" w:sz="0" w:space="0" w:color="auto"/>
        <w:right w:val="none" w:sz="0" w:space="0" w:color="auto"/>
      </w:divBdr>
    </w:div>
    <w:div w:id="2016417925">
      <w:bodyDiv w:val="1"/>
      <w:marLeft w:val="0"/>
      <w:marRight w:val="0"/>
      <w:marTop w:val="0"/>
      <w:marBottom w:val="0"/>
      <w:divBdr>
        <w:top w:val="none" w:sz="0" w:space="0" w:color="auto"/>
        <w:left w:val="none" w:sz="0" w:space="0" w:color="auto"/>
        <w:bottom w:val="none" w:sz="0" w:space="0" w:color="auto"/>
        <w:right w:val="none" w:sz="0" w:space="0" w:color="auto"/>
      </w:divBdr>
    </w:div>
    <w:div w:id="2017270733">
      <w:bodyDiv w:val="1"/>
      <w:marLeft w:val="0"/>
      <w:marRight w:val="0"/>
      <w:marTop w:val="0"/>
      <w:marBottom w:val="0"/>
      <w:divBdr>
        <w:top w:val="none" w:sz="0" w:space="0" w:color="auto"/>
        <w:left w:val="none" w:sz="0" w:space="0" w:color="auto"/>
        <w:bottom w:val="none" w:sz="0" w:space="0" w:color="auto"/>
        <w:right w:val="none" w:sz="0" w:space="0" w:color="auto"/>
      </w:divBdr>
    </w:div>
    <w:div w:id="2017606742">
      <w:bodyDiv w:val="1"/>
      <w:marLeft w:val="0"/>
      <w:marRight w:val="0"/>
      <w:marTop w:val="0"/>
      <w:marBottom w:val="0"/>
      <w:divBdr>
        <w:top w:val="none" w:sz="0" w:space="0" w:color="auto"/>
        <w:left w:val="none" w:sz="0" w:space="0" w:color="auto"/>
        <w:bottom w:val="none" w:sz="0" w:space="0" w:color="auto"/>
        <w:right w:val="none" w:sz="0" w:space="0" w:color="auto"/>
      </w:divBdr>
    </w:div>
    <w:div w:id="2028479469">
      <w:bodyDiv w:val="1"/>
      <w:marLeft w:val="0"/>
      <w:marRight w:val="0"/>
      <w:marTop w:val="0"/>
      <w:marBottom w:val="0"/>
      <w:divBdr>
        <w:top w:val="none" w:sz="0" w:space="0" w:color="auto"/>
        <w:left w:val="none" w:sz="0" w:space="0" w:color="auto"/>
        <w:bottom w:val="none" w:sz="0" w:space="0" w:color="auto"/>
        <w:right w:val="none" w:sz="0" w:space="0" w:color="auto"/>
      </w:divBdr>
    </w:div>
    <w:div w:id="2029285705">
      <w:bodyDiv w:val="1"/>
      <w:marLeft w:val="0"/>
      <w:marRight w:val="0"/>
      <w:marTop w:val="0"/>
      <w:marBottom w:val="0"/>
      <w:divBdr>
        <w:top w:val="none" w:sz="0" w:space="0" w:color="auto"/>
        <w:left w:val="none" w:sz="0" w:space="0" w:color="auto"/>
        <w:bottom w:val="none" w:sz="0" w:space="0" w:color="auto"/>
        <w:right w:val="none" w:sz="0" w:space="0" w:color="auto"/>
      </w:divBdr>
    </w:div>
    <w:div w:id="2029788532">
      <w:bodyDiv w:val="1"/>
      <w:marLeft w:val="0"/>
      <w:marRight w:val="0"/>
      <w:marTop w:val="0"/>
      <w:marBottom w:val="0"/>
      <w:divBdr>
        <w:top w:val="none" w:sz="0" w:space="0" w:color="auto"/>
        <w:left w:val="none" w:sz="0" w:space="0" w:color="auto"/>
        <w:bottom w:val="none" w:sz="0" w:space="0" w:color="auto"/>
        <w:right w:val="none" w:sz="0" w:space="0" w:color="auto"/>
      </w:divBdr>
    </w:div>
    <w:div w:id="2030525104">
      <w:bodyDiv w:val="1"/>
      <w:marLeft w:val="0"/>
      <w:marRight w:val="0"/>
      <w:marTop w:val="0"/>
      <w:marBottom w:val="0"/>
      <w:divBdr>
        <w:top w:val="none" w:sz="0" w:space="0" w:color="auto"/>
        <w:left w:val="none" w:sz="0" w:space="0" w:color="auto"/>
        <w:bottom w:val="none" w:sz="0" w:space="0" w:color="auto"/>
        <w:right w:val="none" w:sz="0" w:space="0" w:color="auto"/>
      </w:divBdr>
    </w:div>
    <w:div w:id="2031910094">
      <w:bodyDiv w:val="1"/>
      <w:marLeft w:val="0"/>
      <w:marRight w:val="0"/>
      <w:marTop w:val="0"/>
      <w:marBottom w:val="0"/>
      <w:divBdr>
        <w:top w:val="none" w:sz="0" w:space="0" w:color="auto"/>
        <w:left w:val="none" w:sz="0" w:space="0" w:color="auto"/>
        <w:bottom w:val="none" w:sz="0" w:space="0" w:color="auto"/>
        <w:right w:val="none" w:sz="0" w:space="0" w:color="auto"/>
      </w:divBdr>
    </w:div>
    <w:div w:id="2032338552">
      <w:bodyDiv w:val="1"/>
      <w:marLeft w:val="0"/>
      <w:marRight w:val="0"/>
      <w:marTop w:val="0"/>
      <w:marBottom w:val="0"/>
      <w:divBdr>
        <w:top w:val="none" w:sz="0" w:space="0" w:color="auto"/>
        <w:left w:val="none" w:sz="0" w:space="0" w:color="auto"/>
        <w:bottom w:val="none" w:sz="0" w:space="0" w:color="auto"/>
        <w:right w:val="none" w:sz="0" w:space="0" w:color="auto"/>
      </w:divBdr>
    </w:div>
    <w:div w:id="2032562658">
      <w:bodyDiv w:val="1"/>
      <w:marLeft w:val="0"/>
      <w:marRight w:val="0"/>
      <w:marTop w:val="0"/>
      <w:marBottom w:val="0"/>
      <w:divBdr>
        <w:top w:val="none" w:sz="0" w:space="0" w:color="auto"/>
        <w:left w:val="none" w:sz="0" w:space="0" w:color="auto"/>
        <w:bottom w:val="none" w:sz="0" w:space="0" w:color="auto"/>
        <w:right w:val="none" w:sz="0" w:space="0" w:color="auto"/>
      </w:divBdr>
    </w:div>
    <w:div w:id="2037542309">
      <w:bodyDiv w:val="1"/>
      <w:marLeft w:val="0"/>
      <w:marRight w:val="0"/>
      <w:marTop w:val="0"/>
      <w:marBottom w:val="0"/>
      <w:divBdr>
        <w:top w:val="none" w:sz="0" w:space="0" w:color="auto"/>
        <w:left w:val="none" w:sz="0" w:space="0" w:color="auto"/>
        <w:bottom w:val="none" w:sz="0" w:space="0" w:color="auto"/>
        <w:right w:val="none" w:sz="0" w:space="0" w:color="auto"/>
      </w:divBdr>
    </w:div>
    <w:div w:id="2039157780">
      <w:bodyDiv w:val="1"/>
      <w:marLeft w:val="0"/>
      <w:marRight w:val="0"/>
      <w:marTop w:val="0"/>
      <w:marBottom w:val="0"/>
      <w:divBdr>
        <w:top w:val="none" w:sz="0" w:space="0" w:color="auto"/>
        <w:left w:val="none" w:sz="0" w:space="0" w:color="auto"/>
        <w:bottom w:val="none" w:sz="0" w:space="0" w:color="auto"/>
        <w:right w:val="none" w:sz="0" w:space="0" w:color="auto"/>
      </w:divBdr>
    </w:div>
    <w:div w:id="2039811956">
      <w:bodyDiv w:val="1"/>
      <w:marLeft w:val="0"/>
      <w:marRight w:val="0"/>
      <w:marTop w:val="0"/>
      <w:marBottom w:val="0"/>
      <w:divBdr>
        <w:top w:val="none" w:sz="0" w:space="0" w:color="auto"/>
        <w:left w:val="none" w:sz="0" w:space="0" w:color="auto"/>
        <w:bottom w:val="none" w:sz="0" w:space="0" w:color="auto"/>
        <w:right w:val="none" w:sz="0" w:space="0" w:color="auto"/>
      </w:divBdr>
    </w:div>
    <w:div w:id="2045209010">
      <w:bodyDiv w:val="1"/>
      <w:marLeft w:val="0"/>
      <w:marRight w:val="0"/>
      <w:marTop w:val="0"/>
      <w:marBottom w:val="0"/>
      <w:divBdr>
        <w:top w:val="none" w:sz="0" w:space="0" w:color="auto"/>
        <w:left w:val="none" w:sz="0" w:space="0" w:color="auto"/>
        <w:bottom w:val="none" w:sz="0" w:space="0" w:color="auto"/>
        <w:right w:val="none" w:sz="0" w:space="0" w:color="auto"/>
      </w:divBdr>
    </w:div>
    <w:div w:id="2046900332">
      <w:bodyDiv w:val="1"/>
      <w:marLeft w:val="0"/>
      <w:marRight w:val="0"/>
      <w:marTop w:val="0"/>
      <w:marBottom w:val="0"/>
      <w:divBdr>
        <w:top w:val="none" w:sz="0" w:space="0" w:color="auto"/>
        <w:left w:val="none" w:sz="0" w:space="0" w:color="auto"/>
        <w:bottom w:val="none" w:sz="0" w:space="0" w:color="auto"/>
        <w:right w:val="none" w:sz="0" w:space="0" w:color="auto"/>
      </w:divBdr>
    </w:div>
    <w:div w:id="2048793611">
      <w:bodyDiv w:val="1"/>
      <w:marLeft w:val="0"/>
      <w:marRight w:val="0"/>
      <w:marTop w:val="0"/>
      <w:marBottom w:val="0"/>
      <w:divBdr>
        <w:top w:val="none" w:sz="0" w:space="0" w:color="auto"/>
        <w:left w:val="none" w:sz="0" w:space="0" w:color="auto"/>
        <w:bottom w:val="none" w:sz="0" w:space="0" w:color="auto"/>
        <w:right w:val="none" w:sz="0" w:space="0" w:color="auto"/>
      </w:divBdr>
    </w:div>
    <w:div w:id="2049599974">
      <w:bodyDiv w:val="1"/>
      <w:marLeft w:val="0"/>
      <w:marRight w:val="0"/>
      <w:marTop w:val="0"/>
      <w:marBottom w:val="0"/>
      <w:divBdr>
        <w:top w:val="none" w:sz="0" w:space="0" w:color="auto"/>
        <w:left w:val="none" w:sz="0" w:space="0" w:color="auto"/>
        <w:bottom w:val="none" w:sz="0" w:space="0" w:color="auto"/>
        <w:right w:val="none" w:sz="0" w:space="0" w:color="auto"/>
      </w:divBdr>
    </w:div>
    <w:div w:id="2050304304">
      <w:bodyDiv w:val="1"/>
      <w:marLeft w:val="0"/>
      <w:marRight w:val="0"/>
      <w:marTop w:val="0"/>
      <w:marBottom w:val="0"/>
      <w:divBdr>
        <w:top w:val="none" w:sz="0" w:space="0" w:color="auto"/>
        <w:left w:val="none" w:sz="0" w:space="0" w:color="auto"/>
        <w:bottom w:val="none" w:sz="0" w:space="0" w:color="auto"/>
        <w:right w:val="none" w:sz="0" w:space="0" w:color="auto"/>
      </w:divBdr>
    </w:div>
    <w:div w:id="2054379612">
      <w:bodyDiv w:val="1"/>
      <w:marLeft w:val="0"/>
      <w:marRight w:val="0"/>
      <w:marTop w:val="0"/>
      <w:marBottom w:val="0"/>
      <w:divBdr>
        <w:top w:val="none" w:sz="0" w:space="0" w:color="auto"/>
        <w:left w:val="none" w:sz="0" w:space="0" w:color="auto"/>
        <w:bottom w:val="none" w:sz="0" w:space="0" w:color="auto"/>
        <w:right w:val="none" w:sz="0" w:space="0" w:color="auto"/>
      </w:divBdr>
    </w:div>
    <w:div w:id="2054882577">
      <w:bodyDiv w:val="1"/>
      <w:marLeft w:val="0"/>
      <w:marRight w:val="0"/>
      <w:marTop w:val="0"/>
      <w:marBottom w:val="0"/>
      <w:divBdr>
        <w:top w:val="none" w:sz="0" w:space="0" w:color="auto"/>
        <w:left w:val="none" w:sz="0" w:space="0" w:color="auto"/>
        <w:bottom w:val="none" w:sz="0" w:space="0" w:color="auto"/>
        <w:right w:val="none" w:sz="0" w:space="0" w:color="auto"/>
      </w:divBdr>
    </w:div>
    <w:div w:id="2056813420">
      <w:bodyDiv w:val="1"/>
      <w:marLeft w:val="0"/>
      <w:marRight w:val="0"/>
      <w:marTop w:val="0"/>
      <w:marBottom w:val="0"/>
      <w:divBdr>
        <w:top w:val="none" w:sz="0" w:space="0" w:color="auto"/>
        <w:left w:val="none" w:sz="0" w:space="0" w:color="auto"/>
        <w:bottom w:val="none" w:sz="0" w:space="0" w:color="auto"/>
        <w:right w:val="none" w:sz="0" w:space="0" w:color="auto"/>
      </w:divBdr>
    </w:div>
    <w:div w:id="2058316420">
      <w:bodyDiv w:val="1"/>
      <w:marLeft w:val="0"/>
      <w:marRight w:val="0"/>
      <w:marTop w:val="0"/>
      <w:marBottom w:val="0"/>
      <w:divBdr>
        <w:top w:val="none" w:sz="0" w:space="0" w:color="auto"/>
        <w:left w:val="none" w:sz="0" w:space="0" w:color="auto"/>
        <w:bottom w:val="none" w:sz="0" w:space="0" w:color="auto"/>
        <w:right w:val="none" w:sz="0" w:space="0" w:color="auto"/>
      </w:divBdr>
    </w:div>
    <w:div w:id="2062826637">
      <w:bodyDiv w:val="1"/>
      <w:marLeft w:val="0"/>
      <w:marRight w:val="0"/>
      <w:marTop w:val="0"/>
      <w:marBottom w:val="0"/>
      <w:divBdr>
        <w:top w:val="none" w:sz="0" w:space="0" w:color="auto"/>
        <w:left w:val="none" w:sz="0" w:space="0" w:color="auto"/>
        <w:bottom w:val="none" w:sz="0" w:space="0" w:color="auto"/>
        <w:right w:val="none" w:sz="0" w:space="0" w:color="auto"/>
      </w:divBdr>
    </w:div>
    <w:div w:id="2064940272">
      <w:bodyDiv w:val="1"/>
      <w:marLeft w:val="0"/>
      <w:marRight w:val="0"/>
      <w:marTop w:val="0"/>
      <w:marBottom w:val="0"/>
      <w:divBdr>
        <w:top w:val="none" w:sz="0" w:space="0" w:color="auto"/>
        <w:left w:val="none" w:sz="0" w:space="0" w:color="auto"/>
        <w:bottom w:val="none" w:sz="0" w:space="0" w:color="auto"/>
        <w:right w:val="none" w:sz="0" w:space="0" w:color="auto"/>
      </w:divBdr>
    </w:div>
    <w:div w:id="2071222721">
      <w:bodyDiv w:val="1"/>
      <w:marLeft w:val="0"/>
      <w:marRight w:val="0"/>
      <w:marTop w:val="0"/>
      <w:marBottom w:val="0"/>
      <w:divBdr>
        <w:top w:val="none" w:sz="0" w:space="0" w:color="auto"/>
        <w:left w:val="none" w:sz="0" w:space="0" w:color="auto"/>
        <w:bottom w:val="none" w:sz="0" w:space="0" w:color="auto"/>
        <w:right w:val="none" w:sz="0" w:space="0" w:color="auto"/>
      </w:divBdr>
    </w:div>
    <w:div w:id="2071416724">
      <w:bodyDiv w:val="1"/>
      <w:marLeft w:val="0"/>
      <w:marRight w:val="0"/>
      <w:marTop w:val="0"/>
      <w:marBottom w:val="0"/>
      <w:divBdr>
        <w:top w:val="none" w:sz="0" w:space="0" w:color="auto"/>
        <w:left w:val="none" w:sz="0" w:space="0" w:color="auto"/>
        <w:bottom w:val="none" w:sz="0" w:space="0" w:color="auto"/>
        <w:right w:val="none" w:sz="0" w:space="0" w:color="auto"/>
      </w:divBdr>
    </w:div>
    <w:div w:id="2079480070">
      <w:bodyDiv w:val="1"/>
      <w:marLeft w:val="0"/>
      <w:marRight w:val="0"/>
      <w:marTop w:val="0"/>
      <w:marBottom w:val="0"/>
      <w:divBdr>
        <w:top w:val="none" w:sz="0" w:space="0" w:color="auto"/>
        <w:left w:val="none" w:sz="0" w:space="0" w:color="auto"/>
        <w:bottom w:val="none" w:sz="0" w:space="0" w:color="auto"/>
        <w:right w:val="none" w:sz="0" w:space="0" w:color="auto"/>
      </w:divBdr>
    </w:div>
    <w:div w:id="2081782888">
      <w:bodyDiv w:val="1"/>
      <w:marLeft w:val="0"/>
      <w:marRight w:val="0"/>
      <w:marTop w:val="0"/>
      <w:marBottom w:val="0"/>
      <w:divBdr>
        <w:top w:val="none" w:sz="0" w:space="0" w:color="auto"/>
        <w:left w:val="none" w:sz="0" w:space="0" w:color="auto"/>
        <w:bottom w:val="none" w:sz="0" w:space="0" w:color="auto"/>
        <w:right w:val="none" w:sz="0" w:space="0" w:color="auto"/>
      </w:divBdr>
    </w:div>
    <w:div w:id="2081978325">
      <w:bodyDiv w:val="1"/>
      <w:marLeft w:val="0"/>
      <w:marRight w:val="0"/>
      <w:marTop w:val="0"/>
      <w:marBottom w:val="0"/>
      <w:divBdr>
        <w:top w:val="none" w:sz="0" w:space="0" w:color="auto"/>
        <w:left w:val="none" w:sz="0" w:space="0" w:color="auto"/>
        <w:bottom w:val="none" w:sz="0" w:space="0" w:color="auto"/>
        <w:right w:val="none" w:sz="0" w:space="0" w:color="auto"/>
      </w:divBdr>
    </w:div>
    <w:div w:id="2086028080">
      <w:bodyDiv w:val="1"/>
      <w:marLeft w:val="0"/>
      <w:marRight w:val="0"/>
      <w:marTop w:val="0"/>
      <w:marBottom w:val="0"/>
      <w:divBdr>
        <w:top w:val="none" w:sz="0" w:space="0" w:color="auto"/>
        <w:left w:val="none" w:sz="0" w:space="0" w:color="auto"/>
        <w:bottom w:val="none" w:sz="0" w:space="0" w:color="auto"/>
        <w:right w:val="none" w:sz="0" w:space="0" w:color="auto"/>
      </w:divBdr>
    </w:div>
    <w:div w:id="2086562623">
      <w:bodyDiv w:val="1"/>
      <w:marLeft w:val="0"/>
      <w:marRight w:val="0"/>
      <w:marTop w:val="0"/>
      <w:marBottom w:val="0"/>
      <w:divBdr>
        <w:top w:val="none" w:sz="0" w:space="0" w:color="auto"/>
        <w:left w:val="none" w:sz="0" w:space="0" w:color="auto"/>
        <w:bottom w:val="none" w:sz="0" w:space="0" w:color="auto"/>
        <w:right w:val="none" w:sz="0" w:space="0" w:color="auto"/>
      </w:divBdr>
    </w:div>
    <w:div w:id="2092696841">
      <w:bodyDiv w:val="1"/>
      <w:marLeft w:val="0"/>
      <w:marRight w:val="0"/>
      <w:marTop w:val="0"/>
      <w:marBottom w:val="0"/>
      <w:divBdr>
        <w:top w:val="none" w:sz="0" w:space="0" w:color="auto"/>
        <w:left w:val="none" w:sz="0" w:space="0" w:color="auto"/>
        <w:bottom w:val="none" w:sz="0" w:space="0" w:color="auto"/>
        <w:right w:val="none" w:sz="0" w:space="0" w:color="auto"/>
      </w:divBdr>
    </w:div>
    <w:div w:id="2095666162">
      <w:bodyDiv w:val="1"/>
      <w:marLeft w:val="0"/>
      <w:marRight w:val="0"/>
      <w:marTop w:val="0"/>
      <w:marBottom w:val="0"/>
      <w:divBdr>
        <w:top w:val="none" w:sz="0" w:space="0" w:color="auto"/>
        <w:left w:val="none" w:sz="0" w:space="0" w:color="auto"/>
        <w:bottom w:val="none" w:sz="0" w:space="0" w:color="auto"/>
        <w:right w:val="none" w:sz="0" w:space="0" w:color="auto"/>
      </w:divBdr>
    </w:div>
    <w:div w:id="2097707592">
      <w:bodyDiv w:val="1"/>
      <w:marLeft w:val="0"/>
      <w:marRight w:val="0"/>
      <w:marTop w:val="0"/>
      <w:marBottom w:val="0"/>
      <w:divBdr>
        <w:top w:val="none" w:sz="0" w:space="0" w:color="auto"/>
        <w:left w:val="none" w:sz="0" w:space="0" w:color="auto"/>
        <w:bottom w:val="none" w:sz="0" w:space="0" w:color="auto"/>
        <w:right w:val="none" w:sz="0" w:space="0" w:color="auto"/>
      </w:divBdr>
    </w:div>
    <w:div w:id="2099936090">
      <w:bodyDiv w:val="1"/>
      <w:marLeft w:val="0"/>
      <w:marRight w:val="0"/>
      <w:marTop w:val="0"/>
      <w:marBottom w:val="0"/>
      <w:divBdr>
        <w:top w:val="none" w:sz="0" w:space="0" w:color="auto"/>
        <w:left w:val="none" w:sz="0" w:space="0" w:color="auto"/>
        <w:bottom w:val="none" w:sz="0" w:space="0" w:color="auto"/>
        <w:right w:val="none" w:sz="0" w:space="0" w:color="auto"/>
      </w:divBdr>
    </w:div>
    <w:div w:id="2102289908">
      <w:bodyDiv w:val="1"/>
      <w:marLeft w:val="0"/>
      <w:marRight w:val="0"/>
      <w:marTop w:val="0"/>
      <w:marBottom w:val="0"/>
      <w:divBdr>
        <w:top w:val="none" w:sz="0" w:space="0" w:color="auto"/>
        <w:left w:val="none" w:sz="0" w:space="0" w:color="auto"/>
        <w:bottom w:val="none" w:sz="0" w:space="0" w:color="auto"/>
        <w:right w:val="none" w:sz="0" w:space="0" w:color="auto"/>
      </w:divBdr>
    </w:div>
    <w:div w:id="2107536648">
      <w:bodyDiv w:val="1"/>
      <w:marLeft w:val="0"/>
      <w:marRight w:val="0"/>
      <w:marTop w:val="0"/>
      <w:marBottom w:val="0"/>
      <w:divBdr>
        <w:top w:val="none" w:sz="0" w:space="0" w:color="auto"/>
        <w:left w:val="none" w:sz="0" w:space="0" w:color="auto"/>
        <w:bottom w:val="none" w:sz="0" w:space="0" w:color="auto"/>
        <w:right w:val="none" w:sz="0" w:space="0" w:color="auto"/>
      </w:divBdr>
    </w:div>
    <w:div w:id="2108310812">
      <w:bodyDiv w:val="1"/>
      <w:marLeft w:val="0"/>
      <w:marRight w:val="0"/>
      <w:marTop w:val="0"/>
      <w:marBottom w:val="0"/>
      <w:divBdr>
        <w:top w:val="none" w:sz="0" w:space="0" w:color="auto"/>
        <w:left w:val="none" w:sz="0" w:space="0" w:color="auto"/>
        <w:bottom w:val="none" w:sz="0" w:space="0" w:color="auto"/>
        <w:right w:val="none" w:sz="0" w:space="0" w:color="auto"/>
      </w:divBdr>
    </w:div>
    <w:div w:id="2110077650">
      <w:bodyDiv w:val="1"/>
      <w:marLeft w:val="0"/>
      <w:marRight w:val="0"/>
      <w:marTop w:val="0"/>
      <w:marBottom w:val="0"/>
      <w:divBdr>
        <w:top w:val="none" w:sz="0" w:space="0" w:color="auto"/>
        <w:left w:val="none" w:sz="0" w:space="0" w:color="auto"/>
        <w:bottom w:val="none" w:sz="0" w:space="0" w:color="auto"/>
        <w:right w:val="none" w:sz="0" w:space="0" w:color="auto"/>
      </w:divBdr>
    </w:div>
    <w:div w:id="2113040935">
      <w:bodyDiv w:val="1"/>
      <w:marLeft w:val="0"/>
      <w:marRight w:val="0"/>
      <w:marTop w:val="0"/>
      <w:marBottom w:val="0"/>
      <w:divBdr>
        <w:top w:val="none" w:sz="0" w:space="0" w:color="auto"/>
        <w:left w:val="none" w:sz="0" w:space="0" w:color="auto"/>
        <w:bottom w:val="none" w:sz="0" w:space="0" w:color="auto"/>
        <w:right w:val="none" w:sz="0" w:space="0" w:color="auto"/>
      </w:divBdr>
    </w:div>
    <w:div w:id="2113473511">
      <w:bodyDiv w:val="1"/>
      <w:marLeft w:val="0"/>
      <w:marRight w:val="0"/>
      <w:marTop w:val="0"/>
      <w:marBottom w:val="0"/>
      <w:divBdr>
        <w:top w:val="none" w:sz="0" w:space="0" w:color="auto"/>
        <w:left w:val="none" w:sz="0" w:space="0" w:color="auto"/>
        <w:bottom w:val="none" w:sz="0" w:space="0" w:color="auto"/>
        <w:right w:val="none" w:sz="0" w:space="0" w:color="auto"/>
      </w:divBdr>
    </w:div>
    <w:div w:id="2115591286">
      <w:bodyDiv w:val="1"/>
      <w:marLeft w:val="0"/>
      <w:marRight w:val="0"/>
      <w:marTop w:val="0"/>
      <w:marBottom w:val="0"/>
      <w:divBdr>
        <w:top w:val="none" w:sz="0" w:space="0" w:color="auto"/>
        <w:left w:val="none" w:sz="0" w:space="0" w:color="auto"/>
        <w:bottom w:val="none" w:sz="0" w:space="0" w:color="auto"/>
        <w:right w:val="none" w:sz="0" w:space="0" w:color="auto"/>
      </w:divBdr>
    </w:div>
    <w:div w:id="2116436980">
      <w:bodyDiv w:val="1"/>
      <w:marLeft w:val="0"/>
      <w:marRight w:val="0"/>
      <w:marTop w:val="0"/>
      <w:marBottom w:val="0"/>
      <w:divBdr>
        <w:top w:val="none" w:sz="0" w:space="0" w:color="auto"/>
        <w:left w:val="none" w:sz="0" w:space="0" w:color="auto"/>
        <w:bottom w:val="none" w:sz="0" w:space="0" w:color="auto"/>
        <w:right w:val="none" w:sz="0" w:space="0" w:color="auto"/>
      </w:divBdr>
    </w:div>
    <w:div w:id="2119905475">
      <w:bodyDiv w:val="1"/>
      <w:marLeft w:val="0"/>
      <w:marRight w:val="0"/>
      <w:marTop w:val="0"/>
      <w:marBottom w:val="0"/>
      <w:divBdr>
        <w:top w:val="none" w:sz="0" w:space="0" w:color="auto"/>
        <w:left w:val="none" w:sz="0" w:space="0" w:color="auto"/>
        <w:bottom w:val="none" w:sz="0" w:space="0" w:color="auto"/>
        <w:right w:val="none" w:sz="0" w:space="0" w:color="auto"/>
      </w:divBdr>
    </w:div>
    <w:div w:id="2120560332">
      <w:bodyDiv w:val="1"/>
      <w:marLeft w:val="0"/>
      <w:marRight w:val="0"/>
      <w:marTop w:val="0"/>
      <w:marBottom w:val="0"/>
      <w:divBdr>
        <w:top w:val="none" w:sz="0" w:space="0" w:color="auto"/>
        <w:left w:val="none" w:sz="0" w:space="0" w:color="auto"/>
        <w:bottom w:val="none" w:sz="0" w:space="0" w:color="auto"/>
        <w:right w:val="none" w:sz="0" w:space="0" w:color="auto"/>
      </w:divBdr>
    </w:div>
    <w:div w:id="2121027009">
      <w:bodyDiv w:val="1"/>
      <w:marLeft w:val="0"/>
      <w:marRight w:val="0"/>
      <w:marTop w:val="0"/>
      <w:marBottom w:val="0"/>
      <w:divBdr>
        <w:top w:val="none" w:sz="0" w:space="0" w:color="auto"/>
        <w:left w:val="none" w:sz="0" w:space="0" w:color="auto"/>
        <w:bottom w:val="none" w:sz="0" w:space="0" w:color="auto"/>
        <w:right w:val="none" w:sz="0" w:space="0" w:color="auto"/>
      </w:divBdr>
    </w:div>
    <w:div w:id="2123765085">
      <w:bodyDiv w:val="1"/>
      <w:marLeft w:val="0"/>
      <w:marRight w:val="0"/>
      <w:marTop w:val="0"/>
      <w:marBottom w:val="0"/>
      <w:divBdr>
        <w:top w:val="none" w:sz="0" w:space="0" w:color="auto"/>
        <w:left w:val="none" w:sz="0" w:space="0" w:color="auto"/>
        <w:bottom w:val="none" w:sz="0" w:space="0" w:color="auto"/>
        <w:right w:val="none" w:sz="0" w:space="0" w:color="auto"/>
      </w:divBdr>
    </w:div>
    <w:div w:id="2125732087">
      <w:bodyDiv w:val="1"/>
      <w:marLeft w:val="0"/>
      <w:marRight w:val="0"/>
      <w:marTop w:val="0"/>
      <w:marBottom w:val="0"/>
      <w:divBdr>
        <w:top w:val="none" w:sz="0" w:space="0" w:color="auto"/>
        <w:left w:val="none" w:sz="0" w:space="0" w:color="auto"/>
        <w:bottom w:val="none" w:sz="0" w:space="0" w:color="auto"/>
        <w:right w:val="none" w:sz="0" w:space="0" w:color="auto"/>
      </w:divBdr>
    </w:div>
    <w:div w:id="2135907227">
      <w:bodyDiv w:val="1"/>
      <w:marLeft w:val="0"/>
      <w:marRight w:val="0"/>
      <w:marTop w:val="0"/>
      <w:marBottom w:val="0"/>
      <w:divBdr>
        <w:top w:val="none" w:sz="0" w:space="0" w:color="auto"/>
        <w:left w:val="none" w:sz="0" w:space="0" w:color="auto"/>
        <w:bottom w:val="none" w:sz="0" w:space="0" w:color="auto"/>
        <w:right w:val="none" w:sz="0" w:space="0" w:color="auto"/>
      </w:divBdr>
    </w:div>
    <w:div w:id="2141682675">
      <w:bodyDiv w:val="1"/>
      <w:marLeft w:val="0"/>
      <w:marRight w:val="0"/>
      <w:marTop w:val="0"/>
      <w:marBottom w:val="0"/>
      <w:divBdr>
        <w:top w:val="none" w:sz="0" w:space="0" w:color="auto"/>
        <w:left w:val="none" w:sz="0" w:space="0" w:color="auto"/>
        <w:bottom w:val="none" w:sz="0" w:space="0" w:color="auto"/>
        <w:right w:val="none" w:sz="0" w:space="0" w:color="auto"/>
      </w:divBdr>
      <w:divsChild>
        <w:div w:id="1076782540">
          <w:marLeft w:val="480"/>
          <w:marRight w:val="0"/>
          <w:marTop w:val="0"/>
          <w:marBottom w:val="0"/>
          <w:divBdr>
            <w:top w:val="none" w:sz="0" w:space="0" w:color="auto"/>
            <w:left w:val="none" w:sz="0" w:space="0" w:color="auto"/>
            <w:bottom w:val="none" w:sz="0" w:space="0" w:color="auto"/>
            <w:right w:val="none" w:sz="0" w:space="0" w:color="auto"/>
          </w:divBdr>
        </w:div>
        <w:div w:id="1769691862">
          <w:marLeft w:val="480"/>
          <w:marRight w:val="0"/>
          <w:marTop w:val="0"/>
          <w:marBottom w:val="0"/>
          <w:divBdr>
            <w:top w:val="none" w:sz="0" w:space="0" w:color="auto"/>
            <w:left w:val="none" w:sz="0" w:space="0" w:color="auto"/>
            <w:bottom w:val="none" w:sz="0" w:space="0" w:color="auto"/>
            <w:right w:val="none" w:sz="0" w:space="0" w:color="auto"/>
          </w:divBdr>
        </w:div>
        <w:div w:id="1956668681">
          <w:marLeft w:val="480"/>
          <w:marRight w:val="0"/>
          <w:marTop w:val="0"/>
          <w:marBottom w:val="0"/>
          <w:divBdr>
            <w:top w:val="none" w:sz="0" w:space="0" w:color="auto"/>
            <w:left w:val="none" w:sz="0" w:space="0" w:color="auto"/>
            <w:bottom w:val="none" w:sz="0" w:space="0" w:color="auto"/>
            <w:right w:val="none" w:sz="0" w:space="0" w:color="auto"/>
          </w:divBdr>
        </w:div>
        <w:div w:id="1061633397">
          <w:marLeft w:val="480"/>
          <w:marRight w:val="0"/>
          <w:marTop w:val="0"/>
          <w:marBottom w:val="0"/>
          <w:divBdr>
            <w:top w:val="none" w:sz="0" w:space="0" w:color="auto"/>
            <w:left w:val="none" w:sz="0" w:space="0" w:color="auto"/>
            <w:bottom w:val="none" w:sz="0" w:space="0" w:color="auto"/>
            <w:right w:val="none" w:sz="0" w:space="0" w:color="auto"/>
          </w:divBdr>
        </w:div>
        <w:div w:id="1529945940">
          <w:marLeft w:val="480"/>
          <w:marRight w:val="0"/>
          <w:marTop w:val="0"/>
          <w:marBottom w:val="0"/>
          <w:divBdr>
            <w:top w:val="none" w:sz="0" w:space="0" w:color="auto"/>
            <w:left w:val="none" w:sz="0" w:space="0" w:color="auto"/>
            <w:bottom w:val="none" w:sz="0" w:space="0" w:color="auto"/>
            <w:right w:val="none" w:sz="0" w:space="0" w:color="auto"/>
          </w:divBdr>
        </w:div>
        <w:div w:id="1944216315">
          <w:marLeft w:val="480"/>
          <w:marRight w:val="0"/>
          <w:marTop w:val="0"/>
          <w:marBottom w:val="0"/>
          <w:divBdr>
            <w:top w:val="none" w:sz="0" w:space="0" w:color="auto"/>
            <w:left w:val="none" w:sz="0" w:space="0" w:color="auto"/>
            <w:bottom w:val="none" w:sz="0" w:space="0" w:color="auto"/>
            <w:right w:val="none" w:sz="0" w:space="0" w:color="auto"/>
          </w:divBdr>
        </w:div>
        <w:div w:id="1279950610">
          <w:marLeft w:val="480"/>
          <w:marRight w:val="0"/>
          <w:marTop w:val="0"/>
          <w:marBottom w:val="0"/>
          <w:divBdr>
            <w:top w:val="none" w:sz="0" w:space="0" w:color="auto"/>
            <w:left w:val="none" w:sz="0" w:space="0" w:color="auto"/>
            <w:bottom w:val="none" w:sz="0" w:space="0" w:color="auto"/>
            <w:right w:val="none" w:sz="0" w:space="0" w:color="auto"/>
          </w:divBdr>
        </w:div>
        <w:div w:id="299387605">
          <w:marLeft w:val="480"/>
          <w:marRight w:val="0"/>
          <w:marTop w:val="0"/>
          <w:marBottom w:val="0"/>
          <w:divBdr>
            <w:top w:val="none" w:sz="0" w:space="0" w:color="auto"/>
            <w:left w:val="none" w:sz="0" w:space="0" w:color="auto"/>
            <w:bottom w:val="none" w:sz="0" w:space="0" w:color="auto"/>
            <w:right w:val="none" w:sz="0" w:space="0" w:color="auto"/>
          </w:divBdr>
        </w:div>
        <w:div w:id="1643457998">
          <w:marLeft w:val="480"/>
          <w:marRight w:val="0"/>
          <w:marTop w:val="0"/>
          <w:marBottom w:val="0"/>
          <w:divBdr>
            <w:top w:val="none" w:sz="0" w:space="0" w:color="auto"/>
            <w:left w:val="none" w:sz="0" w:space="0" w:color="auto"/>
            <w:bottom w:val="none" w:sz="0" w:space="0" w:color="auto"/>
            <w:right w:val="none" w:sz="0" w:space="0" w:color="auto"/>
          </w:divBdr>
        </w:div>
        <w:div w:id="1119448354">
          <w:marLeft w:val="480"/>
          <w:marRight w:val="0"/>
          <w:marTop w:val="0"/>
          <w:marBottom w:val="0"/>
          <w:divBdr>
            <w:top w:val="none" w:sz="0" w:space="0" w:color="auto"/>
            <w:left w:val="none" w:sz="0" w:space="0" w:color="auto"/>
            <w:bottom w:val="none" w:sz="0" w:space="0" w:color="auto"/>
            <w:right w:val="none" w:sz="0" w:space="0" w:color="auto"/>
          </w:divBdr>
        </w:div>
        <w:div w:id="1614677737">
          <w:marLeft w:val="480"/>
          <w:marRight w:val="0"/>
          <w:marTop w:val="0"/>
          <w:marBottom w:val="0"/>
          <w:divBdr>
            <w:top w:val="none" w:sz="0" w:space="0" w:color="auto"/>
            <w:left w:val="none" w:sz="0" w:space="0" w:color="auto"/>
            <w:bottom w:val="none" w:sz="0" w:space="0" w:color="auto"/>
            <w:right w:val="none" w:sz="0" w:space="0" w:color="auto"/>
          </w:divBdr>
        </w:div>
        <w:div w:id="364141169">
          <w:marLeft w:val="480"/>
          <w:marRight w:val="0"/>
          <w:marTop w:val="0"/>
          <w:marBottom w:val="0"/>
          <w:divBdr>
            <w:top w:val="none" w:sz="0" w:space="0" w:color="auto"/>
            <w:left w:val="none" w:sz="0" w:space="0" w:color="auto"/>
            <w:bottom w:val="none" w:sz="0" w:space="0" w:color="auto"/>
            <w:right w:val="none" w:sz="0" w:space="0" w:color="auto"/>
          </w:divBdr>
        </w:div>
        <w:div w:id="857237124">
          <w:marLeft w:val="480"/>
          <w:marRight w:val="0"/>
          <w:marTop w:val="0"/>
          <w:marBottom w:val="0"/>
          <w:divBdr>
            <w:top w:val="none" w:sz="0" w:space="0" w:color="auto"/>
            <w:left w:val="none" w:sz="0" w:space="0" w:color="auto"/>
            <w:bottom w:val="none" w:sz="0" w:space="0" w:color="auto"/>
            <w:right w:val="none" w:sz="0" w:space="0" w:color="auto"/>
          </w:divBdr>
        </w:div>
        <w:div w:id="2001959979">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803085572">
          <w:marLeft w:val="480"/>
          <w:marRight w:val="0"/>
          <w:marTop w:val="0"/>
          <w:marBottom w:val="0"/>
          <w:divBdr>
            <w:top w:val="none" w:sz="0" w:space="0" w:color="auto"/>
            <w:left w:val="none" w:sz="0" w:space="0" w:color="auto"/>
            <w:bottom w:val="none" w:sz="0" w:space="0" w:color="auto"/>
            <w:right w:val="none" w:sz="0" w:space="0" w:color="auto"/>
          </w:divBdr>
        </w:div>
        <w:div w:id="1015809613">
          <w:marLeft w:val="480"/>
          <w:marRight w:val="0"/>
          <w:marTop w:val="0"/>
          <w:marBottom w:val="0"/>
          <w:divBdr>
            <w:top w:val="none" w:sz="0" w:space="0" w:color="auto"/>
            <w:left w:val="none" w:sz="0" w:space="0" w:color="auto"/>
            <w:bottom w:val="none" w:sz="0" w:space="0" w:color="auto"/>
            <w:right w:val="none" w:sz="0" w:space="0" w:color="auto"/>
          </w:divBdr>
        </w:div>
        <w:div w:id="1051462219">
          <w:marLeft w:val="480"/>
          <w:marRight w:val="0"/>
          <w:marTop w:val="0"/>
          <w:marBottom w:val="0"/>
          <w:divBdr>
            <w:top w:val="none" w:sz="0" w:space="0" w:color="auto"/>
            <w:left w:val="none" w:sz="0" w:space="0" w:color="auto"/>
            <w:bottom w:val="none" w:sz="0" w:space="0" w:color="auto"/>
            <w:right w:val="none" w:sz="0" w:space="0" w:color="auto"/>
          </w:divBdr>
        </w:div>
        <w:div w:id="1961451845">
          <w:marLeft w:val="480"/>
          <w:marRight w:val="0"/>
          <w:marTop w:val="0"/>
          <w:marBottom w:val="0"/>
          <w:divBdr>
            <w:top w:val="none" w:sz="0" w:space="0" w:color="auto"/>
            <w:left w:val="none" w:sz="0" w:space="0" w:color="auto"/>
            <w:bottom w:val="none" w:sz="0" w:space="0" w:color="auto"/>
            <w:right w:val="none" w:sz="0" w:space="0" w:color="auto"/>
          </w:divBdr>
        </w:div>
        <w:div w:id="1038244425">
          <w:marLeft w:val="480"/>
          <w:marRight w:val="0"/>
          <w:marTop w:val="0"/>
          <w:marBottom w:val="0"/>
          <w:divBdr>
            <w:top w:val="none" w:sz="0" w:space="0" w:color="auto"/>
            <w:left w:val="none" w:sz="0" w:space="0" w:color="auto"/>
            <w:bottom w:val="none" w:sz="0" w:space="0" w:color="auto"/>
            <w:right w:val="none" w:sz="0" w:space="0" w:color="auto"/>
          </w:divBdr>
        </w:div>
        <w:div w:id="1403024261">
          <w:marLeft w:val="480"/>
          <w:marRight w:val="0"/>
          <w:marTop w:val="0"/>
          <w:marBottom w:val="0"/>
          <w:divBdr>
            <w:top w:val="none" w:sz="0" w:space="0" w:color="auto"/>
            <w:left w:val="none" w:sz="0" w:space="0" w:color="auto"/>
            <w:bottom w:val="none" w:sz="0" w:space="0" w:color="auto"/>
            <w:right w:val="none" w:sz="0" w:space="0" w:color="auto"/>
          </w:divBdr>
        </w:div>
        <w:div w:id="1768698070">
          <w:marLeft w:val="480"/>
          <w:marRight w:val="0"/>
          <w:marTop w:val="0"/>
          <w:marBottom w:val="0"/>
          <w:divBdr>
            <w:top w:val="none" w:sz="0" w:space="0" w:color="auto"/>
            <w:left w:val="none" w:sz="0" w:space="0" w:color="auto"/>
            <w:bottom w:val="none" w:sz="0" w:space="0" w:color="auto"/>
            <w:right w:val="none" w:sz="0" w:space="0" w:color="auto"/>
          </w:divBdr>
        </w:div>
        <w:div w:id="727608860">
          <w:marLeft w:val="480"/>
          <w:marRight w:val="0"/>
          <w:marTop w:val="0"/>
          <w:marBottom w:val="0"/>
          <w:divBdr>
            <w:top w:val="none" w:sz="0" w:space="0" w:color="auto"/>
            <w:left w:val="none" w:sz="0" w:space="0" w:color="auto"/>
            <w:bottom w:val="none" w:sz="0" w:space="0" w:color="auto"/>
            <w:right w:val="none" w:sz="0" w:space="0" w:color="auto"/>
          </w:divBdr>
        </w:div>
        <w:div w:id="1097946861">
          <w:marLeft w:val="480"/>
          <w:marRight w:val="0"/>
          <w:marTop w:val="0"/>
          <w:marBottom w:val="0"/>
          <w:divBdr>
            <w:top w:val="none" w:sz="0" w:space="0" w:color="auto"/>
            <w:left w:val="none" w:sz="0" w:space="0" w:color="auto"/>
            <w:bottom w:val="none" w:sz="0" w:space="0" w:color="auto"/>
            <w:right w:val="none" w:sz="0" w:space="0" w:color="auto"/>
          </w:divBdr>
        </w:div>
        <w:div w:id="1975016162">
          <w:marLeft w:val="480"/>
          <w:marRight w:val="0"/>
          <w:marTop w:val="0"/>
          <w:marBottom w:val="0"/>
          <w:divBdr>
            <w:top w:val="none" w:sz="0" w:space="0" w:color="auto"/>
            <w:left w:val="none" w:sz="0" w:space="0" w:color="auto"/>
            <w:bottom w:val="none" w:sz="0" w:space="0" w:color="auto"/>
            <w:right w:val="none" w:sz="0" w:space="0" w:color="auto"/>
          </w:divBdr>
        </w:div>
        <w:div w:id="561983018">
          <w:marLeft w:val="480"/>
          <w:marRight w:val="0"/>
          <w:marTop w:val="0"/>
          <w:marBottom w:val="0"/>
          <w:divBdr>
            <w:top w:val="none" w:sz="0" w:space="0" w:color="auto"/>
            <w:left w:val="none" w:sz="0" w:space="0" w:color="auto"/>
            <w:bottom w:val="none" w:sz="0" w:space="0" w:color="auto"/>
            <w:right w:val="none" w:sz="0" w:space="0" w:color="auto"/>
          </w:divBdr>
        </w:div>
        <w:div w:id="407003044">
          <w:marLeft w:val="480"/>
          <w:marRight w:val="0"/>
          <w:marTop w:val="0"/>
          <w:marBottom w:val="0"/>
          <w:divBdr>
            <w:top w:val="none" w:sz="0" w:space="0" w:color="auto"/>
            <w:left w:val="none" w:sz="0" w:space="0" w:color="auto"/>
            <w:bottom w:val="none" w:sz="0" w:space="0" w:color="auto"/>
            <w:right w:val="none" w:sz="0" w:space="0" w:color="auto"/>
          </w:divBdr>
        </w:div>
        <w:div w:id="1246260187">
          <w:marLeft w:val="480"/>
          <w:marRight w:val="0"/>
          <w:marTop w:val="0"/>
          <w:marBottom w:val="0"/>
          <w:divBdr>
            <w:top w:val="none" w:sz="0" w:space="0" w:color="auto"/>
            <w:left w:val="none" w:sz="0" w:space="0" w:color="auto"/>
            <w:bottom w:val="none" w:sz="0" w:space="0" w:color="auto"/>
            <w:right w:val="none" w:sz="0" w:space="0" w:color="auto"/>
          </w:divBdr>
        </w:div>
        <w:div w:id="1241209571">
          <w:marLeft w:val="480"/>
          <w:marRight w:val="0"/>
          <w:marTop w:val="0"/>
          <w:marBottom w:val="0"/>
          <w:divBdr>
            <w:top w:val="none" w:sz="0" w:space="0" w:color="auto"/>
            <w:left w:val="none" w:sz="0" w:space="0" w:color="auto"/>
            <w:bottom w:val="none" w:sz="0" w:space="0" w:color="auto"/>
            <w:right w:val="none" w:sz="0" w:space="0" w:color="auto"/>
          </w:divBdr>
        </w:div>
        <w:div w:id="1701592061">
          <w:marLeft w:val="480"/>
          <w:marRight w:val="0"/>
          <w:marTop w:val="0"/>
          <w:marBottom w:val="0"/>
          <w:divBdr>
            <w:top w:val="none" w:sz="0" w:space="0" w:color="auto"/>
            <w:left w:val="none" w:sz="0" w:space="0" w:color="auto"/>
            <w:bottom w:val="none" w:sz="0" w:space="0" w:color="auto"/>
            <w:right w:val="none" w:sz="0" w:space="0" w:color="auto"/>
          </w:divBdr>
        </w:div>
        <w:div w:id="1723214717">
          <w:marLeft w:val="480"/>
          <w:marRight w:val="0"/>
          <w:marTop w:val="0"/>
          <w:marBottom w:val="0"/>
          <w:divBdr>
            <w:top w:val="none" w:sz="0" w:space="0" w:color="auto"/>
            <w:left w:val="none" w:sz="0" w:space="0" w:color="auto"/>
            <w:bottom w:val="none" w:sz="0" w:space="0" w:color="auto"/>
            <w:right w:val="none" w:sz="0" w:space="0" w:color="auto"/>
          </w:divBdr>
        </w:div>
        <w:div w:id="1874151766">
          <w:marLeft w:val="480"/>
          <w:marRight w:val="0"/>
          <w:marTop w:val="0"/>
          <w:marBottom w:val="0"/>
          <w:divBdr>
            <w:top w:val="none" w:sz="0" w:space="0" w:color="auto"/>
            <w:left w:val="none" w:sz="0" w:space="0" w:color="auto"/>
            <w:bottom w:val="none" w:sz="0" w:space="0" w:color="auto"/>
            <w:right w:val="none" w:sz="0" w:space="0" w:color="auto"/>
          </w:divBdr>
        </w:div>
        <w:div w:id="345180577">
          <w:marLeft w:val="480"/>
          <w:marRight w:val="0"/>
          <w:marTop w:val="0"/>
          <w:marBottom w:val="0"/>
          <w:divBdr>
            <w:top w:val="none" w:sz="0" w:space="0" w:color="auto"/>
            <w:left w:val="none" w:sz="0" w:space="0" w:color="auto"/>
            <w:bottom w:val="none" w:sz="0" w:space="0" w:color="auto"/>
            <w:right w:val="none" w:sz="0" w:space="0" w:color="auto"/>
          </w:divBdr>
        </w:div>
      </w:divsChild>
    </w:div>
    <w:div w:id="2142183694">
      <w:bodyDiv w:val="1"/>
      <w:marLeft w:val="0"/>
      <w:marRight w:val="0"/>
      <w:marTop w:val="0"/>
      <w:marBottom w:val="0"/>
      <w:divBdr>
        <w:top w:val="none" w:sz="0" w:space="0" w:color="auto"/>
        <w:left w:val="none" w:sz="0" w:space="0" w:color="auto"/>
        <w:bottom w:val="none" w:sz="0" w:space="0" w:color="auto"/>
        <w:right w:val="none" w:sz="0" w:space="0" w:color="auto"/>
      </w:divBdr>
    </w:div>
    <w:div w:id="2142919299">
      <w:bodyDiv w:val="1"/>
      <w:marLeft w:val="0"/>
      <w:marRight w:val="0"/>
      <w:marTop w:val="0"/>
      <w:marBottom w:val="0"/>
      <w:divBdr>
        <w:top w:val="none" w:sz="0" w:space="0" w:color="auto"/>
        <w:left w:val="none" w:sz="0" w:space="0" w:color="auto"/>
        <w:bottom w:val="none" w:sz="0" w:space="0" w:color="auto"/>
        <w:right w:val="none" w:sz="0" w:space="0" w:color="auto"/>
      </w:divBdr>
    </w:div>
    <w:div w:id="214712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8/08/relationships/commentsExtensible" Target="commentsExtensible.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8" Type="http://schemas.microsoft.com/office/2011/relationships/commentsExtended" Target="commentsExtended.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BD17337-0264-4DC6-81C4-2C9174C05C6C}"/>
      </w:docPartPr>
      <w:docPartBody>
        <w:p w:rsidR="00B97992" w:rsidRDefault="00D85B6B">
          <w:r w:rsidRPr="009409BA">
            <w:rPr>
              <w:rStyle w:val="Textodelmarcadordeposicin"/>
            </w:rPr>
            <w:t>Click or tap here to enter text.</w:t>
          </w:r>
        </w:p>
      </w:docPartBody>
    </w:docPart>
    <w:docPart>
      <w:docPartPr>
        <w:name w:val="15CB840B20624E7F95B330EC294D5D97"/>
        <w:category>
          <w:name w:val="General"/>
          <w:gallery w:val="placeholder"/>
        </w:category>
        <w:types>
          <w:type w:val="bbPlcHdr"/>
        </w:types>
        <w:behaviors>
          <w:behavior w:val="content"/>
        </w:behaviors>
        <w:guid w:val="{602ADD5A-F921-4331-8304-90A6D1E3E247}"/>
      </w:docPartPr>
      <w:docPartBody>
        <w:p w:rsidR="00807407" w:rsidRDefault="00174F9D" w:rsidP="00174F9D">
          <w:pPr>
            <w:pStyle w:val="15CB840B20624E7F95B330EC294D5D97"/>
          </w:pPr>
          <w:r w:rsidRPr="009409BA">
            <w:rPr>
              <w:rStyle w:val="Textodelmarcadordeposicin"/>
            </w:rPr>
            <w:t>Click or tap here to enter text.</w:t>
          </w:r>
        </w:p>
      </w:docPartBody>
    </w:docPart>
    <w:docPart>
      <w:docPartPr>
        <w:name w:val="1EC5C1B1966D41A798821053D64A149B"/>
        <w:category>
          <w:name w:val="General"/>
          <w:gallery w:val="placeholder"/>
        </w:category>
        <w:types>
          <w:type w:val="bbPlcHdr"/>
        </w:types>
        <w:behaviors>
          <w:behavior w:val="content"/>
        </w:behaviors>
        <w:guid w:val="{5F46C6BE-8026-49F4-8A72-054C2C0D5BEC}"/>
      </w:docPartPr>
      <w:docPartBody>
        <w:p w:rsidR="00807407" w:rsidRDefault="00174F9D" w:rsidP="00174F9D">
          <w:pPr>
            <w:pStyle w:val="1EC5C1B1966D41A798821053D64A149B"/>
          </w:pPr>
          <w:r w:rsidRPr="009409BA">
            <w:rPr>
              <w:rStyle w:val="Textodelmarcadordeposicin"/>
            </w:rPr>
            <w:t>Click or tap here to enter text.</w:t>
          </w:r>
        </w:p>
      </w:docPartBody>
    </w:docPart>
    <w:docPart>
      <w:docPartPr>
        <w:name w:val="713E255D4EF24F18AA2B41E5A3AF0C0B"/>
        <w:category>
          <w:name w:val="General"/>
          <w:gallery w:val="placeholder"/>
        </w:category>
        <w:types>
          <w:type w:val="bbPlcHdr"/>
        </w:types>
        <w:behaviors>
          <w:behavior w:val="content"/>
        </w:behaviors>
        <w:guid w:val="{8025E833-0197-44A6-B398-818C7F104288}"/>
      </w:docPartPr>
      <w:docPartBody>
        <w:p w:rsidR="00807407" w:rsidRDefault="00174F9D" w:rsidP="00174F9D">
          <w:pPr>
            <w:pStyle w:val="713E255D4EF24F18AA2B41E5A3AF0C0B"/>
          </w:pPr>
          <w:r w:rsidRPr="009409BA">
            <w:rPr>
              <w:rStyle w:val="Textodelmarcadordeposicin"/>
            </w:rPr>
            <w:t>Click or tap here to enter text.</w:t>
          </w:r>
        </w:p>
      </w:docPartBody>
    </w:docPart>
    <w:docPart>
      <w:docPartPr>
        <w:name w:val="259A247754084CBFAD9D187DF1FB75E5"/>
        <w:category>
          <w:name w:val="General"/>
          <w:gallery w:val="placeholder"/>
        </w:category>
        <w:types>
          <w:type w:val="bbPlcHdr"/>
        </w:types>
        <w:behaviors>
          <w:behavior w:val="content"/>
        </w:behaviors>
        <w:guid w:val="{1EF1F1AE-7A6E-4335-9D83-FEA8484D219D}"/>
      </w:docPartPr>
      <w:docPartBody>
        <w:p w:rsidR="00807407" w:rsidRDefault="00174F9D" w:rsidP="00174F9D">
          <w:pPr>
            <w:pStyle w:val="259A247754084CBFAD9D187DF1FB75E5"/>
          </w:pPr>
          <w:r w:rsidRPr="009409BA">
            <w:rPr>
              <w:rStyle w:val="Textodelmarcadordeposicin"/>
            </w:rPr>
            <w:t>Click or tap here to enter text.</w:t>
          </w:r>
        </w:p>
      </w:docPartBody>
    </w:docPart>
    <w:docPart>
      <w:docPartPr>
        <w:name w:val="7FAA1045FCE34DDA8D8DDFBF2AE08C1D"/>
        <w:category>
          <w:name w:val="General"/>
          <w:gallery w:val="placeholder"/>
        </w:category>
        <w:types>
          <w:type w:val="bbPlcHdr"/>
        </w:types>
        <w:behaviors>
          <w:behavior w:val="content"/>
        </w:behaviors>
        <w:guid w:val="{287232A6-FCEC-4A06-8B73-57125790A8DA}"/>
      </w:docPartPr>
      <w:docPartBody>
        <w:p w:rsidR="00807407" w:rsidRDefault="00174F9D" w:rsidP="00174F9D">
          <w:pPr>
            <w:pStyle w:val="7FAA1045FCE34DDA8D8DDFBF2AE08C1D"/>
          </w:pPr>
          <w:r w:rsidRPr="009409BA">
            <w:rPr>
              <w:rStyle w:val="Textodelmarcadordeposicin"/>
            </w:rPr>
            <w:t>Click or tap here to enter text.</w:t>
          </w:r>
        </w:p>
      </w:docPartBody>
    </w:docPart>
    <w:docPart>
      <w:docPartPr>
        <w:name w:val="B39FBDC3F248462398C9733C4DD515F3"/>
        <w:category>
          <w:name w:val="General"/>
          <w:gallery w:val="placeholder"/>
        </w:category>
        <w:types>
          <w:type w:val="bbPlcHdr"/>
        </w:types>
        <w:behaviors>
          <w:behavior w:val="content"/>
        </w:behaviors>
        <w:guid w:val="{D5013D64-E91A-4A13-96D4-E06ADCF44B04}"/>
      </w:docPartPr>
      <w:docPartBody>
        <w:p w:rsidR="00807407" w:rsidRDefault="00174F9D" w:rsidP="00174F9D">
          <w:pPr>
            <w:pStyle w:val="B39FBDC3F248462398C9733C4DD515F3"/>
          </w:pPr>
          <w:r w:rsidRPr="009409BA">
            <w:rPr>
              <w:rStyle w:val="Textodelmarcadordeposicin"/>
            </w:rPr>
            <w:t>Click or tap here to enter text.</w:t>
          </w:r>
        </w:p>
      </w:docPartBody>
    </w:docPart>
    <w:docPart>
      <w:docPartPr>
        <w:name w:val="D15727D6C5774A2EB85C88EB855351BF"/>
        <w:category>
          <w:name w:val="General"/>
          <w:gallery w:val="placeholder"/>
        </w:category>
        <w:types>
          <w:type w:val="bbPlcHdr"/>
        </w:types>
        <w:behaviors>
          <w:behavior w:val="content"/>
        </w:behaviors>
        <w:guid w:val="{144A9C56-2FFD-4AA8-9312-A1AA159EBA2F}"/>
      </w:docPartPr>
      <w:docPartBody>
        <w:p w:rsidR="00807407" w:rsidRDefault="00174F9D" w:rsidP="00174F9D">
          <w:pPr>
            <w:pStyle w:val="D15727D6C5774A2EB85C88EB855351BF"/>
          </w:pPr>
          <w:r w:rsidRPr="009409BA">
            <w:rPr>
              <w:rStyle w:val="Textodelmarcadordeposicin"/>
            </w:rPr>
            <w:t>Click or tap here to enter text.</w:t>
          </w:r>
        </w:p>
      </w:docPartBody>
    </w:docPart>
    <w:docPart>
      <w:docPartPr>
        <w:name w:val="738083ACF5AE4594983B71A3CF101B59"/>
        <w:category>
          <w:name w:val="General"/>
          <w:gallery w:val="placeholder"/>
        </w:category>
        <w:types>
          <w:type w:val="bbPlcHdr"/>
        </w:types>
        <w:behaviors>
          <w:behavior w:val="content"/>
        </w:behaviors>
        <w:guid w:val="{27CB4BDE-E344-441D-A43E-8CCDBD9449B8}"/>
      </w:docPartPr>
      <w:docPartBody>
        <w:p w:rsidR="00807407" w:rsidRDefault="00174F9D" w:rsidP="00174F9D">
          <w:pPr>
            <w:pStyle w:val="738083ACF5AE4594983B71A3CF101B59"/>
          </w:pPr>
          <w:r w:rsidRPr="009409BA">
            <w:rPr>
              <w:rStyle w:val="Textodelmarcadordeposicin"/>
            </w:rPr>
            <w:t>Click or tap here to enter text.</w:t>
          </w:r>
        </w:p>
      </w:docPartBody>
    </w:docPart>
    <w:docPart>
      <w:docPartPr>
        <w:name w:val="54AA3D7C73B244EEA06C24CC770A3B60"/>
        <w:category>
          <w:name w:val="General"/>
          <w:gallery w:val="placeholder"/>
        </w:category>
        <w:types>
          <w:type w:val="bbPlcHdr"/>
        </w:types>
        <w:behaviors>
          <w:behavior w:val="content"/>
        </w:behaviors>
        <w:guid w:val="{A9AC10D9-0699-4AF4-9500-3F3627DC1D3E}"/>
      </w:docPartPr>
      <w:docPartBody>
        <w:p w:rsidR="00807407" w:rsidRDefault="00174F9D" w:rsidP="00174F9D">
          <w:pPr>
            <w:pStyle w:val="54AA3D7C73B244EEA06C24CC770A3B60"/>
          </w:pPr>
          <w:r w:rsidRPr="009409BA">
            <w:rPr>
              <w:rStyle w:val="Textodelmarcadordeposicin"/>
            </w:rPr>
            <w:t>Click or tap here to enter text.</w:t>
          </w:r>
        </w:p>
      </w:docPartBody>
    </w:docPart>
    <w:docPart>
      <w:docPartPr>
        <w:name w:val="E83C2465B0D34F39A07004A6C772ABFC"/>
        <w:category>
          <w:name w:val="General"/>
          <w:gallery w:val="placeholder"/>
        </w:category>
        <w:types>
          <w:type w:val="bbPlcHdr"/>
        </w:types>
        <w:behaviors>
          <w:behavior w:val="content"/>
        </w:behaviors>
        <w:guid w:val="{B7B437F8-B318-4867-B4F5-DE4866764CCA}"/>
      </w:docPartPr>
      <w:docPartBody>
        <w:p w:rsidR="00807407" w:rsidRDefault="00174F9D" w:rsidP="00174F9D">
          <w:pPr>
            <w:pStyle w:val="E83C2465B0D34F39A07004A6C772ABFC"/>
          </w:pPr>
          <w:r w:rsidRPr="009409BA">
            <w:rPr>
              <w:rStyle w:val="Textodelmarcadordeposicin"/>
            </w:rPr>
            <w:t>Click or tap here to enter text.</w:t>
          </w:r>
        </w:p>
      </w:docPartBody>
    </w:docPart>
    <w:docPart>
      <w:docPartPr>
        <w:name w:val="53E5E5EEAC554B56AA52C1004BA054D7"/>
        <w:category>
          <w:name w:val="General"/>
          <w:gallery w:val="placeholder"/>
        </w:category>
        <w:types>
          <w:type w:val="bbPlcHdr"/>
        </w:types>
        <w:behaviors>
          <w:behavior w:val="content"/>
        </w:behaviors>
        <w:guid w:val="{E0E34C0A-5FFD-46DF-87FA-461FDD601F3A}"/>
      </w:docPartPr>
      <w:docPartBody>
        <w:p w:rsidR="00807407" w:rsidRDefault="00174F9D" w:rsidP="00174F9D">
          <w:pPr>
            <w:pStyle w:val="53E5E5EEAC554B56AA52C1004BA054D7"/>
          </w:pPr>
          <w:r w:rsidRPr="009409BA">
            <w:rPr>
              <w:rStyle w:val="Textodelmarcadordeposicin"/>
            </w:rPr>
            <w:t>Click or tap here to enter text.</w:t>
          </w:r>
        </w:p>
      </w:docPartBody>
    </w:docPart>
    <w:docPart>
      <w:docPartPr>
        <w:name w:val="B5D0DD8CCA324EDA9205C2599E7D95F6"/>
        <w:category>
          <w:name w:val="General"/>
          <w:gallery w:val="placeholder"/>
        </w:category>
        <w:types>
          <w:type w:val="bbPlcHdr"/>
        </w:types>
        <w:behaviors>
          <w:behavior w:val="content"/>
        </w:behaviors>
        <w:guid w:val="{1CACD669-6FFF-4DC9-B21D-8CE5AEEF4E19}"/>
      </w:docPartPr>
      <w:docPartBody>
        <w:p w:rsidR="00807407" w:rsidRDefault="00174F9D" w:rsidP="00174F9D">
          <w:pPr>
            <w:pStyle w:val="B5D0DD8CCA324EDA9205C2599E7D95F6"/>
          </w:pPr>
          <w:r w:rsidRPr="009409BA">
            <w:rPr>
              <w:rStyle w:val="Textodelmarcadordeposicin"/>
            </w:rPr>
            <w:t>Click or tap here to enter text.</w:t>
          </w:r>
        </w:p>
      </w:docPartBody>
    </w:docPart>
    <w:docPart>
      <w:docPartPr>
        <w:name w:val="F79613F9FF9F46868E2050BD004EB479"/>
        <w:category>
          <w:name w:val="General"/>
          <w:gallery w:val="placeholder"/>
        </w:category>
        <w:types>
          <w:type w:val="bbPlcHdr"/>
        </w:types>
        <w:behaviors>
          <w:behavior w:val="content"/>
        </w:behaviors>
        <w:guid w:val="{FBC33953-48F4-4F8A-AD67-E469203B1A08}"/>
      </w:docPartPr>
      <w:docPartBody>
        <w:p w:rsidR="00807407" w:rsidRDefault="00174F9D" w:rsidP="00174F9D">
          <w:pPr>
            <w:pStyle w:val="F79613F9FF9F46868E2050BD004EB479"/>
          </w:pPr>
          <w:r w:rsidRPr="009409BA">
            <w:rPr>
              <w:rStyle w:val="Textodelmarcadordeposicin"/>
            </w:rPr>
            <w:t>Click or tap here to enter text.</w:t>
          </w:r>
        </w:p>
      </w:docPartBody>
    </w:docPart>
    <w:docPart>
      <w:docPartPr>
        <w:name w:val="190276B67CA04E02A05DA434F3C433EC"/>
        <w:category>
          <w:name w:val="General"/>
          <w:gallery w:val="placeholder"/>
        </w:category>
        <w:types>
          <w:type w:val="bbPlcHdr"/>
        </w:types>
        <w:behaviors>
          <w:behavior w:val="content"/>
        </w:behaviors>
        <w:guid w:val="{7E880207-650E-4260-9315-4843A17D39B8}"/>
      </w:docPartPr>
      <w:docPartBody>
        <w:p w:rsidR="00807407" w:rsidRDefault="00174F9D" w:rsidP="00174F9D">
          <w:pPr>
            <w:pStyle w:val="190276B67CA04E02A05DA434F3C433EC"/>
          </w:pPr>
          <w:r w:rsidRPr="009409BA">
            <w:rPr>
              <w:rStyle w:val="Textodelmarcadordeposicin"/>
            </w:rPr>
            <w:t>Click or tap here to enter text.</w:t>
          </w:r>
        </w:p>
      </w:docPartBody>
    </w:docPart>
    <w:docPart>
      <w:docPartPr>
        <w:name w:val="A0C950AC6EAE473C88F95655D9BA0D0F"/>
        <w:category>
          <w:name w:val="General"/>
          <w:gallery w:val="placeholder"/>
        </w:category>
        <w:types>
          <w:type w:val="bbPlcHdr"/>
        </w:types>
        <w:behaviors>
          <w:behavior w:val="content"/>
        </w:behaviors>
        <w:guid w:val="{765157BB-058E-479C-B317-1EA88BFBE7B9}"/>
      </w:docPartPr>
      <w:docPartBody>
        <w:p w:rsidR="00807407" w:rsidRDefault="00174F9D" w:rsidP="00174F9D">
          <w:pPr>
            <w:pStyle w:val="A0C950AC6EAE473C88F95655D9BA0D0F"/>
          </w:pPr>
          <w:r w:rsidRPr="009409BA">
            <w:rPr>
              <w:rStyle w:val="Textodelmarcadordeposicin"/>
            </w:rPr>
            <w:t>Click or tap here to enter text.</w:t>
          </w:r>
        </w:p>
      </w:docPartBody>
    </w:docPart>
    <w:docPart>
      <w:docPartPr>
        <w:name w:val="5ACAAB7465804AE2B31A8302D24AF439"/>
        <w:category>
          <w:name w:val="General"/>
          <w:gallery w:val="placeholder"/>
        </w:category>
        <w:types>
          <w:type w:val="bbPlcHdr"/>
        </w:types>
        <w:behaviors>
          <w:behavior w:val="content"/>
        </w:behaviors>
        <w:guid w:val="{1DEC0694-F75A-4BFB-BAEF-EE7506C53D42}"/>
      </w:docPartPr>
      <w:docPartBody>
        <w:p w:rsidR="00807407" w:rsidRDefault="00174F9D" w:rsidP="00174F9D">
          <w:pPr>
            <w:pStyle w:val="5ACAAB7465804AE2B31A8302D24AF439"/>
          </w:pPr>
          <w:r w:rsidRPr="009409BA">
            <w:rPr>
              <w:rStyle w:val="Textodelmarcadordeposicin"/>
            </w:rPr>
            <w:t>Click or tap here to enter text.</w:t>
          </w:r>
        </w:p>
      </w:docPartBody>
    </w:docPart>
    <w:docPart>
      <w:docPartPr>
        <w:name w:val="8A78C16A8296439A8EFBCB5BA59AE351"/>
        <w:category>
          <w:name w:val="General"/>
          <w:gallery w:val="placeholder"/>
        </w:category>
        <w:types>
          <w:type w:val="bbPlcHdr"/>
        </w:types>
        <w:behaviors>
          <w:behavior w:val="content"/>
        </w:behaviors>
        <w:guid w:val="{A0A95649-7694-46DD-9AE3-536B208E349F}"/>
      </w:docPartPr>
      <w:docPartBody>
        <w:p w:rsidR="00807407" w:rsidRDefault="00174F9D" w:rsidP="00174F9D">
          <w:pPr>
            <w:pStyle w:val="8A78C16A8296439A8EFBCB5BA59AE351"/>
          </w:pPr>
          <w:r w:rsidRPr="009409BA">
            <w:rPr>
              <w:rStyle w:val="Textodelmarcadordeposicin"/>
            </w:rPr>
            <w:t>Click or tap here to enter text.</w:t>
          </w:r>
        </w:p>
      </w:docPartBody>
    </w:docPart>
    <w:docPart>
      <w:docPartPr>
        <w:name w:val="74A1EA5DCA1747B59065D320A65BFE23"/>
        <w:category>
          <w:name w:val="General"/>
          <w:gallery w:val="placeholder"/>
        </w:category>
        <w:types>
          <w:type w:val="bbPlcHdr"/>
        </w:types>
        <w:behaviors>
          <w:behavior w:val="content"/>
        </w:behaviors>
        <w:guid w:val="{64CD7EE6-1C46-4569-A28C-3A33CEC5736E}"/>
      </w:docPartPr>
      <w:docPartBody>
        <w:p w:rsidR="00807407" w:rsidRDefault="00174F9D" w:rsidP="00174F9D">
          <w:pPr>
            <w:pStyle w:val="74A1EA5DCA1747B59065D320A65BFE23"/>
          </w:pPr>
          <w:r w:rsidRPr="009409BA">
            <w:rPr>
              <w:rStyle w:val="Textodelmarcadordeposicin"/>
            </w:rPr>
            <w:t>Click or tap here to enter text.</w:t>
          </w:r>
        </w:p>
      </w:docPartBody>
    </w:docPart>
    <w:docPart>
      <w:docPartPr>
        <w:name w:val="43E75EC178BF4B21A419602BDD14BBAE"/>
        <w:category>
          <w:name w:val="General"/>
          <w:gallery w:val="placeholder"/>
        </w:category>
        <w:types>
          <w:type w:val="bbPlcHdr"/>
        </w:types>
        <w:behaviors>
          <w:behavior w:val="content"/>
        </w:behaviors>
        <w:guid w:val="{D9C4AF7E-4F75-40E5-847F-59F33DB564D3}"/>
      </w:docPartPr>
      <w:docPartBody>
        <w:p w:rsidR="00807407" w:rsidRDefault="00174F9D" w:rsidP="00174F9D">
          <w:pPr>
            <w:pStyle w:val="43E75EC178BF4B21A419602BDD14BBAE"/>
          </w:pPr>
          <w:r w:rsidRPr="009409BA">
            <w:rPr>
              <w:rStyle w:val="Textodelmarcadordeposicin"/>
            </w:rPr>
            <w:t>Click or tap here to enter text.</w:t>
          </w:r>
        </w:p>
      </w:docPartBody>
    </w:docPart>
    <w:docPart>
      <w:docPartPr>
        <w:name w:val="97DD69F106574E1C8268A5E3FEEE29D2"/>
        <w:category>
          <w:name w:val="General"/>
          <w:gallery w:val="placeholder"/>
        </w:category>
        <w:types>
          <w:type w:val="bbPlcHdr"/>
        </w:types>
        <w:behaviors>
          <w:behavior w:val="content"/>
        </w:behaviors>
        <w:guid w:val="{952639AF-D782-4032-B319-499C27601DA5}"/>
      </w:docPartPr>
      <w:docPartBody>
        <w:p w:rsidR="001A1E45" w:rsidRDefault="00807407" w:rsidP="00807407">
          <w:pPr>
            <w:pStyle w:val="97DD69F106574E1C8268A5E3FEEE29D2"/>
          </w:pPr>
          <w:r w:rsidRPr="009409BA">
            <w:rPr>
              <w:rStyle w:val="Textodelmarcadordeposicin"/>
            </w:rPr>
            <w:t>Click or tap here to enter text.</w:t>
          </w:r>
        </w:p>
      </w:docPartBody>
    </w:docPart>
    <w:docPart>
      <w:docPartPr>
        <w:name w:val="E33827E02F3447FBBD7A3B6684DAA6E8"/>
        <w:category>
          <w:name w:val="General"/>
          <w:gallery w:val="placeholder"/>
        </w:category>
        <w:types>
          <w:type w:val="bbPlcHdr"/>
        </w:types>
        <w:behaviors>
          <w:behavior w:val="content"/>
        </w:behaviors>
        <w:guid w:val="{8658075E-9AA4-4CDB-B43F-B53D0BF12D1A}"/>
      </w:docPartPr>
      <w:docPartBody>
        <w:p w:rsidR="001A1E45" w:rsidRDefault="00807407" w:rsidP="00807407">
          <w:pPr>
            <w:pStyle w:val="E33827E02F3447FBBD7A3B6684DAA6E8"/>
          </w:pPr>
          <w:r w:rsidRPr="009409BA">
            <w:rPr>
              <w:rStyle w:val="Textodelmarcadordeposicin"/>
            </w:rPr>
            <w:t>Click or tap here to enter text.</w:t>
          </w:r>
        </w:p>
      </w:docPartBody>
    </w:docPart>
    <w:docPart>
      <w:docPartPr>
        <w:name w:val="4585A7A6DA2B4DA7ABFB5CA4356ECCC8"/>
        <w:category>
          <w:name w:val="General"/>
          <w:gallery w:val="placeholder"/>
        </w:category>
        <w:types>
          <w:type w:val="bbPlcHdr"/>
        </w:types>
        <w:behaviors>
          <w:behavior w:val="content"/>
        </w:behaviors>
        <w:guid w:val="{C7535D0E-BBD8-4432-99ED-CE9A655DF90B}"/>
      </w:docPartPr>
      <w:docPartBody>
        <w:p w:rsidR="001A1E45" w:rsidRDefault="00807407" w:rsidP="00807407">
          <w:pPr>
            <w:pStyle w:val="4585A7A6DA2B4DA7ABFB5CA4356ECCC8"/>
          </w:pPr>
          <w:r w:rsidRPr="009409BA">
            <w:rPr>
              <w:rStyle w:val="Textodelmarcadordeposicin"/>
            </w:rPr>
            <w:t>Click or tap here to enter text.</w:t>
          </w:r>
        </w:p>
      </w:docPartBody>
    </w:docPart>
    <w:docPart>
      <w:docPartPr>
        <w:name w:val="4633B93163404736B68F6BFD95A7CF85"/>
        <w:category>
          <w:name w:val="General"/>
          <w:gallery w:val="placeholder"/>
        </w:category>
        <w:types>
          <w:type w:val="bbPlcHdr"/>
        </w:types>
        <w:behaviors>
          <w:behavior w:val="content"/>
        </w:behaviors>
        <w:guid w:val="{6F010E7F-168B-45EC-935A-9F0DE5DB6708}"/>
      </w:docPartPr>
      <w:docPartBody>
        <w:p w:rsidR="001A1E45" w:rsidRDefault="00807407" w:rsidP="00807407">
          <w:pPr>
            <w:pStyle w:val="4633B93163404736B68F6BFD95A7CF85"/>
          </w:pPr>
          <w:r w:rsidRPr="009409BA">
            <w:rPr>
              <w:rStyle w:val="Textodelmarcadordeposicin"/>
            </w:rPr>
            <w:t>Click or tap here to enter text.</w:t>
          </w:r>
        </w:p>
      </w:docPartBody>
    </w:docPart>
    <w:docPart>
      <w:docPartPr>
        <w:name w:val="B8A733CC386F41F688F177856BFA4841"/>
        <w:category>
          <w:name w:val="General"/>
          <w:gallery w:val="placeholder"/>
        </w:category>
        <w:types>
          <w:type w:val="bbPlcHdr"/>
        </w:types>
        <w:behaviors>
          <w:behavior w:val="content"/>
        </w:behaviors>
        <w:guid w:val="{4E862F8B-6F98-4E90-B35C-DAA8DB9118AA}"/>
      </w:docPartPr>
      <w:docPartBody>
        <w:p w:rsidR="00AA726E" w:rsidRDefault="00A8539F" w:rsidP="00A8539F">
          <w:pPr>
            <w:pStyle w:val="B8A733CC386F41F688F177856BFA4841"/>
          </w:pPr>
          <w:r w:rsidRPr="009409BA">
            <w:rPr>
              <w:rStyle w:val="Textodelmarcadordeposicin"/>
            </w:rPr>
            <w:t>Click or tap here to enter text.</w:t>
          </w:r>
        </w:p>
      </w:docPartBody>
    </w:docPart>
    <w:docPart>
      <w:docPartPr>
        <w:name w:val="6F1F61531BEA458C9AED1C55727AC81C"/>
        <w:category>
          <w:name w:val="General"/>
          <w:gallery w:val="placeholder"/>
        </w:category>
        <w:types>
          <w:type w:val="bbPlcHdr"/>
        </w:types>
        <w:behaviors>
          <w:behavior w:val="content"/>
        </w:behaviors>
        <w:guid w:val="{D6E2CDD1-1BE4-4779-A997-5F4620263281}"/>
      </w:docPartPr>
      <w:docPartBody>
        <w:p w:rsidR="00AA726E" w:rsidRDefault="00A8539F" w:rsidP="00A8539F">
          <w:pPr>
            <w:pStyle w:val="6F1F61531BEA458C9AED1C55727AC81C"/>
          </w:pPr>
          <w:r w:rsidRPr="009409BA">
            <w:rPr>
              <w:rStyle w:val="Textodelmarcadordeposicin"/>
            </w:rPr>
            <w:t>Click or tap here to enter text.</w:t>
          </w:r>
        </w:p>
      </w:docPartBody>
    </w:docPart>
    <w:docPart>
      <w:docPartPr>
        <w:name w:val="62C0BF73680C45D2B764E3E3D873B182"/>
        <w:category>
          <w:name w:val="General"/>
          <w:gallery w:val="placeholder"/>
        </w:category>
        <w:types>
          <w:type w:val="bbPlcHdr"/>
        </w:types>
        <w:behaviors>
          <w:behavior w:val="content"/>
        </w:behaviors>
        <w:guid w:val="{2E3B4494-F2BB-467F-A703-6DE917037586}"/>
      </w:docPartPr>
      <w:docPartBody>
        <w:p w:rsidR="00AA726E" w:rsidRDefault="00A8539F" w:rsidP="00A8539F">
          <w:pPr>
            <w:pStyle w:val="62C0BF73680C45D2B764E3E3D873B182"/>
          </w:pPr>
          <w:r w:rsidRPr="009409BA">
            <w:rPr>
              <w:rStyle w:val="Textodelmarcadordeposicin"/>
            </w:rPr>
            <w:t>Click or tap here to enter text.</w:t>
          </w:r>
        </w:p>
      </w:docPartBody>
    </w:docPart>
    <w:docPart>
      <w:docPartPr>
        <w:name w:val="4D70D473096D4827B0150822F1AAF3AC"/>
        <w:category>
          <w:name w:val="General"/>
          <w:gallery w:val="placeholder"/>
        </w:category>
        <w:types>
          <w:type w:val="bbPlcHdr"/>
        </w:types>
        <w:behaviors>
          <w:behavior w:val="content"/>
        </w:behaviors>
        <w:guid w:val="{FCCE5BD3-09F3-4C42-A421-8A7E688678A9}"/>
      </w:docPartPr>
      <w:docPartBody>
        <w:p w:rsidR="00AA726E" w:rsidRDefault="00A8539F" w:rsidP="00A8539F">
          <w:pPr>
            <w:pStyle w:val="4D70D473096D4827B0150822F1AAF3AC"/>
          </w:pPr>
          <w:r w:rsidRPr="009409BA">
            <w:rPr>
              <w:rStyle w:val="Textodelmarcadordeposicin"/>
            </w:rPr>
            <w:t>Click or tap here to enter text.</w:t>
          </w:r>
        </w:p>
      </w:docPartBody>
    </w:docPart>
    <w:docPart>
      <w:docPartPr>
        <w:name w:val="58AD5F19133244A7B0BC3F5E3A50E9ED"/>
        <w:category>
          <w:name w:val="General"/>
          <w:gallery w:val="placeholder"/>
        </w:category>
        <w:types>
          <w:type w:val="bbPlcHdr"/>
        </w:types>
        <w:behaviors>
          <w:behavior w:val="content"/>
        </w:behaviors>
        <w:guid w:val="{A65ABEC1-E506-43B6-BC34-2FF7B233CB56}"/>
      </w:docPartPr>
      <w:docPartBody>
        <w:p w:rsidR="00753E02" w:rsidRDefault="00AA726E" w:rsidP="00AA726E">
          <w:pPr>
            <w:pStyle w:val="58AD5F19133244A7B0BC3F5E3A50E9ED"/>
          </w:pPr>
          <w:r w:rsidRPr="009409BA">
            <w:rPr>
              <w:rStyle w:val="Textodelmarcadordeposicin"/>
            </w:rPr>
            <w:t>Click or tap here to enter text.</w:t>
          </w:r>
        </w:p>
      </w:docPartBody>
    </w:docPart>
    <w:docPart>
      <w:docPartPr>
        <w:name w:val="01235FAEA24E4B52B56709699374BCEB"/>
        <w:category>
          <w:name w:val="General"/>
          <w:gallery w:val="placeholder"/>
        </w:category>
        <w:types>
          <w:type w:val="bbPlcHdr"/>
        </w:types>
        <w:behaviors>
          <w:behavior w:val="content"/>
        </w:behaviors>
        <w:guid w:val="{FBC1EAE7-E5FF-4F39-91A2-C2D6D35D2883}"/>
      </w:docPartPr>
      <w:docPartBody>
        <w:p w:rsidR="00753E02" w:rsidRDefault="00AA726E" w:rsidP="00AA726E">
          <w:pPr>
            <w:pStyle w:val="01235FAEA24E4B52B56709699374BCEB"/>
          </w:pPr>
          <w:r w:rsidRPr="009409BA">
            <w:rPr>
              <w:rStyle w:val="Textodelmarcadordeposicin"/>
            </w:rPr>
            <w:t>Click or tap here to enter text.</w:t>
          </w:r>
        </w:p>
      </w:docPartBody>
    </w:docPart>
    <w:docPart>
      <w:docPartPr>
        <w:name w:val="5377A2EA1FA34F78891564DB33FFD8A3"/>
        <w:category>
          <w:name w:val="General"/>
          <w:gallery w:val="placeholder"/>
        </w:category>
        <w:types>
          <w:type w:val="bbPlcHdr"/>
        </w:types>
        <w:behaviors>
          <w:behavior w:val="content"/>
        </w:behaviors>
        <w:guid w:val="{6785A3AB-6BF0-4B91-B2DA-5D1374C30036}"/>
      </w:docPartPr>
      <w:docPartBody>
        <w:p w:rsidR="00753E02" w:rsidRDefault="00AA726E" w:rsidP="00AA726E">
          <w:pPr>
            <w:pStyle w:val="5377A2EA1FA34F78891564DB33FFD8A3"/>
          </w:pPr>
          <w:r w:rsidRPr="009409BA">
            <w:rPr>
              <w:rStyle w:val="Textodelmarcadordeposicin"/>
            </w:rPr>
            <w:t>Click or tap here to enter text.</w:t>
          </w:r>
        </w:p>
      </w:docPartBody>
    </w:docPart>
    <w:docPart>
      <w:docPartPr>
        <w:name w:val="FB9F456D6E66471882A42CA662477B05"/>
        <w:category>
          <w:name w:val="General"/>
          <w:gallery w:val="placeholder"/>
        </w:category>
        <w:types>
          <w:type w:val="bbPlcHdr"/>
        </w:types>
        <w:behaviors>
          <w:behavior w:val="content"/>
        </w:behaviors>
        <w:guid w:val="{43545076-0787-4AD0-B460-2572776A33BD}"/>
      </w:docPartPr>
      <w:docPartBody>
        <w:p w:rsidR="004E4F54" w:rsidRDefault="00485499" w:rsidP="00485499">
          <w:pPr>
            <w:pStyle w:val="FB9F456D6E66471882A42CA662477B05"/>
          </w:pPr>
          <w:r w:rsidRPr="009409BA">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B6B"/>
    <w:rsid w:val="00174F9D"/>
    <w:rsid w:val="001A1E45"/>
    <w:rsid w:val="00212D2F"/>
    <w:rsid w:val="00485499"/>
    <w:rsid w:val="004E4F54"/>
    <w:rsid w:val="007272F9"/>
    <w:rsid w:val="00753E02"/>
    <w:rsid w:val="00807407"/>
    <w:rsid w:val="00A8539F"/>
    <w:rsid w:val="00AA726E"/>
    <w:rsid w:val="00AD0220"/>
    <w:rsid w:val="00B97992"/>
    <w:rsid w:val="00C0031A"/>
    <w:rsid w:val="00D85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85499"/>
    <w:rPr>
      <w:color w:val="808080"/>
    </w:rPr>
  </w:style>
  <w:style w:type="paragraph" w:customStyle="1" w:styleId="97DD69F106574E1C8268A5E3FEEE29D2">
    <w:name w:val="97DD69F106574E1C8268A5E3FEEE29D2"/>
    <w:rsid w:val="00807407"/>
  </w:style>
  <w:style w:type="paragraph" w:customStyle="1" w:styleId="E33827E02F3447FBBD7A3B6684DAA6E8">
    <w:name w:val="E33827E02F3447FBBD7A3B6684DAA6E8"/>
    <w:rsid w:val="00807407"/>
  </w:style>
  <w:style w:type="paragraph" w:customStyle="1" w:styleId="15CB840B20624E7F95B330EC294D5D97">
    <w:name w:val="15CB840B20624E7F95B330EC294D5D97"/>
    <w:rsid w:val="00174F9D"/>
  </w:style>
  <w:style w:type="paragraph" w:customStyle="1" w:styleId="4585A7A6DA2B4DA7ABFB5CA4356ECCC8">
    <w:name w:val="4585A7A6DA2B4DA7ABFB5CA4356ECCC8"/>
    <w:rsid w:val="00807407"/>
  </w:style>
  <w:style w:type="paragraph" w:customStyle="1" w:styleId="4633B93163404736B68F6BFD95A7CF85">
    <w:name w:val="4633B93163404736B68F6BFD95A7CF85"/>
    <w:rsid w:val="00807407"/>
  </w:style>
  <w:style w:type="paragraph" w:customStyle="1" w:styleId="1EC5C1B1966D41A798821053D64A149B">
    <w:name w:val="1EC5C1B1966D41A798821053D64A149B"/>
    <w:rsid w:val="00174F9D"/>
  </w:style>
  <w:style w:type="paragraph" w:customStyle="1" w:styleId="713E255D4EF24F18AA2B41E5A3AF0C0B">
    <w:name w:val="713E255D4EF24F18AA2B41E5A3AF0C0B"/>
    <w:rsid w:val="00174F9D"/>
  </w:style>
  <w:style w:type="paragraph" w:customStyle="1" w:styleId="259A247754084CBFAD9D187DF1FB75E5">
    <w:name w:val="259A247754084CBFAD9D187DF1FB75E5"/>
    <w:rsid w:val="00174F9D"/>
  </w:style>
  <w:style w:type="paragraph" w:customStyle="1" w:styleId="7FAA1045FCE34DDA8D8DDFBF2AE08C1D">
    <w:name w:val="7FAA1045FCE34DDA8D8DDFBF2AE08C1D"/>
    <w:rsid w:val="00174F9D"/>
  </w:style>
  <w:style w:type="paragraph" w:customStyle="1" w:styleId="B39FBDC3F248462398C9733C4DD515F3">
    <w:name w:val="B39FBDC3F248462398C9733C4DD515F3"/>
    <w:rsid w:val="00174F9D"/>
  </w:style>
  <w:style w:type="paragraph" w:customStyle="1" w:styleId="D15727D6C5774A2EB85C88EB855351BF">
    <w:name w:val="D15727D6C5774A2EB85C88EB855351BF"/>
    <w:rsid w:val="00174F9D"/>
  </w:style>
  <w:style w:type="paragraph" w:customStyle="1" w:styleId="738083ACF5AE4594983B71A3CF101B59">
    <w:name w:val="738083ACF5AE4594983B71A3CF101B59"/>
    <w:rsid w:val="00174F9D"/>
  </w:style>
  <w:style w:type="paragraph" w:customStyle="1" w:styleId="54AA3D7C73B244EEA06C24CC770A3B60">
    <w:name w:val="54AA3D7C73B244EEA06C24CC770A3B60"/>
    <w:rsid w:val="00174F9D"/>
  </w:style>
  <w:style w:type="paragraph" w:customStyle="1" w:styleId="E83C2465B0D34F39A07004A6C772ABFC">
    <w:name w:val="E83C2465B0D34F39A07004A6C772ABFC"/>
    <w:rsid w:val="00174F9D"/>
  </w:style>
  <w:style w:type="paragraph" w:customStyle="1" w:styleId="53E5E5EEAC554B56AA52C1004BA054D7">
    <w:name w:val="53E5E5EEAC554B56AA52C1004BA054D7"/>
    <w:rsid w:val="00174F9D"/>
  </w:style>
  <w:style w:type="paragraph" w:customStyle="1" w:styleId="B5D0DD8CCA324EDA9205C2599E7D95F6">
    <w:name w:val="B5D0DD8CCA324EDA9205C2599E7D95F6"/>
    <w:rsid w:val="00174F9D"/>
  </w:style>
  <w:style w:type="paragraph" w:customStyle="1" w:styleId="F79613F9FF9F46868E2050BD004EB479">
    <w:name w:val="F79613F9FF9F46868E2050BD004EB479"/>
    <w:rsid w:val="00174F9D"/>
  </w:style>
  <w:style w:type="paragraph" w:customStyle="1" w:styleId="190276B67CA04E02A05DA434F3C433EC">
    <w:name w:val="190276B67CA04E02A05DA434F3C433EC"/>
    <w:rsid w:val="00174F9D"/>
  </w:style>
  <w:style w:type="paragraph" w:customStyle="1" w:styleId="A0C950AC6EAE473C88F95655D9BA0D0F">
    <w:name w:val="A0C950AC6EAE473C88F95655D9BA0D0F"/>
    <w:rsid w:val="00174F9D"/>
  </w:style>
  <w:style w:type="paragraph" w:customStyle="1" w:styleId="5ACAAB7465804AE2B31A8302D24AF439">
    <w:name w:val="5ACAAB7465804AE2B31A8302D24AF439"/>
    <w:rsid w:val="00174F9D"/>
  </w:style>
  <w:style w:type="paragraph" w:customStyle="1" w:styleId="8A78C16A8296439A8EFBCB5BA59AE351">
    <w:name w:val="8A78C16A8296439A8EFBCB5BA59AE351"/>
    <w:rsid w:val="00174F9D"/>
  </w:style>
  <w:style w:type="paragraph" w:customStyle="1" w:styleId="74A1EA5DCA1747B59065D320A65BFE23">
    <w:name w:val="74A1EA5DCA1747B59065D320A65BFE23"/>
    <w:rsid w:val="00174F9D"/>
  </w:style>
  <w:style w:type="paragraph" w:customStyle="1" w:styleId="43E75EC178BF4B21A419602BDD14BBAE">
    <w:name w:val="43E75EC178BF4B21A419602BDD14BBAE"/>
    <w:rsid w:val="00174F9D"/>
  </w:style>
  <w:style w:type="paragraph" w:customStyle="1" w:styleId="B8A733CC386F41F688F177856BFA4841">
    <w:name w:val="B8A733CC386F41F688F177856BFA4841"/>
    <w:rsid w:val="00A8539F"/>
  </w:style>
  <w:style w:type="paragraph" w:customStyle="1" w:styleId="6F1F61531BEA458C9AED1C55727AC81C">
    <w:name w:val="6F1F61531BEA458C9AED1C55727AC81C"/>
    <w:rsid w:val="00A8539F"/>
  </w:style>
  <w:style w:type="paragraph" w:customStyle="1" w:styleId="62C0BF73680C45D2B764E3E3D873B182">
    <w:name w:val="62C0BF73680C45D2B764E3E3D873B182"/>
    <w:rsid w:val="00A8539F"/>
  </w:style>
  <w:style w:type="paragraph" w:customStyle="1" w:styleId="DAC45222D41943B98990ED689FDD5788">
    <w:name w:val="DAC45222D41943B98990ED689FDD5788"/>
    <w:rsid w:val="00A8539F"/>
  </w:style>
  <w:style w:type="paragraph" w:customStyle="1" w:styleId="4D70D473096D4827B0150822F1AAF3AC">
    <w:name w:val="4D70D473096D4827B0150822F1AAF3AC"/>
    <w:rsid w:val="00A8539F"/>
  </w:style>
  <w:style w:type="paragraph" w:customStyle="1" w:styleId="58AD5F19133244A7B0BC3F5E3A50E9ED">
    <w:name w:val="58AD5F19133244A7B0BC3F5E3A50E9ED"/>
    <w:rsid w:val="00AA726E"/>
  </w:style>
  <w:style w:type="paragraph" w:customStyle="1" w:styleId="2C61876C97654119B4059B7C0CC018B2">
    <w:name w:val="2C61876C97654119B4059B7C0CC018B2"/>
    <w:rsid w:val="00AA726E"/>
  </w:style>
  <w:style w:type="paragraph" w:customStyle="1" w:styleId="01235FAEA24E4B52B56709699374BCEB">
    <w:name w:val="01235FAEA24E4B52B56709699374BCEB"/>
    <w:rsid w:val="00AA726E"/>
  </w:style>
  <w:style w:type="paragraph" w:customStyle="1" w:styleId="5377A2EA1FA34F78891564DB33FFD8A3">
    <w:name w:val="5377A2EA1FA34F78891564DB33FFD8A3"/>
    <w:rsid w:val="00AA726E"/>
  </w:style>
  <w:style w:type="paragraph" w:customStyle="1" w:styleId="BF4095D0EBB94731BDDEB246C19FADD1">
    <w:name w:val="BF4095D0EBB94731BDDEB246C19FADD1"/>
    <w:rsid w:val="00485499"/>
  </w:style>
  <w:style w:type="paragraph" w:customStyle="1" w:styleId="FB9F456D6E66471882A42CA662477B05">
    <w:name w:val="FB9F456D6E66471882A42CA662477B05"/>
    <w:rsid w:val="004854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03BCC1-B559-4530-A5ED-E0164EBE18D3}">
  <we:reference id="wa104382081" version="1.55.1.0" store="en-US" storeType="OMEX"/>
  <we:alternateReferences>
    <we:reference id="wa104382081" version="1.55.1.0" store="" storeType="OMEX"/>
  </we:alternateReferences>
  <we:properties>
    <we:property name="MENDELEY_CITATIONS" value="[{&quot;citationID&quot;:&quot;MENDELEY_CITATION_330d8f04-5d61-4b81-893e-d872fb57cdc1&quot;,&quot;properties&quot;:{&quot;noteIndex&quot;:0},&quot;isEdited&quot;:false,&quot;manualOverride&quot;:{&quot;isManuallyOverridden&quot;:false,&quot;citeprocText&quot;:&quot;(Streveler, 2008)&quot;,&quot;manualOverrideText&quot;:&quot;&quot;},&quot;citationTag&quot;:&quot;MENDELEY_CITATION_v3_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&quot;,&quot;citationItems&quot;:[{&quot;id&quot;:&quot;4faa2a19-45a3-32f8-8304-caa719c35f52&quot;,&quot;itemData&quot;:{&quot;type&quot;:&quot;article-journal&quot;,&quot;id&quot;:&quot;4faa2a19-45a3-32f8-8304-caa719c35f52&quot;,&quot;title&quot;:&quot;Learning conceptual knowledge in the engineering sciences: Overview and future research directions. &quot;,&quot;author&quot;:[{&quot;family&quot;:&quot;Streveler&quot;,&quot;given&quot;:&quot;R. A., Litzinger, T. A., Miller, R. L., &amp; Steif, P. S.&quot;,&quot;parse-names&quot;:false,&quot;dropping-particle&quot;:&quot;&quot;,&quot;non-dropping-particle&quot;:&quot;&quot;}],&quot;container-title&quot;:&quot;Journal of Engineering Education&quot;,&quot;issued&quot;:{&quot;date-parts&quot;:[[2008]]},&quot;page&quot;:&quot;279&quot;,&quot;container-title-short&quot;:&quot;&quot;},&quot;isTemporary&quot;:false}]},{&quot;citationID&quot;:&quot;MENDELEY_CITATION_646a6a41-7e7c-4bb3-b656-77f7127eb6a2&quot;,&quot;properties&quot;:{&quot;noteIndex&quot;:0},&quot;isEdited&quot;:false,&quot;manualOverride&quot;:{&quot;isManuallyOverridden&quot;:false,&quot;citeprocText&quot;:&quot;(Brown, 1999)&quot;,&quot;manualOverrideText&quot;:&quot;&quot;},&quot;citationTag&quot;:&quot;MENDELEY_CITATION_v3_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&quot;,&quot;citationItems&quot;:[{&quot;id&quot;:&quot;d7d24ee5-f1d0-3601-81f0-790b7035b91c&quot;,&quot;itemData&quot;:{&quot;type&quot;:&quot;article-journal&quot;,&quot;id&quot;:&quot;d7d24ee5-f1d0-3601-81f0-790b7035b91c&quot;,&quot;title&quot;:&quot;How people learn: Brain, mind, experience, and school.&quot;,&quot;author&quot;:[{&quot;family&quot;:&quot;Brown&quot;,&quot;given&quot;:&quot;A. L., Bransford, J., &amp; Cocking, R. R.&quot;,&quot;parse-names&quot;:false,&quot;dropping-particle&quot;:&quot;&quot;,&quot;non-dropping-particle&quot;:&quot;&quot;}],&quot;container-title&quot;:&quot;National Academy Press.&quot;,&quot;issued&quot;:{&quot;date-parts&quot;:[[1999]]},&quot;container-title-short&quot;:&quot;&quot;},&quot;isTemporary&quot;:false}]},{&quot;citationID&quot;:&quot;MENDELEY_CITATION_2ab5edca-a018-47d3-b9fd-459dc3e3652d&quot;,&quot;properties&quot;:{&quot;noteIndex&quot;:0},&quot;isEdited&quot;:false,&quot;manualOverride&quot;:{&quot;isManuallyOverridden&quot;:false,&quot;citeprocText&quot;:&quot;(Michelene T. H. Chi et al., 1991)&quot;,&quot;manualOverrideText&quot;:&quot;&quot;},&quot;citationTag&quot;:&quot;MENDELEY_CITATION_v3_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&quot;,&quot;citationItems&quot;:[{&quot;id&quot;:&quot;54a4ef7b-e794-39d4-a9b9-e03db6de53ff&quot;,&quot;itemData&quot;:{&quot;type&quot;:&quot;report&quot;,&quot;id&quot;:&quot;54a4ef7b-e794-39d4-a9b9-e03db6de53ff&quot;,&quot;title&quot;:&quot;Learning in a\nNon-Physical Science Domain:\nThe Human Circulatory System&quot;,&quot;author&quot;:[{&quot;family&quot;:&quot;Michelene T. H. Chi&quot;,&quot;given&quot;:&quot;&quot;,&quot;parse-names&quot;:false,&quot;dropping-particle&quot;:&quot;&quot;,&quot;non-dropping-particle&quot;:&quot;&quot;},{&quot;family&quot;:&quot;Mei-Hung Chiu&quot;,&quot;given&quot;:&quot;&quot;,&quot;parse-names&quot;:false,&quot;dropping-particle&quot;:&quot;&quot;,&quot;non-dropping-particle&quot;:&quot;&quot;},{&quot;family&quot;:&quot;Nicholas deLeeuw&quot;,&quot;given&quot;:&quot;&quot;,&quot;parse-names&quot;:false,&quot;dropping-particle&quot;:&quot;&quot;,&quot;non-dropping-particle&quot;:&quot;&quot;}],&quot;issued&quot;:{&quot;date-parts&quot;:[[1991]]},&quot;container-title-short&quot;:&quot;&quot;},&quot;isTemporary&quot;:false}]},{&quot;citationID&quot;:&quot;MENDELEY_CITATION_359b6d5b-d45e-44d4-83e9-197e935d67c3&quot;,&quot;properties&quot;:{&quot;noteIndex&quot;:0},&quot;isEdited&quot;:false,&quot;manualOverride&quot;:{&quot;isManuallyOverridden&quot;:false,&quot;citeprocText&quot;:&quot;(Novak, 2002)&quot;,&quot;manualOverrideText&quot;:&quot;&quot;},&quot;citationTag&quot;:&quot;MENDELEY_CITATION_v3_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&quot;,&quot;citationItems&quot;:[{&quot;id&quot;:&quot;35365532-525a-3b87-8d28-712b73c91706&quot;,&quot;itemData&quot;:{&quot;type&quot;:&quot;article-journal&quot;,&quot;id&quot;:&quot;35365532-525a-3b87-8d28-712b73c91706&quot;,&quot;title&quot;:&quot;Meaningful Learning: The Essential Factor for Conceptual Change in Limited or Inappropriate Propositional Hierarchies Leading to Empowerment of Learners&quot;,&quot;author&quot;:[{&quot;family&quot;:&quot;Novak&quot;,&quot;given&quot;:&quot;Joseph D.&quot;,&quot;parse-names&quot;:false,&quot;dropping-particle&quot;:&quot;&quot;,&quot;non-dropping-particle&quot;:&quot;&quot;}],&quot;container-title&quot;:&quot;Science Education&quot;,&quot;container-title-short&quot;:&quot;Sci Educ&quot;,&quot;DOI&quot;:&quot;10.1002/sce.10032&quot;,&quot;ISSN&quot;:&quot;00368326&quot;,&quot;issued&quot;:{&quot;date-parts&quot;:[[2002,7]]},&quot;page&quot;:&quot;548-571&quot;,&quot;abstract&quot;:&quot;The construction and reconstruction of meanings by learners requires that they actively seek to integrate new knowledge with knowledge already in their cognitive structure. Ausubel's assimilation theory of cognitive learning has been shown to be effective in guiding research and instructional design to facilitate meaningful learning (Ausubel, The psychology of meaningful verbal learning, New York: Grune and Stratton, 1963; Educational psychology: A cognitive view, New York: Holt, Rinehart and Winston, 1968; The acquisition and retention of knowledge, Dordrecht: Kluwer, 2000). Gowin's Vee heuristic has been employed effectively to aid teachers and students in understanding the constructed nature of knowledge (Gowin, Educating, Ithaca, NY: Cornell University Press, 1981). \&quot;Situated learning\&quot; occurs when learning is by rote or at a lower level of meaningful learning. Concept mapping has been used effectively to aid meaningful learning with resulting modification of student's knowledge structures. When these knowledge structures are limited or faulty in some way, they may be referred to as Limited or Inappropriate Prepositional Hierarchies (LIPH's). Conceptual change, or more accurately conceptual reconstrution, requires meaningful learning to modify LIPH's. Collaborative group learning facilitates meaningful learning and new knowledge construction. World-wide economic changes are forcing major changes in business and industry placing a premium on the power and value of knowledge and new knowledge production. These changes require changes in school and university education that centers on the nature and power of meaningful learning. New computer tools are available to facilitate teaching activities targeted at modifying LIPH's, and aiding meaningful learning in general. © 2002 Wiley Periodicals, Inc.&quot;,&quot;issue&quot;:&quot;4&quot;,&quot;volume&quot;:&quot;86&quot;},&quot;isTemporary&quot;:false}]},{&quot;citationID&quot;:&quot;MENDELEY_CITATION_f53eaa82-705b-42c1-a95d-9ab6499ce5a7&quot;,&quot;properties&quot;:{&quot;noteIndex&quot;:0},&quot;isEdited&quot;:false,&quot;manualOverride&quot;:{&quot;isManuallyOverridden&quot;:false,&quot;citeprocText&quot;:&quot;(Azita Seyed Fadaei &amp;#38; César Mora, 2015)&quot;,&quot;manualOverrideText&quot;:&quot;&quot;},&quot;citationTag&quot;:&quot;MENDELEY_CITATION_v3_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&quot;,&quot;citationItems&quot;:[{&quot;id&quot;:&quot;53a3e7fc-0226-34b2-b696-c479e1b7fa68&quot;,&quot;itemData&quot;:{&quot;type&quot;:&quot;article-journal&quot;,&quot;id&quot;:&quot;53a3e7fc-0226-34b2-b696-c479e1b7fa68&quot;,&quot;title&quot;:&quot;An Investigation About Misconceptions in Force and Motion in High School&quot;,&quot;author&quot;:[{&quot;family&quot;:&quot;Azita Seyed Fadaei&quot;,&quot;given&quot;:&quot;&quot;,&quot;parse-names&quot;:false,&quot;dropping-particle&quot;:&quot;&quot;,&quot;non-dropping-particle&quot;:&quot;&quot;},{&quot;family&quot;:&quot;César Mora&quot;,&quot;given&quot;:&quot;&quot;,&quot;parse-names&quot;:false,&quot;dropping-particle&quot;:&quot;&quot;,&quot;non-dropping-particle&quot;:&quot;&quot;}],&quot;container-title&quot;:&quot;US-China Education Review A&quot;,&quot;DOI&quot;:&quot;10.17265/2161-623x/2015.01.004&quot;,&quot;ISSN&quot;:&quot;2161623X&quot;,&quot;issued&quot;:{&quot;date-parts&quot;:[[2015,1,28]]},&quot;abstract&quot;:&quot; The purpose of this study is to realize students' misconceptions of force and motion before and after formal (traditional) teaching and their stability for high school students. The participants of the study were 20 10th grade girl students from a secondary school located in Tehran, Iran. In the research, a standard diagnostic test with 30 multiple-choice questions probed student understanding of basic concepts in force and motion to achieve the intended goal. To evaluate the stability of common misconceptions in each item of subjects, we explored and investigated the wrong answered questions in test results for the study sample before and after the study and compared them for every item of test. Analysis of wrong responses to tests mentions that some students' misconceptions of force and motion are stable before and after instruction. Results from pre-and post-tests showed that in some parts of the subject, the formal teaching method has been successful, but for others, has had a negative effect on misconceptions in relation to students' responses to test questions. Therefore, the details of wrong answered questions in force and motion show similar misconceptions among students before and after instruction. Results will help teachers and physics curriculum planners to revise the teaching method and contents of textbooks for related unsuccessful parts in this subject.&quot;,&quot;publisher&quot;:&quot;David Publishing Company&quot;,&quot;issue&quot;:&quot;1&quot;,&quot;volume&quot;:&quot;5&quot;,&quot;container-title-short&quot;:&quot;&quot;},&quot;isTemporary&quot;:false}]},{&quot;citationID&quot;:&quot;MENDELEY_CITATION_c6c36d5f-17b0-4f87-ad43-0601079d6c8a&quot;,&quot;properties&quot;:{&quot;noteIndex&quot;:0},&quot;isEdited&quot;:false,&quot;manualOverride&quot;:{&quot;isManuallyOverridden&quot;:false,&quot;citeprocText&quot;:&quot;(Pfundt, 1988)&quot;,&quot;manualOverrideText&quot;:&quot;&quot;},&quot;citationTag&quot;:&quot;MENDELEY_CITATION_v3_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&quot;,&quot;citationItems&quot;:[{&quot;id&quot;:&quot;f43745f0-a1e5-31b3-8b48-06da63c13e62&quot;,&quot;itemData&quot;:{&quot;type&quot;:&quot;article-journal&quot;,&quot;id&quot;:&quot;f43745f0-a1e5-31b3-8b48-06da63c13e62&quot;,&quot;title&quot;:&quot;Bibliography, students' alternative frameworks and science education&quot;,&quot;author&quot;:[{&quot;family&quot;:&quot;Pfundt&quot;,&quot;given&quot;:&quot;H., &amp; Duit, R.&quot;,&quot;parse-names&quot;:false,&quot;dropping-particle&quot;:&quot;&quot;,&quot;non-dropping-particle&quot;:&quot;&quot;}],&quot;issued&quot;:{&quot;date-parts&quot;:[[1988]]},&quot;container-title-short&quot;:&quot;&quot;},&quot;isTemporary&quot;:false}]},{&quot;citationID&quot;:&quot;MENDELEY_CITATION_d4902000-eacc-448c-bd79-213079f29757&quot;,&quot;properties&quot;:{&quot;noteIndex&quot;:0},&quot;isEdited&quot;:false,&quot;manualOverride&quot;:{&quot;isManuallyOverridden&quot;:false,&quot;citeprocText&quot;:&quot;(Smith III, 1994)&quot;,&quot;manualOverrideText&quot;:&quot;&quot;},&quot;citationTag&quot;:&quot;MENDELEY_CITATION_v3_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&quot;,&quot;citationItems&quot;:[{&quot;id&quot;:&quot;f068b86f-6cff-3c11-a9ba-084e04a3970b&quot;,&quot;itemData&quot;:{&quot;type&quot;:&quot;article-journal&quot;,&quot;id&quot;:&quot;f068b86f-6cff-3c11-a9ba-084e04a3970b&quot;,&quot;title&quot;:&quot;Misconceptions reconceived: A constructivist analysis of knowledge in transition.&quot;,&quot;author&quot;:[{&quot;family&quot;:&quot;Smith III&quot;,&quot;given&quot;:&quot;J. P., DiSessa, A. A., &amp; Roschelle, J.&quot;,&quot;parse-names&quot;:false,&quot;dropping-particle&quot;:&quot;&quot;,&quot;non-dropping-particle&quot;:&quot;&quot;}],&quot;container-title&quot;:&quot; The journal of the learning sciences&quot;,&quot;issued&quot;:{&quot;date-parts&quot;:[[1994]]},&quot;page&quot;:&quot;115-163&quot;,&quot;issue&quot;:&quot;2&quot;,&quot;volume&quot;:&quot;3&quot;,&quot;container-title-short&quot;:&quot;&quot;},&quot;isTemporary&quot;:false}]},{&quot;citationID&quot;:&quot;MENDELEY_CITATION_4aab8362-15c0-4e6c-afe6-760b30251c94&quot;,&quot;properties&quot;:{&quot;noteIndex&quot;:0},&quot;isEdited&quot;:false,&quot;manualOverride&quot;:{&quot;isManuallyOverridden&quot;:false,&quot;citeprocText&quot;:&quot;(Makhrus, 2014)&quot;,&quot;manualOverrideText&quot;:&quot;&quot;},&quot;citationTag&quot;:&quot;MENDELEY_CITATION_v3_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&quot;,&quot;citationItems&quot;:[{&quot;id&quot;:&quot;5dda3032-cdae-34bd-bdf6-e6ec3697cef0&quot;,&quot;itemData&quot;:{&quot;type&quot;:&quot;article-journal&quot;,&quot;id&quot;:&quot;5dda3032-cdae-34bd-bdf6-e6ec3697cef0&quot;,&quot;title&quot;:&quot;Model Perubahan Konseptual dengan Pendekatan\nKonflik Kognitif (MPK-PKK)&quot;,&quot;author&quot;:[{&quot;family&quot;:&quot;Makhrus&quot;,&quot;given&quot;:&quot;M., N. Mohammad and W. Widodo&quot;,&quot;parse-names&quot;:false,&quot;dropping-particle&quot;:&quot;&quot;,&quot;non-dropping-particle&quot;:&quot;&quot;}],&quot;container-title&quot;:&quot;J Pijar Mipa&quot;,&quot;issued&quot;:{&quot;date-parts&quot;:[[2014]]},&quot;issue&quot;:&quot;1&quot;,&quot;volume&quot;:&quot;9&quot;,&quot;container-title-short&quot;:&quot;&quot;},&quot;isTemporary&quot;:false}]},{&quot;citationID&quot;:&quot;MENDELEY_CITATION_eec4fd39-00fa-48a8-8f4a-e01ed9c70641&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ZWVjNGZkMzktMDBmYS00OGE4LThmNGEtZTAxZWQ5YzcwNjQx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86ffeb2f-d95c-44a5-9529-ce7c611efa8d&quot;,&quot;properties&quot;:{&quot;noteIndex&quot;:0},&quot;isEdited&quot;:false,&quot;manualOverride&quot;:{&quot;isManuallyOverridden&quot;:false,&quot;citeprocText&quot;:&quot;(Demirci, 2005)&quot;,&quot;manualOverrideText&quot;:&quot;&quot;},&quot;citationTag&quot;:&quot;MENDELEY_CITATION_v3_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&quot;,&quot;citationItems&quot;:[{&quot;id&quot;:&quot;d80c1776-baed-3e95-833a-88aaee77d98e&quot;,&quot;itemData&quot;:{&quot;type&quot;:&quot;report&quot;,&quot;id&quot;:&quot;d80c1776-baed-3e95-833a-88aaee77d98e&quot;,&quot;title&quot;:&quot;A STUDY ABOUT STUDENTS' MISCONCEPTIONS IN FORCE AND MOTION CONCEPTS BY INCORPORATING A WEB-ASSISTED PHYSICS PROGRAM&quot;,&quot;author&quot;:[{&quot;family&quot;:&quot;Demirci&quot;,&quot;given&quot;:&quot;Neşet&quot;,&quot;parse-names&quot;:false,&quot;dropping-particle&quot;:&quot;&quot;,&quot;non-dropping-particle&quot;:&quot;&quot;}],&quot;container-title&quot;:&quot;The Turkish Online Journal of Educational Technology-TOJET&quot;,&quot;issued&quot;:{&quot;date-parts&quot;:[[2005]]},&quot;number-of-pages&quot;:&quot;1303-6521&quot;,&quot;abstract&quot;:&quot;The aim of this study was to incorporate a web-assisted program to normal traditional classroom instruction and study about students' misconceptions in force and motion concepts in physics. The Web-based physics program was incorporated with the traditional lecture. Specifically, 30% of class time was allocated for using this tutorial program, and 70 % of class time was used for normal lecture. The Force Concept Inventory (FCI) was used as pre-and posttest. Although there were not any significant results between FCI post test scores and group memberships, and gain scores and group memberships (F 1,123 = 2.023, p&gt; 0.05); relative to FCI pre-and post test mean difference scores, group membership (being control and treatment groups) was statistically significant at .05 (F 1,123 = 4.307 , p&lt; 0.05).&quot;,&quot;volume&quot;:&quot;4&quot;,&quot;container-title-short&quot;:&quot;&quot;},&quot;isTemporary&quot;:false}]},{&quot;citationID&quot;:&quot;MENDELEY_CITATION_03c42c93-d0ae-4dc5-8770-aa7326fb3c4c&quot;,&quot;properties&quot;:{&quot;noteIndex&quot;:0},&quot;isEdited&quot;:false,&quot;manualOverride&quot;:{&quot;isManuallyOverridden&quot;:false,&quot;citeprocText&quot;:&quot;(Suparno, 2013)&quot;,&quot;manualOverrideText&quot;:&quot;&quot;},&quot;citationTag&quot;:&quot;MENDELEY_CITATION_v3_eyJjaXRhdGlvbklEIjoiTUVOREVMRVlfQ0lUQVRJT05fMDNjNDJjOTMtZDBhZS00ZGM1LTg3NzAtYWE3MzI2ZmIzYzRj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acd5369c-5350-4e07-bab1-b38ddac9b5a5&quot;,&quot;properties&quot;:{&quot;noteIndex&quot;:0},&quot;isEdited&quot;:false,&quot;manualOverride&quot;:{&quot;isManuallyOverridden&quot;:false,&quot;citeprocText&quot;:&quot;(Suparno, 2013)&quot;,&quot;manualOverrideText&quot;:&quot;&quot;},&quot;citationTag&quot;:&quot;MENDELEY_CITATION_v3_eyJjaXRhdGlvbklEIjoiTUVOREVMRVlfQ0lUQVRJT05fYWNkNTM2OWMtNTM1MC00ZTA3LWJhYjEtYjM4ZGRhYzliNWE1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93819483-a89e-4347-9330-ae36cc1e70ec&quot;,&quot;properties&quot;:{&quot;noteIndex&quot;:0},&quot;isEdited&quot;:false,&quot;manualOverride&quot;:{&quot;isManuallyOverridden&quot;:false,&quot;citeprocText&quot;:&quot;(Berg, 1990)&quot;,&quot;manualOverrideText&quot;:&quot;&quot;},&quot;citationTag&quot;:&quot;MENDELEY_CITATION_v3_eyJjaXRhdGlvbklEIjoiTUVOREVMRVlfQ0lUQVRJT05fOTM4MTk0ODMtYTg5ZS00MzQ3LTkzMzAtYWUzNmNjMWU3MGVj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quot;,&quot;citationItems&quot;:[{&quot;id&quot;:&quot;dcb6dee9-f3b3-3a08-b9e8-87c6a4348d84&quot;,&quot;itemData&quot;:{&quot;type&quot;:&quot;paper-conference&quot;,&quot;id&quot;:&quot;dcb6dee9-f3b3-3a08-b9e8-87c6a4348d84&quot;,&quot;title&quot;:&quot;Misconception of Physics and Remediation. An Introduction Based Workshop.&quot;,&quot;author&quot;:[{&quot;family&quot;:&quot;Berg&quot;,&quot;given&quot;:&quot;E., Berg, R., Arum, C. S., Boko, K. S., Huis, C., Katu, N., Licht, P., Minstrell, J., Sundaru, Sundaru, P. Taylor, Taylor, and D. Treagust.&quot;,&quot;parse-names&quot;:false,&quot;dropping-particle&quot;:&quot;&quot;,&quot;non-dropping-particle&quot;:&quot;&quot;}],&quot;issued&quot;:{&quot;date-parts&quot;:[[1990]]},&quot;publisher-place&quot;:&quot;Satya Wacana Christian University&quot;,&quot;container-title-short&quot;:&quot;&quot;},&quot;isTemporary&quot;:false}]},{&quot;citationID&quot;:&quot;MENDELEY_CITATION_3839ba3f-7533-4e1a-9294-deacc85bb72a&quot;,&quot;properties&quot;:{&quot;noteIndex&quot;:0},&quot;isEdited&quot;:false,&quot;manualOverride&quot;:{&quot;isManuallyOverridden&quot;:false,&quot;citeprocText&quot;:&quot;(Piaget, 1978)&quot;,&quot;manualOverrideText&quot;:&quot;&quot;},&quot;citationTag&quot;:&quot;MENDELEY_CITATION_v3_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&quot;,&quot;citationItems&quot;:[{&quot;id&quot;:&quot;7151351f-aaf2-30f4-8041-79a77c48f90f&quot;,&quot;itemData&quot;:{&quot;type&quot;:&quot;book&quot;,&quot;id&quot;:&quot;7151351f-aaf2-30f4-8041-79a77c48f90f&quot;,&quot;title&quot;:&quot;The development of thought.&quot;,&quot;author&quot;:[{&quot;family&quot;:&quot;Piaget&quot;,&quot;given&quot;:&quot;J.&quot;,&quot;parse-names&quot;:false,&quot;dropping-particle&quot;:&quot;&quot;,&quot;non-dropping-particle&quot;:&quot;&quot;}],&quot;issued&quot;:{&quot;date-parts&quot;:[[1978]]},&quot;publisher&quot;:&quot;Oxford: Basil Blackwell.&quot;,&quot;container-title-short&quot;:&quot;&quot;},&quot;isTemporary&quot;:false}]},{&quot;citationID&quot;:&quot;MENDELEY_CITATION_b3e68664-1ded-47a9-b51c-888aaa41c5df&quot;,&quot;properties&quot;:{&quot;noteIndex&quot;:0},&quot;isEdited&quot;:false,&quot;manualOverride&quot;:{&quot;isManuallyOverridden&quot;:false,&quot;citeprocText&quot;:&quot;(Scoboria, 2006; Silva et al., 2006)&quot;,&quot;manualOverrideText&quot;:&quot;&quot;},&quot;citationTag&quot;:&quot;MENDELEY_CITATION_v3_eyJjaXRhdGlvbklEIjoiTUVOREVMRVlfQ0lUQVRJT05fYjNlNjg2NjQtMWRlZC00N2E5LWI1MWMtODg4YWFhNDFjNWRm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5de0af69-da32-4bfc-bda5-3cf178b32cf6&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WRlMGFmNjktZGEzMi00YmZjLWJkYTUtM2NmMTc4YjMyY2Y2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ce9877b5-86e1-4bfe-aa18-97d7c7c8d25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Y2U5ODc3YjUtODZlMS00YmZlLWFhMTgtOTdkN2M3YzhkMjU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91c827f7-a12e-4411-b7bf-9c51713a4a31&quot;,&quot;properties&quot;:{&quot;noteIndex&quot;:0},&quot;isEdited&quot;:false,&quot;manualOverride&quot;:{&quot;isManuallyOverridden&quot;:true,&quot;citeprocText&quot;:&quot;(Trowbridge &amp;#38; Mcdermott, 1981a, 1981b)&quot;,&quot;manualOverrideText&quot;:&quot;(Trowbridge &amp; Mcdermott, 1981a, 1981b).&quot;},&quot;citationTag&quot;:&quot;MENDELEY_CITATION_v3_eyJjaXRhdGlvbklEIjoiTUVOREVMRVlfQ0lUQVRJT05fOTFjODI3ZjctYTEyZS00NDExLWI3YmYtOWM1MTcxM2E0YTMx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014f5e4e-0f3c-448a-b88a-2d6f3315b8b9&quot;,&quot;properties&quot;:{&quot;noteIndex&quot;:0},&quot;isEdited&quot;:false,&quot;manualOverride&quot;:{&quot;isManuallyOverridden&quot;:false,&quot;citeprocText&quot;:&quot;(Jones, 1983)&quot;,&quot;manualOverrideText&quot;:&quot;&quot;},&quot;citationTag&quot;:&quot;MENDELEY_CITATION_v3_eyJjaXRhdGlvbklEIjoiTUVOREVMRVlfQ0lUQVRJT05fMDE0ZjVlNGUtMGYzYy00NDhhLWI4OGEtMmQ2ZjMzMTViOGI5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8491c70b-eb26-4066-a666-f3df3eb9778d&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ODQ5MWM3MGItZWIyNi00MDY2LWE2NjYtZjNkZjNlYjk3Nzh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3323cb94-4aff-42b9-a9c2-cd1d2fc27801&quot;,&quot;properties&quot;:{&quot;noteIndex&quot;:0},&quot;isEdited&quot;:false,&quot;manualOverride&quot;:{&quot;isManuallyOverridden&quot;:false,&quot;citeprocText&quot;:&quot;(Jones, 1983)&quot;,&quot;manualOverrideText&quot;:&quot;&quot;},&quot;citationTag&quot;:&quot;MENDELEY_CITATION_v3_eyJjaXRhdGlvbklEIjoiTUVOREVMRVlfQ0lUQVRJT05fMzMyM2NiOTQtNGFmZi00MmI5LWE5YzItY2QxZDJmYzI3ODAx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fbe0a3a3-8d91-4734-a875-6e2c4c62629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ZmJlMGEzYTMtOGQ5MS00NzM0LWE4NzUtNmUyYzRjNjI2Mjk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bbdbccb9-7d63-43a3-9fdf-e4d91ca890d7&quot;,&quot;properties&quot;:{&quot;noteIndex&quot;:0},&quot;isEdited&quot;:false,&quot;manualOverride&quot;:{&quot;isManuallyOverridden&quot;:true,&quot;citeprocText&quot;:&quot;(Trowbridge &amp;#38; Mcdermott, 1981a, 1981b)&quot;,&quot;manualOverrideText&quot;:&quot;(Trowbridge &amp; Mcdermott, 1981a, 1981b).&quot;},&quot;citationTag&quot;:&quot;MENDELEY_CITATION_v3_eyJjaXRhdGlvbklEIjoiTUVOREVMRVlfQ0lUQVRJT05fYmJkYmNjYjktN2Q2My00M2EzLTlmZGYtZTRkOTFjYTg5MGQ3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6324cfb5-b9c6-4547-8cbf-088e60c808b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NjMyNGNmYjUtYjljNi00NTQ3LThjYmYtMDg4ZTYwYzgwOGI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39df88d5-6feb-4007-99db-b2650d2f4d06&quot;,&quot;properties&quot;:{&quot;noteIndex&quot;:0},&quot;isEdited&quot;:false,&quot;manualOverride&quot;:{&quot;isManuallyOverridden&quot;:true,&quot;citeprocText&quot;:&quot;(Trowbridge &amp;#38; Mcdermott, 1981a, 1981b)&quot;,&quot;manualOverrideText&quot;:&quot;(Trowbridge &amp; Mcdermott, 1981a, 1981b).&quot;},&quot;citationTag&quot;:&quot;MENDELEY_CITATION_v3_eyJjaXRhdGlvbklEIjoiTUVOREVMRVlfQ0lUQVRJT05fMzlkZjg4ZDUtNmZlYi00MDA3LTk5ZGItYjI2NTBkMmY0ZDA2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4c9fbb4f-f4f1-4510-a385-4857162fb9f7&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GM5ZmJiNGYtZjRmMS00NTEwLWEzODUtNDg1NzE2MmZiOWY3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ce8ee43e-cf8e-4c22-a209-9f261e0a6e4f&quot;,&quot;properties&quot;:{&quot;noteIndex&quot;:0},&quot;isEdited&quot;:false,&quot;manualOverride&quot;:{&quot;isManuallyOverridden&quot;:false,&quot;citeprocText&quot;:&quot;(Trowbridge &amp;#38; McDermott, 1980)&quot;,&quot;manualOverrideText&quot;:&quot;&quot;},&quot;citationTag&quot;:&quot;MENDELEY_CITATION_v3_eyJjaXRhdGlvbklEIjoiTUVOREVMRVlfQ0lUQVRJT05fY2U4ZWU0M2UtY2Y4ZS00YzIyLWEyMDktOWYyNjFlMGE2ZTRm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quot;,&quot;citationItems&quot;:[{&quot;id&quot;:&quot;fadf7e88-be1b-30b3-9ad6-fddc4b791af2&quot;,&quot;itemData&quot;:{&quot;type&quot;:&quot;article-journal&quot;,&quot;id&quot;:&quot;fadf7e88-be1b-30b3-9ad6-fddc4b791af2&quot;,&quot;title&quot;:&quot;Investigation of student understanding of the concept of velocity in one dimension&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DOI&quot;:&quot;10.1119/1.12298&quot;,&quot;ISSN&quot;:&quot;0002-9505&quot;,&quot;issued&quot;:{&quot;date-parts&quot;:[[1980,12]]},&quot;page&quot;:&quot;1020-1028&quot;,&quot;abstract&quot;:&quot;This paper describes a systematic investigation of the understanding of the concept of velocity among students enrolled in a wide variety of introductory physics courses at the University of Washington. The criterion selected for assessing understanding of a kinematical concept is the ability to apply it successfully in interpreting simple motions of real objects. The primary data source has been the individual demonstration interview in which students are asked specific questions about simple motions they observe. Results are reported for the success of different student populations in comparing velocities for two simultaneous motions. It appears that virtually every failure to make a proper comparison can be attributed to use of a position criterion to determine relative velocity. Some implications for instruction are briefly discussed.&quot;,&quot;publisher&quot;:&quot;American Association of Physics Teachers (AAPT)&quot;,&quot;issue&quot;:&quot;12&quot;,&quot;volume&quot;:&quot;48&quot;},&quot;isTemporary&quot;:false}]},{&quot;citationID&quot;:&quot;MENDELEY_CITATION_370e848b-5e9e-4c1e-a8d8-5cd857e54428&quot;,&quot;properties&quot;:{&quot;noteIndex&quot;:0},&quot;isEdited&quot;:false,&quot;manualOverride&quot;:{&quot;isManuallyOverridden&quot;:true,&quot;citeprocText&quot;:&quot;(Trowbridge &amp;#38; Mcdermott, 1981a, 1981b)&quot;,&quot;manualOverrideText&quot;:&quot;(Trowbridge &amp; Mcdermott, 1981a, 1981b).&quot;},&quot;citationTag&quot;:&quot;MENDELEY_CITATION_v3_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&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be25d33f-58a3-405a-92f9-035bb3ef4722&quot;,&quot;properties&quot;:{&quot;noteIndex&quot;:0},&quot;isEdited&quot;:false,&quot;manualOverride&quot;:{&quot;isManuallyOverridden&quot;:false,&quot;citeprocText&quot;:&quot;(Jones, 1983)&quot;,&quot;manualOverrideText&quot;:&quot;&quot;},&quot;citationTag&quot;:&quot;MENDELEY_CITATION_v3_eyJjaXRhdGlvbklEIjoiTUVOREVMRVlfQ0lUQVRJT05fYmUyNWQzM2YtNThhMy00MDVhLTkyZjktMDM1YmIzZWY0NzIy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6089c087-fb58-4516-b525-6734bb76c40d&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jA4OWMwODctZmI1OC00NTE2LWI1MjUtNjczNGJiNzZjNDB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7feab49c-6353-47c7-a58a-d759ea18fe74&quot;,&quot;properties&quot;:{&quot;noteIndex&quot;:0},&quot;isEdited&quot;:false,&quot;manualOverride&quot;:{&quot;isManuallyOverridden&quot;:false,&quot;citeprocText&quot;:&quot;(Trowbridge &amp;#38; McDermott, 1980)&quot;,&quot;manualOverrideText&quot;:&quot;&quot;},&quot;citationTag&quot;:&quot;MENDELEY_CITATION_v3_eyJjaXRhdGlvbklEIjoiTUVOREVMRVlfQ0lUQVRJT05fN2ZlYWI0OWMtNjM1My00N2M3LWE1OGEtZDc1OWVhMThmZTc0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quot;,&quot;citationItems&quot;:[{&quot;id&quot;:&quot;fadf7e88-be1b-30b3-9ad6-fddc4b791af2&quot;,&quot;itemData&quot;:{&quot;type&quot;:&quot;article-journal&quot;,&quot;id&quot;:&quot;fadf7e88-be1b-30b3-9ad6-fddc4b791af2&quot;,&quot;title&quot;:&quot;Investigation of student understanding of the concept of velocity in one dimension&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DOI&quot;:&quot;10.1119/1.12298&quot;,&quot;ISSN&quot;:&quot;0002-9505&quot;,&quot;issued&quot;:{&quot;date-parts&quot;:[[1980,12]]},&quot;page&quot;:&quot;1020-1028&quot;,&quot;abstract&quot;:&quot;This paper describes a systematic investigation of the understanding of the concept of velocity among students enrolled in a wide variety of introductory physics courses at the University of Washington. The criterion selected for assessing understanding of a kinematical concept is the ability to apply it successfully in interpreting simple motions of real objects. The primary data source has been the individual demonstration interview in which students are asked specific questions about simple motions they observe. Results are reported for the success of different student populations in comparing velocities for two simultaneous motions. It appears that virtually every failure to make a proper comparison can be attributed to use of a position criterion to determine relative velocity. Some implications for instruction are briefly discussed.&quot;,&quot;publisher&quot;:&quot;American Association of Physics Teachers (AAPT)&quot;,&quot;issue&quot;:&quot;12&quot;,&quot;volume&quot;:&quot;48&quot;},&quot;isTemporary&quot;:false}]},{&quot;citationID&quot;:&quot;MENDELEY_CITATION_b9bc63b9-1566-4287-a357-5700eba53113&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YjliYzYzYjktMTU2Ni00Mjg3LWEzNTctNTcwMGViYTUzMTEz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8ac9c0e7-9c58-4df0-b3ae-c1cac21055a9&quot;,&quot;properties&quot;:{&quot;noteIndex&quot;:0},&quot;isEdited&quot;:false,&quot;manualOverride&quot;:{&quot;isManuallyOverridden&quot;:false,&quot;citeprocText&quot;:&quot;(Clement, 1982)&quot;,&quot;manualOverrideText&quot;:&quot;&quot;},&quot;citationTag&quot;:&quot;MENDELEY_CITATION_v3_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k4OSIsIlVSTCI6Imh0dHBzOi8vZG9pLm9yZy8xMC4xMTE5LzEuMTI5ODkiLCJpc3N1ZWQiOnsiZGF0ZS1wYXJ0cyI6W1sxOTgyXV19LCJwYWdlIjoiNjYtNzEiLCJ2b2x1bWUiOiI1MCJ9LCJpc1RlbXBvcmFyeSI6ZmFsc2V9XX0=&quot;,&quot;citationItems&quot;:[{&quot;id&quot;:&quot;67365bbe-d29c-3179-91b1-2950a082bc83&quot;,&quot;itemData&quot;:{&quot;type&quot;:&quot;article-journal&quot;,&quot;id&quot;:&quot;67365bbe-d29c-3179-91b1-2950a082bc83&quot;,&quot;title&quot;:&quot;Students' preconceptions in introductory mechanics Related Content Preconceptions of Japanese Students Surveyed Using the Force and Motion Conceptual Evaluation Investigation of Students' Preconceptions and Difficulties with the Vector Direction Concept at a Mexican University Preconceptions in physics among pupils in primary school&quot;,&quot;author&quot;:[{&quot;family&quot;:&quot;Clement&quot;,&quot;given&quot;:&quot;John&quot;,&quot;parse-names&quot;:false,&quot;dropping-particle&quot;:&quot;&quot;,&quot;non-dropping-particle&quot;:&quot;&quot;}],&quot;container-title&quot;:&quot;American Journal of Physics&quot;,&quot;container-title-short&quot;:&quot;Am J Phys&quot;,&quot;accessed&quot;:{&quot;date-parts&quot;:[[2023,5,12]]},&quot;DOI&quot;:&quot;10.1119/1.12989&quot;,&quot;URL&quot;:&quot;https://doi.org/10.1119/1.12989&quot;,&quot;issued&quot;:{&quot;date-parts&quot;:[[1982]]},&quot;page&quot;:&quot;66-71&quot;,&quot;volume&quot;:&quot;50&quot;},&quot;isTemporary&quot;:false}]},{&quot;citationID&quot;:&quot;MENDELEY_CITATION_d597d740-e565-423d-8ef9-181a04cead34&quot;,&quot;properties&quot;:{&quot;noteIndex&quot;:0},&quot;isEdited&quot;:false,&quot;manualOverride&quot;:{&quot;isManuallyOverridden&quot;:false,&quot;citeprocText&quot;:&quot;(Bybee et al., 2006)&quot;,&quot;manualOverrideText&quot;:&quot;&quot;},&quot;citationTag&quot;:&quot;MENDELEY_CITATION_v3_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&quot;,&quot;citationItems&quot;:[{&quot;id&quot;:&quot;3378702c-4934-3d82-b8af-d8fa55adfa66&quot;,&quot;itemData&quot;:{&quot;type&quot;:&quot;report&quot;,&quot;id&quot;:&quot;3378702c-4934-3d82-b8af-d8fa55adfa66&quot;,&quot;title&quot;:&quot;The BSCS 5E Instructional Model: Origins, Effectiveness, and Applications&quot;,&quot;author&quot;:[{&quot;family&quot;:&quot;Bybee&quot;,&quot;given&quot;:&quot;Rodger W&quot;,&quot;parse-names&quot;:false,&quot;dropping-particle&quot;:&quot;&quot;,&quot;non-dropping-particle&quot;:&quot;&quot;},{&quot;family&quot;:&quot;Taylor&quot;,&quot;given&quot;:&quot;Joseph A&quot;,&quot;parse-names&quot;:false,&quot;dropping-particle&quot;:&quot;&quot;,&quot;non-dropping-particle&quot;:&quot;&quot;},{&quot;family&quot;:&quot;Gardner&quot;,&quot;given&quot;:&quot;April&quot;,&quot;parse-names&quot;:false,&quot;dropping-particle&quot;:&quot;&quot;,&quot;non-dropping-particle&quot;:&quot;&quot;},{&quot;family&quot;:&quot;Scotter&quot;,&quot;given&quot;:&quot;Pamela&quot;,&quot;parse-names&quot;:false,&quot;dropping-particle&quot;:&quot;Van&quot;,&quot;non-dropping-particle&quot;:&quot;&quot;},{&quot;family&quot;:&quot;Carlson Powell&quot;,&quot;given&quot;:&quot;Janet&quot;,&quot;parse-names&quot;:false,&quot;dropping-particle&quot;:&quot;&quot;,&quot;non-dropping-particle&quot;:&quot;&quot;},{&quot;family&quot;:&quot;Westbrook&quot;,&quot;given&quot;:&quot;Anne&quot;,&quot;parse-names&quot;:false,&quot;dropping-particle&quot;:&quot;&quot;,&quot;non-dropping-particle&quot;:&quot;&quot;},{&quot;family&quot;:&quot;Landes&quot;,&quot;given&quot;:&quot;Nancy&quot;,&quot;parse-names&quot;:false,&quot;dropping-particle&quot;:&quot;&quot;,&quot;non-dropping-particle&quot;:&quot;&quot;}],&quot;issued&quot;:{&quot;date-parts&quot;:[[2006]]},&quot;abstract&quot;:&quot;This review centers on the BSCS 5E Instructional Model. That model consists of the following phases: engagement, exploration, explanation, elaboration, and evaluation. Table 1 summarizes the instructional emphasis for the different phases. Table 1. Summary of the BSCS 5E Instructional Model Phase Summary Engagement The teacher or a curriculum task accesses the learners' prior knowledge and helps them become engaged in a new concept through the use of short activities that promote curiosity and elicit prior knowledge. The activity should make connections between past and present learning experiences, expose prior conceptions, and organize students' thinking toward the learning outcomes of current activities. Exploration Exploration experiences provide students with a common base of activities within which current concepts (i.e., misconceptions), processes, and skills are identified and conceptual change is facilitated. Learners may complete lab activities that help them use prior knowledge to generate new ideas, explore questions and possibilities, and design and conduct a preliminary investigation. Explanation The explanation phase focuses students' attention on a particular aspect of their engagement and exploration experiences and provides opportunities to demonstrate their conceptual understanding, process skills, or behaviors. This phase also provides opportunities for teachers to directly introduce a concept, process, or skill. Learners explain their understanding of the concept. An explanation from the teacher or the curriculum may guide them toward a deeper understanding, which is a critical part of this phase. Elaboration Teachers challenge and extend students' conceptual understanding and skills. Through new experiences, the students develop deeper and broader understanding, more information, and adequate skills. Students apply their understanding of the concept by conducting additional activities. Evaluation The evaluation phase encourages students to assess their understanding and abilities and provides opportunities for teachers to evaluate student progress toward achieving the educational objectives. Since the late 1980s this instructional model has been used in the design of BSCS curriculum materials. The model describes a teaching sequence that can be used for entire programs, specific units, and individual lessons. The BSCS 5E Instructional Model plays a significant role in the curriculum development process as well as the enactment of curricular materials in science classrooms.&quot;,&quot;container-title-short&quot;:&quot;&quot;},&quot;isTemporary&quot;:false}]},{&quot;citationID&quot;:&quot;MENDELEY_CITATION_9a9634ed-bea3-45f7-af39-ea2a1975e665&quot;,&quot;properties&quot;:{&quot;noteIndex&quot;:0},&quot;isEdited&quot;:false,&quot;manualOverride&quot;:{&quot;isManuallyOverridden&quot;:false,&quot;citeprocText&quot;:&quot;(Weber, 1990)&quot;,&quot;manualOverrideText&quot;:&quot;&quot;},&quot;citationTag&quot;:&quot;MENDELEY_CITATION_v3_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&quot;,&quot;citationItems&quot;:[{&quot;id&quot;:&quot;1b612768-1596-3c7c-aa39-3a27f5df61d0&quot;,&quot;itemData&quot;:{&quot;type&quot;:&quot;book&quot;,&quot;id&quot;:&quot;1b612768-1596-3c7c-aa39-3a27f5df61d0&quot;,&quot;title&quot;:&quot;Basic Content Analysis&quot;,&quot;author&quot;:[{&quot;family&quot;:&quot;Weber&quot;,&quot;given&quot;:&quot;R. P.&quot;,&quot;parse-names&quot;:false,&quot;dropping-particle&quot;:&quot;&quot;,&quot;non-dropping-particle&quot;:&quot;&quot;}],&quot;issued&quot;:{&quot;date-parts&quot;:[[1990]]},&quot;publisher-place&quot;:&quot;Thousand Oaks, CA&quot;,&quot;number-of-pages&quot;:&quot;15&quot;,&quot;edition&quot;:&quot;2&quot;,&quot;publisher&quot;:&quot;Sage&quot;,&quot;container-title-short&quot;:&quot;&quot;},&quot;isTemporary&quot;:false}]},{&quot;citationID&quot;:&quot;MENDELEY_CITATION_c78e1e0e-376e-4c59-b544-4ac59d47bedb&quot;,&quot;properties&quot;:{&quot;noteIndex&quot;:0},&quot;isEdited&quot;:false,&quot;manualOverride&quot;:{&quot;isManuallyOverridden&quot;:false,&quot;citeprocText&quot;:&quot;(Provalis Research, 2023)&quot;,&quot;manualOverrideText&quot;:&quot;&quot;},&quot;citationTag&quot;:&quot;MENDELEY_CITATION_v3_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&quot;,&quot;citationItems&quot;:[{&quot;id&quot;:&quot;d917407b-a81b-3346-92d8-d63fd2ca003e&quot;,&quot;itemData&quot;:{&quot;type&quot;:&quot;article&quot;,&quot;id&quot;:&quot;d917407b-a81b-3346-92d8-d63fd2ca003e&quot;,&quot;title&quot;:&quot;QDA Miner Lite&quot;,&quot;author&quot;:[{&quot;family&quot;:&quot;Provalis Research&quot;,&quot;given&quot;:&quot;&quot;,&quot;parse-names&quot;:false,&quot;dropping-particle&quot;:&quot;&quot;,&quot;non-dropping-particle&quot;:&quot;&quot;}],&quot;number&quot;:&quot;3.0&quot;,&quot;issued&quot;:{&quot;date-parts&quot;:[[2023]]},&quot;container-title-short&quot;:&quot;&quot;},&quot;isTemporary&quot;:false}]},{&quot;citationID&quot;:&quot;MENDELEY_CITATION_7d8bfe94-5dc8-43a0-aeb3-61e15030c32b&quot;,&quot;properties&quot;:{&quot;noteIndex&quot;:0},&quot;isEdited&quot;:false,&quot;manualOverride&quot;:{&quot;isManuallyOverridden&quot;:false,&quot;citeprocText&quot;:&quot;(Krippendorp, 2004)&quot;,&quot;manualOverrideText&quot;:&quot;&quot;},&quot;citationTag&quot;:&quot;MENDELEY_CITATION_v3_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&quot;,&quot;citationItems&quot;:[{&quot;id&quot;:&quot;89b36160-24ff-358a-97f4-a3e788a3d557&quot;,&quot;itemData&quot;:{&quot;type&quot;:&quot;book&quot;,&quot;id&quot;:&quot;89b36160-24ff-358a-97f4-a3e788a3d557&quot;,&quot;title&quot;:&quot;Content Analysis: An Introduction to its Methodology&quot;,&quot;author&quot;:[{&quot;family&quot;:&quot;Krippendorp&quot;,&quot;given&quot;:&quot;K.&quot;,&quot;parse-names&quot;:false,&quot;dropping-particle&quot;:&quot;&quot;,&quot;non-dropping-particle&quot;:&quot;&quot;}],&quot;issued&quot;:{&quot;date-parts&quot;:[[2004]]},&quot;publisher-place&quot;:&quot;Thousand Oaks, CA&quot;,&quot;number-of-pages&quot;:&quot;296&quot;,&quot;publisher&quot;:&quot;Sage&quot;,&quot;container-title-short&quot;:&quot;&quot;},&quot;isTemporary&quot;:false}]},{&quot;citationID&quot;:&quot;MENDELEY_CITATION_598ac4df-7015-4800-be7f-3efbc8cc3c15&quot;,&quot;properties&quot;:{&quot;noteIndex&quot;:0},&quot;isEdited&quot;:false,&quot;manualOverride&quot;:{&quot;isManuallyOverridden&quot;:false,&quot;citeprocText&quot;:&quot;(Cohen et al., n.d.)&quot;,&quot;manualOverrideText&quot;:&quot;&quot;},&quot;citationTag&quot;:&quot;MENDELEY_CITATION_v3_eyJjaXRhdGlvbklEIjoiTUVOREVMRVlfQ0lUQVRJT05fNTk4YWM0ZGYtNzAxNS00ODAwLWJlN2YtM2VmYmM4Y2MzYzE1IiwicHJvcGVydGllcyI6eyJub3RlSW5kZXgiOjB9LCJpc0VkaXRlZCI6ZmFsc2UsIm1hbnVhbE92ZXJyaWRlIjp7ImlzTWFudWFsbHlPdmVycmlkZGVuIjpmYWxzZSwiY2l0ZXByb2NUZXh0IjoiKENvaGVuIGV0IGFsLiwgbi5kLikiLCJtYW51YWxPdmVycmlkZVRleHQiOiI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quot;,&quot;citationItems&quot;:[{&quot;id&quot;:&quot;a972dd12-42a9-3d28-973a-d31504a806b9&quot;,&quot;itemData&quot;:{&quot;type&quot;:&quot;report&quot;,&quot;id&quot;:&quot;a972dd12-42a9-3d28-973a-d31504a806b9&quot;,&quot;title&quot;:&quot;Research Methods in Education, Sixth Edi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abstract&quot;:&quot;This rewritten and updated sixth edition of the long-running bestseller Research Methods in Education covers the whole range of methods currently employed by educational research at all stages. It has five main parts: the context of educational research, planning educational research, styles of educational research, strategies for data collection and researching and data analysis. The book contains references to a comprehensive dedicated web site of accompanying materials. It continues to be the standard text for students and lecturers undertaking, understanding and using educational research. This sixth edition comprises new material including: complexity theory, ethics, sampling, sensitive educational research, researching powerful people, Internet-based research, interviewing and surveys expanded coverage of, and practical guidance in, experimental research, questionnaire design and administration an entirely new part, containing five new chapters covering qualitative and quantitative data analysis including content analysis, grounded theory, statistics and how to use them, effect size, and reporting data, all with practical examples detailed cross-referencing to a major educational resource web site designed specifically to run alongside this book.&quot;,&quot;container-title-short&quot;:&quot;&quot;},&quot;isTemporary&quot;:false}]},{&quot;citationID&quot;:&quot;MENDELEY_CITATION_bdd99d32-e1e4-48da-a07f-8fd4d63f0556&quot;,&quot;properties&quot;:{&quot;noteIndex&quot;:0},&quot;isEdited&quot;:false,&quot;manualOverride&quot;:{&quot;isManuallyOverridden&quot;:false,&quot;citeprocText&quot;:&quot;(Miles, 1994)&quot;,&quot;manualOverrideText&quot;:&quot;&quot;},&quot;citationTag&quot;:&quot;MENDELEY_CITATION_v3_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&quot;,&quot;citationItems&quot;:[{&quot;id&quot;:&quot;97dcc4a7-de88-3fa9-9abe-bd9503746b0d&quot;,&quot;itemData&quot;:{&quot;type&quot;:&quot;book&quot;,&quot;id&quot;:&quot;97dcc4a7-de88-3fa9-9abe-bd9503746b0d&quot;,&quot;title&quot;:&quot;Qualitative Data Analysis&quot;,&quot;author&quot;:[{&quot;family&quot;:&quot;Miles&quot;,&quot;given&quot;:&quot;M. and Huberman, M.&quot;,&quot;parse-names&quot;:false,&quot;dropping-particle&quot;:&quot;&quot;,&quot;non-dropping-particle&quot;:&quot;&quot;}],&quot;issued&quot;:{&quot;date-parts&quot;:[[1994]]},&quot;publisher-place&quot;:&quot; Beverly Hills, CA&quot;,&quot;edition&quot;:&quot;2&quot;,&quot;publisher&quot;:&quot;Sage&quot;,&quot;container-title-short&quot;:&quot;&quot;},&quot;isTemporary&quot;:false}]},{&quot;citationID&quot;:&quot;MENDELEY_CITATION_178aea93-6316-4ce9-9771-ff15110af07b&quot;,&quot;properties&quot;:{&quot;noteIndex&quot;:0},&quot;isEdited&quot;:false,&quot;manualOverride&quot;:{&quot;isManuallyOverridden&quot;:true,&quot;citeprocText&quot;:&quot;(Cohen et al., n.d.)&quot;,&quot;manualOverrideText&quot;:&quot;(Cohen et al., 2007&quot;},&quot;citationTag&quot;:&quot;MENDELEY_CITATION_v3_eyJjaXRhdGlvbklEIjoiTUVOREVMRVlfQ0lUQVRJT05fMTc4YWVhOTMtNjMxNi00Y2U5LTk3NzEtZmYxNTExMGFmMDdiIiwicHJvcGVydGllcyI6eyJub3RlSW5kZXgiOjB9LCJpc0VkaXRlZCI6ZmFsc2UsIm1hbnVhbE92ZXJyaWRlIjp7ImlzTWFudWFsbHlPdmVycmlkZGVuIjp0cnVlLCJjaXRlcHJvY1RleHQiOiIoQ29oZW4gZXQgYWwuLCBuLmQuKSIsIm1hbnVhbE92ZXJyaWRlVGV4dCI6IihDb2hlbiBldCBhbC4sIDIwMDc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LCJjb250YWluZXItdGl0bGUtc2hvcnQiOiIifSwiaXNUZW1wb3JhcnkiOmZhbHNlfV19&quot;,&quot;citationItems&quot;:[{&quot;id&quot;:&quot;a972dd12-42a9-3d28-973a-d31504a806b9&quot;,&quot;itemData&quot;:{&quot;type&quot;:&quot;report&quot;,&quot;id&quot;:&quot;a972dd12-42a9-3d28-973a-d31504a806b9&quot;,&quot;title&quot;:&quot;Research Methods in Education, Sixth Edi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abstract&quot;:&quot;This rewritten and updated sixth edition of the long-running bestseller Research Methods in Education covers the whole range of methods currently employed by educational research at all stages. It has five main parts: the context of educational research, planning educational research, styles of educational research, strategies for data collection and researching and data analysis. The book contains references to a comprehensive dedicated web site of accompanying materials. It continues to be the standard text for students and lecturers undertaking, understanding and using educational research. This sixth edition comprises new material including: complexity theory, ethics, sampling, sensitive educational research, researching powerful people, Internet-based research, interviewing and surveys expanded coverage of, and practical guidance in, experimental research, questionnaire design and administration an entirely new part, containing five new chapters covering qualitative and quantitative data analysis including content analysis, grounded theory, statistics and how to use them, effect size, and reporting data, all with practical examples detailed cross-referencing to a major educational resource web site designed specifically to run alongside this book.&quot;,&quot;container-title-short&quot;:&quot;&quot;},&quot;isTemporary&quot;:false}]},{&quot;citationID&quot;:&quot;MENDELEY_CITATION_f271021d-cfae-4c17-bbc9-9fe3f0762dd4&quot;,&quot;properties&quot;:{&quot;noteIndex&quot;:0},&quot;isEdited&quot;:false,&quot;manualOverride&quot;:{&quot;isManuallyOverridden&quot;:false,&quot;citeprocText&quot;:&quot;(Suparno, 2013)&quot;,&quot;manualOverrideText&quot;:&quot;&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Tag&quot;:&quot;MENDELEY_CITATION_v3_eyJjaXRhdGlvbklEIjoiTUVOREVMRVlfQ0lUQVRJT05fZjI3MTAyMWQtY2ZhZS00YzE3LWJiYzktOWZlM2YwNzYyZGQ0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D&quot;:&quot;MENDELEY_CITATION_164a1d30-e4e3-4d33-92c6-fa7435baf0b5&quot;,&quot;properties&quot;:{&quot;noteIndex&quot;:0},&quot;isEdited&quot;:false,&quot;manualOverride&quot;:{&quot;isManuallyOverridden&quot;:false,&quot;citeprocText&quot;:&quot;(Scoboria, 2006)&quot;,&quot;manualOverrideText&quot;:&quot;&quot;},&quot;citationTag&quot;:&quot;MENDELEY_CITATION_v3_eyJjaXRhdGlvbklEIjoiTUVOREVMRVlfQ0lUQVRJT05fMTY0YTFkMzAtZTRlMy00ZDMzLTkyYzYtZmE3NDM1YmFmMGI1IiwicHJvcGVydGllcyI6eyJub3RlSW5kZXgiOjB9LCJpc0VkaXRlZCI6ZmFsc2UsIm1hbnVhbE92ZXJyaWRlIjp7ImlzTWFudWFsbHlPdmVycmlkZGVuIjpmYWxzZSwiY2l0ZXByb2NUZXh0IjoiKFNjb2JvcmlhLCAyMDA2KSIsIm1hbnVhbE92ZXJyaWRlVGV4dCI6IiJ9LCJjaXRhdGlvbkl0ZW1zIjpb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80b9f318-c433-4220-a297-fe50cccfbf39&quot;,&quot;properties&quot;:{&quot;noteIndex&quot;:0},&quot;isEdited&quot;:false,&quot;manualOverride&quot;:{&quot;isManuallyOverridden&quot;:false,&quot;citeprocText&quot;:&quot;(Suparno, 2013)&quot;,&quot;manualOverrideText&quot;:&quot;&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Tag&quot;:&quot;MENDELEY_CITATION_v3_eyJjaXRhdGlvbklEIjoiTUVOREVMRVlfQ0lUQVRJT05fODBiOWYzMTgtYzQzMy00MjIwLWEyOTctZmU1MGNjY2ZiZjM5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D&quot;:&quot;MENDELEY_CITATION_fe5a15e7-50f2-4b29-9f26-45c18ebd6c92&quot;,&quot;properties&quot;:{&quot;noteIndex&quot;:0},&quot;isEdited&quot;:false,&quot;manualOverride&quot;:{&quot;isManuallyOverridden&quot;:false,&quot;citeprocText&quot;:&quot;(Berg, 1990)&quot;,&quot;manualOverrideText&quot;:&quot;&quot;},&quot;citationTag&quot;:&quot;MENDELEY_CITATION_v3_eyJjaXRhdGlvbklEIjoiTUVOREVMRVlfQ0lUQVRJT05fZmU1YTE1ZTctNTBmMi00YjI5LTlmMjYtNDVjMThlYmQ2Yzky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quot;,&quot;citationItems&quot;:[{&quot;id&quot;:&quot;dcb6dee9-f3b3-3a08-b9e8-87c6a4348d84&quot;,&quot;itemData&quot;:{&quot;type&quot;:&quot;paper-conference&quot;,&quot;id&quot;:&quot;dcb6dee9-f3b3-3a08-b9e8-87c6a4348d84&quot;,&quot;title&quot;:&quot;Misconception of Physics and Remediation. An Introduction Based Workshop.&quot;,&quot;author&quot;:[{&quot;family&quot;:&quot;Berg&quot;,&quot;given&quot;:&quot;E., Berg, R., Arum, C. S., Boko, K. S., Huis, C., Katu, N., Licht, P., Minstrell, J., Sundaru, Sundaru, P. Taylor, Taylor, and D. Treagust.&quot;,&quot;parse-names&quot;:false,&quot;dropping-particle&quot;:&quot;&quot;,&quot;non-dropping-particle&quot;:&quot;&quot;}],&quot;issued&quot;:{&quot;date-parts&quot;:[[1990]]},&quot;publisher-place&quot;:&quot;Satya Wacana Christian University&quot;,&quot;container-title-short&quot;:&quot;&quot;},&quot;isTemporary&quot;:false}]},{&quot;citationID&quot;:&quot;MENDELEY_CITATION_3791eba2-5821-439b-a103-d6d5eadeb84f&quot;,&quot;properties&quot;:{&quot;noteIndex&quot;:0},&quot;isEdited&quot;:false,&quot;manualOverride&quot;:{&quot;isManuallyOverridden&quot;:false,&quot;citeprocText&quot;:&quot;(Suparno, 2013)&quot;,&quot;manualOverrideText&quot;:&quot;&quot;},&quot;citationTag&quot;:&quot;MENDELEY_CITATION_v3_eyJjaXRhdGlvbklEIjoiTUVOREVMRVlfQ0lUQVRJT05fMzc5MWViYTItNTgyMS00MzliLWExMDMtZDZkNWVhZGViODRm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e6399f15-e565-4887-8982-68160c15124c&quot;,&quot;properties&quot;:{&quot;noteIndex&quot;:0},&quot;isEdited&quot;:false,&quot;manualOverride&quot;:{&quot;isManuallyOverridden&quot;:false,&quot;citeprocText&quot;:&quot;(Scoboria, 2006; Silva et al., 2006)&quot;,&quot;manualOverrideText&quot;:&quot;&quot;},&quot;citationTag&quot;:&quot;MENDELEY_CITATION_v3_eyJjaXRhdGlvbklEIjoiTUVOREVMRVlfQ0lUQVRJT05fZTYzOTlmMTUtZTU2NS00ODg3LTg5ODItNjgxNjBjMTUxMjRj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419af1f8-2de7-4d7a-9219-a4620f3aae50&quot;,&quot;properties&quot;:{&quot;noteIndex&quot;:0},&quot;isEdited&quot;:false,&quot;manualOverride&quot;:{&quot;isManuallyOverridden&quot;:false,&quot;citeprocText&quot;:&quot;(Lee et al., 2005)&quot;,&quot;manualOverrideText&quot;:&quot;&quot;},&quot;citationTag&quot;:&quot;MENDELEY_CITATION_v3_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&quot;,&quot;citationItems&quot;:[{&quot;id&quot;:&quot;07108b52-ea5d-3147-a272-b7c38e01b164&quot;,&quot;itemData&quot;:{&quot;type&quot;:&quot;article-journal&quot;,&quot;id&quot;:&quot;07108b52-ea5d-3147-a272-b7c38e01b164&quot;,&quot;title&quot;:&quot;Alternative conceptions, memory, &amp; mental models in physics education&quot;,&quot;author&quot;:[{&quot;family&quot;:&quot;Lee&quot;,&quot;given&quot;:&quot;Gyoungho&quot;,&quot;parse-names&quot;:false,&quot;dropping-particle&quot;:&quot;&quot;,&quot;non-dropping-particle&quot;:&quot;&quot;},{&quot;family&quot;:&quot;Shin&quot;,&quot;given&quot;:&quot;Jongho&quot;,&quot;parse-names&quot;:false,&quot;dropping-particle&quot;:&quot;&quot;,&quot;non-dropping-particle&quot;:&quot;&quot;},{&quot;family&quot;:&quot;Park&quot;,&quot;given&quot;:&quot;Jiyeon&quot;,&quot;parse-names&quot;:false,&quot;dropping-particle&quot;:&quot;&quot;,&quot;non-dropping-particle&quot;:&quot;&quot;},{&quot;family&quot;:&quot;Song&quot;,&quot;given&quot;:&quot;Sangho&quot;,&quot;parse-names&quot;:false,&quot;dropping-particle&quot;:&quot;&quot;,&quot;non-dropping-particle&quot;:&quot;&quot;},{&quot;family&quot;:&quot;Kim&quot;,&quot;given&quot;:&quot;Yeounsoo&quot;,&quot;parse-names&quot;:false,&quot;dropping-particle&quot;:&quot;&quot;,&quot;non-dropping-particle&quot;:&quot;&quot;},{&quot;family&quot;:&quot;Bao&quot;,&quot;given&quot;:&quot;Lei&quot;,&quot;parse-names&quot;:false,&quot;dropping-particle&quot;:&quot;&quot;,&quot;non-dropping-particle&quot;:&quot;&quot;}],&quot;container-title&quot;:&quot;AIP Conference Proceedings&quot;,&quot;container-title-short&quot;:&quot;AIP Conf Proc&quot;,&quot;accessed&quot;:{&quot;date-parts&quot;:[[2023,5,13]]},&quot;DOI&quot;:&quot;10.1063/1.2084727&quot;,&quot;ISBN&quot;:&quot;0735402817&quot;,&quot;ISSN&quot;:&quot;0094-243X&quot;,&quot;URL&quot;:&quot;https://pubs.aip.org/aip/acp/article/790/1/165/721138/Alternative-conceptions-memory-amp-mental-models&quot;,&quot;issued&quot;:{&quot;date-parts&quot;:[[2005,9,16]]},&quot;page&quot;:&quot;165-168&quot;,&quot;abstract&quot;:&quot;There are two somewhat independent research traditions, which converge to suggest a form of students' knowledge: alternative conceptions and mental models. However we have little literature that explains what they are different from each other and from memory. This study tried to describe these issues with some thoughts about how cognitive psychology and science education approaches can be best synthesized in order to approach these questions. © 2005 American Institute of Physics.&quot;,&quot;publisher&quot;:&quot;AIP Publishing&quot;,&quot;issue&quot;:&quot;1&quot;,&quot;volume&quot;:&quot;790&quot;},&quot;isTemporary&quot;:false}]},{&quot;citationID&quot;:&quot;MENDELEY_CITATION_3515a602-b0ae-4509-80be-c76d21f63424&quot;,&quot;properties&quot;:{&quot;noteIndex&quot;:0},&quot;isEdited&quot;:false,&quot;manualOverride&quot;:{&quot;isManuallyOverridden&quot;:false,&quot;citeprocText&quot;:&quot;(Kaiyue et al., 2021)&quot;,&quot;manualOverrideText&quot;:&quot;&quot;},&quot;citationTag&quot;:&quot;MENDELEY_CITATION_v3_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&quot;,&quot;citationItems&quot;:[{&quot;id&quot;:&quot;b44c43b0-0d31-3e17-bba2-1a00ee2caaa5&quot;,&quot;itemData&quot;:{&quot;type&quot;:&quot;article-journal&quot;,&quot;id&quot;:&quot;b44c43b0-0d31-3e17-bba2-1a00ee2caaa5&quot;,&quot;title&quot;:&quot;Artificial intelligent based video analysis on the teaching interaction patterns in classroom environment&quot;,&quot;author&quot;:[{&quot;family&quot;:&quot;Kaiyue&quot;,&quot;given&quot;:&quot;Lv&quot;,&quot;parse-names&quot;:false,&quot;dropping-particle&quot;:&quot;&quot;,&quot;non-dropping-particle&quot;:&quot;&quot;},{&quot;family&quot;:&quot;Sun&quot;,&quot;given&quot;:&quot;Zhong&quot;,&quot;parse-names&quot;:false,&quot;dropping-particle&quot;:&quot;&quot;,&quot;non-dropping-particle&quot;:&quot;&quot;},{&quot;family&quot;:&quot;Xu&quot;,&quot;given&quot;:&quot;Min&quot;,&quot;parse-names&quot;:false,&quot;dropping-particle&quot;:&quot;&quot;,&quot;non-dropping-particle&quot;:&quot;&quot;}],&quot;container-title&quot;:&quot;International Journal of Information and Education Technology&quot;,&quot;DOI&quot;:&quot;10.18178/ijiet.2021.11.3.1500&quot;,&quot;ISSN&quot;:&quot;20103689&quot;,&quot;issued&quot;:{&quot;date-parts&quot;:[[2021]]},&quot;page&quot;:&quot;126-130&quot;,&quot;abstract&quot;:&quot;Recently, the development of technology has enriched the form of classroom interaction. Exploring the characteristics of current classroom teaching interaction forms can clarify the deficiencies of teaching interactions, thereby improving teaching. Based on the existing classroom teaching interactive coding system, this paper adopted ITIAS coding system, and took classroom with interactive whiteboard, interactive television or mobile terminals as research scene, selected 20 classroom videos of teaching cases in this environment as research objects. Computer vision, one of the artificial intelligent technologies was applied for video analysis from four aspects: The classroom teaching atmosphere, the teacher-student interaction, the student-student interaction, the interaction between human and technology. Through cluster analysis, three clusters of sample’s behavioral sequences were found. According to the analysis on the behavioral sequences and the behavioral transition diagram of each cluster, three classroom teaching interaction patterns were identified, including immediate interaction pattern, waiting interaction pattern and shallow interaction pattern.&quot;,&quot;publisher&quot;:&quot;International Journal of Information and Education Technology&quot;,&quot;issue&quot;:&quot;3&quot;,&quot;volume&quot;:&quot;11&quot;,&quot;container-title-short&quot;:&quot;&quot;},&quot;isTemporary&quot;:false}]},{&quot;citationID&quot;:&quot;MENDELEY_CITATION_b5e7d8a7-dbe2-4231-b2d3-a25e6aed679b&quot;,&quot;properties&quot;:{&quot;noteIndex&quot;:0},&quot;isEdited&quot;:false,&quot;manualOverride&quot;:{&quot;isManuallyOverridden&quot;:false,&quot;citeprocText&quot;:&quot;(Garofalakis et al., 2013)&quot;,&quot;manualOverrideText&quot;:&quot;&quot;},&quot;citationTag&quot;:&quot;MENDELEY_CITATION_v3_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&quot;,&quot;citationItems&quot;:[{&quot;id&quot;:&quot;7f3dfb83-7869-360d-8767-b280189e0b8b&quot;,&quot;itemData&quot;:{&quot;type&quot;:&quot;article-journal&quot;,&quot;id&quot;:&quot;7f3dfb83-7869-360d-8767-b280189e0b8b&quot;,&quot;title&quot;:&quot;Use of Web 2.0 Tools for Teaching Physics in Secondary Education&quot;,&quot;author&quot;:[{&quot;family&quot;:&quot;Garofalakis&quot;,&quot;given&quot;:&quot;John D.&quot;,&quot;parse-names&quot;:false,&quot;dropping-particle&quot;:&quot;&quot;,&quot;non-dropping-particle&quot;:&quot;&quot;},{&quot;family&quot;:&quot;Lagiou&quot;,&quot;given&quot;:&quot;Eirini&quot;,&quot;parse-names&quot;:false,&quot;dropping-particle&quot;:&quot;V.&quot;,&quot;non-dropping-particle&quot;:&quot;&quot;},{&quot;family&quot;:&quot;Plessas&quot;,&quot;given&quot;:&quot;Athanasios P.&quot;,&quot;parse-names&quot;:false,&quot;dropping-particle&quot;:&quot;&quot;,&quot;non-dropping-particle&quot;:&quot;&quot;}],&quot;container-title&quot;:&quot;International Journal of Information and Education Technology&quot;,&quot;DOI&quot;:&quot;10.7763/ijiet.2013.v3.224&quot;,&quot;ISSN&quot;:&quot;20103689&quot;,&quot;issued&quot;:{&quot;date-parts&quot;:[[2013]]},&quot;page&quot;:&quot;6-9&quot;,&quot;abstract&quot;:&quot;During the last years, many Web 2.0 technologies are adopted in various aspects of education. We present a detailed study of the integration of Web 2.0 tools in education and attempt to evaluate their contribution in the educational process. For the assessment of the suitability and effectiveness of web 2.0 tools in education, we have designed, implemented, and evaluated a pilot case study for Secondary Education. Specifically, the study presents the application of a Learning Management System (LMS), called ePhysics that combines Web 2.0 tools such as Blog, Wiki, Social Bookmarking etc. for teaching physics in secondary education. This implementation was applied in an authentic educational activity in order to support the collaboration between students. The results of this study show that, under appropriate planning, Web 2.0 tools can be used with great success to support real educational activities and provide a very flexible and efficient form of collaborative learning in Secondary Education.&quot;,&quot;publisher&quot;:&quot;EJournal Publishing&quot;,&quot;container-title-short&quot;:&quot;&quot;},&quot;isTemporary&quot;:false}]},{&quot;citationID&quot;:&quot;MENDELEY_CITATION_40d68524-62e0-4eca-8d17-a0bbdcce1765&quot;,&quot;properties&quot;:{&quot;noteIndex&quot;:0},&quot;isEdited&quot;:false,&quot;manualOverride&quot;:{&quot;isManuallyOverridden&quot;:false,&quot;citeprocText&quot;:&quot;(Adams, 2010; Moore, 2013; Muller &amp;#38; Sharma, n.d.)&quot;,&quot;manualOverrideText&quot;:&quot;&quot;},&quot;citationTag&quot;:&quot;MENDELEY_CITATION_v3_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&quot;,&quot;citationItems&quot;:[{&quot;id&quot;:&quot;1e4c1195-084e-3d30-a97d-ca51981b3b2d&quot;,&quot;itemData&quot;:{&quot;type&quot;:&quot;report&quot;,&quot;id&quot;:&quot;1e4c1195-084e-3d30-a97d-ca51981b3b2d&quot;,&quot;title&quot;:&quot;Tackling misconceptions in introductory physics using multimedia presentations&quot;,&quot;author&quot;:[{&quot;family&quot;:&quot;Muller&quot;,&quot;given&quot;:&quot;Derek A&quot;,&quot;parse-names&quot;:false,&quot;dropping-particle&quot;:&quot;&quot;,&quot;non-dropping-particle&quot;:&quot;&quot;},{&quot;family&quot;:&quot;Sharma&quot;,&quot;given&quot;:&quot;Manjula D&quot;,&quot;parse-names&quot;:false,&quot;dropping-particle&quot;:&quot;&quot;,&quot;non-dropping-particle&quot;:&quot;&quot;}],&quot;abstract&quot;:&quot;All too often when researchers attempt to measure the learning that occurs in physics courses, they find that very little actually takes place. On a basic level, the reason for this difficulty is not hard to identify. Students come into physics classes with ideas about the subject matter that do not align with the scientific conceptions they are expected to master. More complicated, however, is determining how specifically these alternative conceptions undermine the teaching and learning process. We have studied multimedia learning involving different areas of physics with more than a thousand students over three years. We have interviewed students and collected quantitative data not only about learning, but also about student perceptions of it. Taken collectively, our results support the conclusion that misconceptions inflict their damage in two ways: they give students a false sense of knowing, limiting the mental effort they invest in learning; and they interfere with memories of recently learned scientific conceptions. Our experiments show, however, that exposing students to common misconceptions, even in non-interactive settings, can help them overcome these difficulties. We propose that misconception-based multimedia can alert students to key inconsistencies in their reasoning, and help tether their old ideas to new, scientifically accurate ones.&quot;,&quot;volume&quot;:&quot;58&quot;,&quot;container-title-short&quot;:&quot;&quot;},&quot;isTemporary&quot;:false},{&quot;id&quot;:&quot;dff43cff-d8d0-3679-8a05-09c85ebd6807&quot;,&quot;itemData&quot;:{&quot;type&quot;:&quot;article-journal&quot;,&quot;id&quot;:&quot;dff43cff-d8d0-3679-8a05-09c85ebd6807&quot;,&quot;title&quot;:&quot;Student engagement and learning with PhET interactive simulations&quot;,&quot;author&quot;:[{&quot;family&quot;:&quot;Adams&quot;,&quot;given&quot;:&quot;W. K.&quot;,&quot;parse-names&quot;:false,&quot;dropping-particle&quot;:&quot;&quot;,&quot;non-dropping-particle&quot;:&quot;&quot;}],&quot;container-title&quot;:&quot;Nuovo Cimento della Societa Italiana di Fisica C&quot;,&quot;DOI&quot;:&quot;10.1393/ncc/i2010-10623-0&quot;,&quot;ISSN&quot;:&quot;18269885&quot;,&quot;issued&quot;:{&quot;date-parts&quot;:[[2010]]},&quot;page&quot;:&quot;21-32&quot;,&quot;abstract&quot;:&quot;There is considerable evidence that PhET interactive simulations can be powerful tools for achieving student learning of science. Recent research conducted with PhET Interactive simulations has focused on the specific aspects of simulations that help students build a conceptual understanding of the science; specifically the value of showing the invisible, the use of analogy and effective levels of guidance with simulations. Educators have found that use of heavily guided activities does not elicit deep thinking and learning from students; while other studies have found that with pure discovery learning students are not able to \&quot;discover\&quot; the science for themselves. Recent studies reveal that appropriate scaffolding of the material is needed to help students build a mental framework about concepts. Then students can construct their own understanding within this framework. Our work has focused on understanding how students use simulations to construct this mental framework and the effect levels of guidance have on students' use of simulations. Hundreds of individual student interviews have been conducted during which the students describe what they were thinking as they interact with simulations. Careful analysis reveals that showing the invisible and use of analogy both facilitate students' construction of their understanding; while the nature of guidance influences the amount of student engagement. PACS 01.50.-i - Educational aids. PACS 01.50.F- - Audio and visual aids.&quot;,&quot;publisher&quot;:&quot;Editrice Compositori s.r.l.&quot;,&quot;issue&quot;:&quot;3&quot;,&quot;volume&quot;:&quot;33&quot;,&quot;container-title-short&quot;:&quot;&quot;},&quot;isTemporary&quot;:false},{&quot;id&quot;:&quot;b4cd59fc-3967-3682-9457-8084825e71b2&quot;,&quot;itemData&quot;:{&quot;type&quot;:&quot;article-journal&quot;,&quot;id&quot;:&quot;b4cd59fc-3967-3682-9457-8084825e71b2&quot;,&quot;title&quot;:&quot;Interactive simulations as implicit support for guided-inquiry.&quot;,&quot;author&quot;:[{&quot;family&quot;:&quot;Moore&quot;,&quot;given&quot;:&quot;E. B., Herzog, T. A., &amp; Perkins, K. K.&quot;,&quot;parse-names&quot;:false,&quot;dropping-particle&quot;:&quot;&quot;,&quot;non-dropping-particle&quot;:&quot;&quot;}],&quot;container-title&quot;:&quot;Chemistry Education Research and Practice&quot;,&quot;issued&quot;:{&quot;date-parts&quot;:[[2013]]},&quot;page&quot;:&quot;257-268&quot;,&quot;issue&quot;:&quot;3&quot;,&quot;volume&quot;:&quot;1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9B2BA-C091-4804-ADD6-A3547A4C8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8488</TotalTime>
  <Pages>29</Pages>
  <Words>8894</Words>
  <Characters>48920</Characters>
  <Application>Microsoft Office Word</Application>
  <DocSecurity>0</DocSecurity>
  <Lines>407</Lines>
  <Paragraphs>115</Paragraphs>
  <ScaleCrop>false</ScaleCrop>
  <Company/>
  <LinksUpToDate>false</LinksUpToDate>
  <CharactersWithSpaces>57699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Olivares López</dc:creator>
  <cp:keywords/>
  <dc:description/>
  <cp:lastModifiedBy>ANGEL EZQUERRA MARTINEZ</cp:lastModifiedBy>
  <cp:revision>1809</cp:revision>
  <dcterms:created xsi:type="dcterms:W3CDTF">2023-03-06T09:20:00Z</dcterms:created>
  <dcterms:modified xsi:type="dcterms:W3CDTF">2023-05-25T16:23:00Z</dcterms:modified>
</cp:coreProperties>
</file>